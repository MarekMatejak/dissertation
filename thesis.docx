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1F4E79" w:themeColor="accent1" w:themeShade="80"/>
          <w:sz w:val="30"/>
          <w:lang w:eastAsia="cs-CZ"/>
        </w:rPr>
      </w:sdtEndPr>
      <w:sdtContent>
        <w:p w14:paraId="3C1900AA" w14:textId="77777777" w:rsidR="00A37CC9" w:rsidRPr="00C16A75" w:rsidRDefault="00A37CC9" w:rsidP="0078431B">
          <w:pPr>
            <w:pStyle w:val="Normlnweb"/>
            <w:shd w:val="clear" w:color="auto" w:fill="FFFFFF"/>
            <w:spacing w:line="274" w:lineRule="atLeast"/>
            <w:rPr>
              <w:lang w:val="en-US"/>
            </w:rPr>
          </w:pPr>
          <w:r w:rsidRPr="00C16A75">
            <w:rPr>
              <w:lang w:val="en-US"/>
            </w:rPr>
            <w:tab/>
          </w:r>
          <w:r w:rsidRPr="00C16A75">
            <w:rPr>
              <w:lang w:val="en-US"/>
            </w:rPr>
            <w:tab/>
          </w:r>
          <w:r w:rsidRPr="00C16A75">
            <w:rPr>
              <w:lang w:val="en-US"/>
            </w:rPr>
            <w:tab/>
          </w:r>
          <w:r w:rsidRPr="00C16A75">
            <w:rPr>
              <w:lang w:val="en-US"/>
            </w:rPr>
            <w:tab/>
          </w:r>
        </w:p>
        <w:p w14:paraId="263B5D1D" w14:textId="77777777" w:rsidR="00A37CC9" w:rsidRPr="00C16A75" w:rsidRDefault="001C6D80" w:rsidP="00A37CC9">
          <w:pPr>
            <w:pStyle w:val="Zkladntext"/>
            <w:jc w:val="center"/>
            <w:rPr>
              <w:b/>
              <w:bCs/>
              <w:sz w:val="32"/>
              <w:szCs w:val="32"/>
              <w:lang w:val="en-US"/>
            </w:rPr>
          </w:pPr>
          <w:r w:rsidRPr="00C16A75">
            <w:rPr>
              <w:b/>
              <w:bCs/>
              <w:sz w:val="32"/>
              <w:szCs w:val="32"/>
              <w:lang w:val="en-US"/>
            </w:rPr>
            <w:t>Charles University in Prague</w:t>
          </w:r>
        </w:p>
        <w:p w14:paraId="4E6FF5D4" w14:textId="77777777" w:rsidR="00A37CC9" w:rsidRPr="00C16A75" w:rsidRDefault="001C6D80" w:rsidP="00A37CC9">
          <w:pPr>
            <w:pStyle w:val="Zkladntext"/>
            <w:jc w:val="center"/>
            <w:rPr>
              <w:b/>
              <w:bCs/>
              <w:sz w:val="32"/>
              <w:szCs w:val="32"/>
              <w:lang w:val="en-US"/>
            </w:rPr>
          </w:pPr>
          <w:r w:rsidRPr="00C16A75">
            <w:rPr>
              <w:b/>
              <w:bCs/>
              <w:sz w:val="32"/>
              <w:szCs w:val="32"/>
              <w:lang w:val="en-US"/>
            </w:rPr>
            <w:t xml:space="preserve">First Faculty of Medicine </w:t>
          </w:r>
        </w:p>
        <w:p w14:paraId="3836AD1E" w14:textId="77777777" w:rsidR="00A37CC9" w:rsidRPr="00C16A75" w:rsidRDefault="00A37CC9" w:rsidP="00A37CC9">
          <w:pPr>
            <w:pStyle w:val="Zkladntext"/>
            <w:jc w:val="center"/>
            <w:rPr>
              <w:b/>
              <w:bCs/>
              <w:lang w:val="en-US"/>
            </w:rPr>
          </w:pPr>
        </w:p>
        <w:p w14:paraId="249C2F57" w14:textId="77777777" w:rsidR="00A37CC9" w:rsidRPr="00C16A75" w:rsidRDefault="001C6D80" w:rsidP="00A37CC9">
          <w:pPr>
            <w:pStyle w:val="Zkladntext"/>
            <w:jc w:val="center"/>
            <w:rPr>
              <w:lang w:val="en-US"/>
            </w:rPr>
          </w:pPr>
          <w:r w:rsidRPr="00C16A75">
            <w:rPr>
              <w:lang w:val="en-US"/>
            </w:rPr>
            <w:t>Degree</w:t>
          </w:r>
          <w:r w:rsidR="00A37CC9" w:rsidRPr="00C16A75">
            <w:rPr>
              <w:lang w:val="en-US"/>
            </w:rPr>
            <w:t xml:space="preserve"> program: </w:t>
          </w:r>
          <w:r w:rsidR="000F3EB7" w:rsidRPr="00C16A75">
            <w:rPr>
              <w:lang w:val="en-US"/>
            </w:rPr>
            <w:t xml:space="preserve">Human </w:t>
          </w:r>
          <w:r w:rsidRPr="00C16A75">
            <w:rPr>
              <w:lang w:val="en-US"/>
            </w:rPr>
            <w:t>P</w:t>
          </w:r>
          <w:r w:rsidR="000F3EB7" w:rsidRPr="00C16A75">
            <w:rPr>
              <w:lang w:val="en-US"/>
            </w:rPr>
            <w:t xml:space="preserve">hysiology </w:t>
          </w:r>
          <w:r w:rsidRPr="00C16A75">
            <w:rPr>
              <w:lang w:val="en-US"/>
            </w:rPr>
            <w:t>and P</w:t>
          </w:r>
          <w:r w:rsidR="000F3EB7" w:rsidRPr="00C16A75">
            <w:rPr>
              <w:lang w:val="en-US"/>
            </w:rPr>
            <w:t>athophysiology</w:t>
          </w:r>
        </w:p>
        <w:p w14:paraId="16D0F579" w14:textId="77777777" w:rsidR="00A37CC9" w:rsidRPr="00C16A75" w:rsidRDefault="001C6D80" w:rsidP="00A37CC9">
          <w:pPr>
            <w:pStyle w:val="Zkladntext"/>
            <w:jc w:val="center"/>
            <w:rPr>
              <w:lang w:val="en-US"/>
            </w:rPr>
          </w:pPr>
          <w:r w:rsidRPr="00C16A75">
            <w:rPr>
              <w:lang w:val="en-US"/>
            </w:rPr>
            <w:t>Field of study</w:t>
          </w:r>
          <w:r w:rsidR="00A37CC9" w:rsidRPr="00C16A75">
            <w:rPr>
              <w:lang w:val="en-US"/>
            </w:rPr>
            <w:t xml:space="preserve">: </w:t>
          </w:r>
          <w:r w:rsidR="000F3EB7" w:rsidRPr="00C16A75">
            <w:rPr>
              <w:lang w:val="en-US"/>
            </w:rPr>
            <w:t>Biomedicine</w:t>
          </w:r>
        </w:p>
        <w:p w14:paraId="6965E6C4" w14:textId="77777777" w:rsidR="00A37CC9" w:rsidRPr="00C16A75" w:rsidRDefault="00A37CC9" w:rsidP="00A37CC9">
          <w:pPr>
            <w:pStyle w:val="Zkladntext"/>
            <w:jc w:val="center"/>
            <w:rPr>
              <w:lang w:val="en-US"/>
            </w:rPr>
          </w:pPr>
          <w:r w:rsidRPr="00C16A75">
            <w:rPr>
              <w:noProof/>
              <w:color w:val="808080"/>
              <w:lang w:val="en-US" w:eastAsia="sk-SK"/>
            </w:rPr>
            <w:drawing>
              <wp:anchor distT="0" distB="0" distL="114300" distR="114300" simplePos="0" relativeHeight="251447296"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C16A75" w:rsidRDefault="00A37CC9" w:rsidP="00A37CC9">
          <w:pPr>
            <w:pStyle w:val="Zkladntext"/>
            <w:jc w:val="center"/>
            <w:rPr>
              <w:lang w:val="en-US"/>
            </w:rPr>
          </w:pPr>
        </w:p>
        <w:p w14:paraId="55E10931" w14:textId="77777777" w:rsidR="00A37CC9" w:rsidRPr="00C16A75" w:rsidRDefault="00A37CC9" w:rsidP="00A37CC9">
          <w:pPr>
            <w:pStyle w:val="Zkladntext"/>
            <w:jc w:val="center"/>
            <w:rPr>
              <w:lang w:val="en-US"/>
            </w:rPr>
          </w:pPr>
        </w:p>
        <w:p w14:paraId="352A6FF9" w14:textId="77777777" w:rsidR="00A37CC9" w:rsidRPr="00C16A75" w:rsidRDefault="00A37CC9" w:rsidP="00A37CC9">
          <w:pPr>
            <w:pStyle w:val="Zkladntext"/>
            <w:jc w:val="center"/>
            <w:rPr>
              <w:lang w:val="en-US"/>
            </w:rPr>
          </w:pPr>
        </w:p>
        <w:p w14:paraId="38166EC3" w14:textId="77777777" w:rsidR="00A37CC9" w:rsidRPr="00C16A75" w:rsidRDefault="00A37CC9" w:rsidP="00A37CC9">
          <w:pPr>
            <w:pStyle w:val="Zkladntext"/>
            <w:jc w:val="center"/>
            <w:rPr>
              <w:lang w:val="en-US"/>
            </w:rPr>
          </w:pPr>
        </w:p>
        <w:p w14:paraId="4FA3F75F" w14:textId="77777777" w:rsidR="00A37CC9" w:rsidRPr="00C16A75" w:rsidRDefault="00A37CC9" w:rsidP="00A37CC9">
          <w:pPr>
            <w:pStyle w:val="Zkladntext"/>
            <w:jc w:val="center"/>
            <w:rPr>
              <w:lang w:val="en-US"/>
            </w:rPr>
          </w:pPr>
        </w:p>
        <w:p w14:paraId="6055CAC1" w14:textId="77777777" w:rsidR="00A37CC9" w:rsidRPr="00C16A75" w:rsidRDefault="00A37CC9" w:rsidP="00A37CC9">
          <w:pPr>
            <w:pStyle w:val="Zkladntext"/>
            <w:jc w:val="center"/>
            <w:rPr>
              <w:lang w:val="en-US"/>
            </w:rPr>
          </w:pPr>
        </w:p>
        <w:p w14:paraId="565046BF" w14:textId="77777777" w:rsidR="00A37CC9" w:rsidRPr="00C16A75" w:rsidRDefault="00A37CC9" w:rsidP="00A37CC9">
          <w:pPr>
            <w:pStyle w:val="Zkladntext"/>
            <w:jc w:val="center"/>
            <w:rPr>
              <w:lang w:val="en-US"/>
            </w:rPr>
          </w:pPr>
        </w:p>
        <w:p w14:paraId="60B6F828" w14:textId="77777777" w:rsidR="000F3EB7" w:rsidRPr="00C16A75" w:rsidRDefault="000F3EB7" w:rsidP="00A37CC9">
          <w:pPr>
            <w:pStyle w:val="Zkladntext"/>
            <w:jc w:val="center"/>
            <w:rPr>
              <w:b/>
              <w:bCs/>
              <w:lang w:val="en-US"/>
            </w:rPr>
          </w:pPr>
        </w:p>
        <w:p w14:paraId="665B1083" w14:textId="77777777" w:rsidR="00A37CC9" w:rsidRPr="00C16A75" w:rsidRDefault="00A37CC9" w:rsidP="00A37CC9">
          <w:pPr>
            <w:pStyle w:val="Zkladntext"/>
            <w:jc w:val="center"/>
            <w:rPr>
              <w:lang w:val="en-US"/>
            </w:rPr>
          </w:pPr>
        </w:p>
        <w:p w14:paraId="4E9566B4" w14:textId="77777777" w:rsidR="00A37CC9" w:rsidRPr="00C16A75" w:rsidRDefault="00A37CC9" w:rsidP="00A37CC9">
          <w:pPr>
            <w:jc w:val="center"/>
            <w:rPr>
              <w:rFonts w:ascii="Times New Roman" w:hAnsi="Times New Roman" w:cs="Times New Roman"/>
              <w:i/>
              <w:lang w:val="en-US"/>
            </w:rPr>
          </w:pPr>
        </w:p>
        <w:p w14:paraId="5491DD8F" w14:textId="77777777" w:rsidR="00A37CC9" w:rsidRPr="00C16A75" w:rsidRDefault="00A37CC9" w:rsidP="00A37CC9">
          <w:pPr>
            <w:jc w:val="center"/>
            <w:rPr>
              <w:rFonts w:ascii="Times New Roman" w:hAnsi="Times New Roman" w:cs="Times New Roman"/>
              <w:sz w:val="28"/>
              <w:szCs w:val="28"/>
              <w:lang w:val="en-US"/>
            </w:rPr>
          </w:pPr>
        </w:p>
        <w:p w14:paraId="2175B17D" w14:textId="77777777" w:rsidR="007A099E" w:rsidRPr="00C16A75" w:rsidRDefault="007A099E" w:rsidP="00A37CC9">
          <w:pPr>
            <w:jc w:val="center"/>
            <w:rPr>
              <w:rFonts w:ascii="Times New Roman" w:hAnsi="Times New Roman" w:cs="Times New Roman"/>
              <w:sz w:val="28"/>
              <w:szCs w:val="28"/>
              <w:lang w:val="en-US"/>
            </w:rPr>
          </w:pPr>
        </w:p>
        <w:p w14:paraId="7AED8C70" w14:textId="6E940622" w:rsidR="00A37CC9" w:rsidRPr="00C16A75" w:rsidRDefault="005D2519" w:rsidP="006E5C7F">
          <w:pPr>
            <w:jc w:val="center"/>
            <w:rPr>
              <w:rFonts w:ascii="Times New Roman" w:hAnsi="Times New Roman" w:cs="Times New Roman"/>
              <w:sz w:val="44"/>
              <w:szCs w:val="44"/>
              <w:lang w:val="en-US"/>
            </w:rPr>
          </w:pPr>
          <w:r w:rsidRPr="00C16A75">
            <w:rPr>
              <w:rFonts w:ascii="Times New Roman" w:hAnsi="Times New Roman" w:cs="Times New Roman"/>
              <w:sz w:val="44"/>
              <w:szCs w:val="44"/>
              <w:lang w:val="en-US"/>
            </w:rPr>
            <w:t xml:space="preserve">Formalization of </w:t>
          </w:r>
          <w:r w:rsidR="00526D5D" w:rsidRPr="00C16A75">
            <w:rPr>
              <w:rFonts w:ascii="Times New Roman" w:hAnsi="Times New Roman" w:cs="Times New Roman"/>
              <w:sz w:val="44"/>
              <w:szCs w:val="44"/>
              <w:lang w:val="en-US"/>
            </w:rPr>
            <w:t>Integrative</w:t>
          </w:r>
          <w:r w:rsidR="006E5C7F" w:rsidRPr="00C16A75">
            <w:rPr>
              <w:rFonts w:ascii="Times New Roman" w:hAnsi="Times New Roman" w:cs="Times New Roman"/>
              <w:sz w:val="44"/>
              <w:szCs w:val="44"/>
              <w:lang w:val="en-US"/>
            </w:rPr>
            <w:t xml:space="preserve"> </w:t>
          </w:r>
          <w:r w:rsidR="00A37CC9" w:rsidRPr="00C16A75">
            <w:rPr>
              <w:rFonts w:ascii="Times New Roman" w:hAnsi="Times New Roman" w:cs="Times New Roman"/>
              <w:sz w:val="44"/>
              <w:szCs w:val="44"/>
              <w:lang w:val="en-US"/>
            </w:rPr>
            <w:t>Physiology</w:t>
          </w:r>
        </w:p>
        <w:p w14:paraId="0631AE8F" w14:textId="77777777" w:rsidR="00A37CC9" w:rsidRPr="00C16A75" w:rsidRDefault="001C6D80" w:rsidP="00A37CC9">
          <w:pPr>
            <w:jc w:val="center"/>
            <w:rPr>
              <w:rFonts w:ascii="Times New Roman" w:hAnsi="Times New Roman" w:cs="Times New Roman"/>
              <w:lang w:val="en-US"/>
            </w:rPr>
          </w:pPr>
          <w:proofErr w:type="gramStart"/>
          <w:r w:rsidRPr="00C16A75">
            <w:rPr>
              <w:rFonts w:ascii="Times New Roman" w:hAnsi="Times New Roman" w:cs="Times New Roman"/>
              <w:lang w:val="en-US"/>
            </w:rPr>
            <w:t>by</w:t>
          </w:r>
          <w:proofErr w:type="gramEnd"/>
        </w:p>
        <w:p w14:paraId="3B025FD1" w14:textId="77777777" w:rsidR="000F3EB7" w:rsidRPr="00C16A75" w:rsidRDefault="000F3EB7" w:rsidP="000F3EB7">
          <w:pPr>
            <w:pStyle w:val="Zkladntext"/>
            <w:jc w:val="center"/>
            <w:rPr>
              <w:b/>
              <w:bCs/>
              <w:sz w:val="32"/>
              <w:szCs w:val="32"/>
              <w:lang w:val="en-US"/>
            </w:rPr>
          </w:pPr>
          <w:r w:rsidRPr="00C16A75">
            <w:rPr>
              <w:b/>
              <w:bCs/>
              <w:sz w:val="32"/>
              <w:szCs w:val="32"/>
              <w:lang w:val="en-US"/>
            </w:rPr>
            <w:t>Marek Mateják</w:t>
          </w:r>
        </w:p>
        <w:p w14:paraId="6522B3C8" w14:textId="77777777" w:rsidR="000F3EB7" w:rsidRPr="00C16A75" w:rsidRDefault="000F3EB7" w:rsidP="00A37CC9">
          <w:pPr>
            <w:jc w:val="center"/>
            <w:rPr>
              <w:rFonts w:ascii="Times New Roman" w:hAnsi="Times New Roman" w:cs="Times New Roman"/>
              <w:lang w:val="en-US"/>
            </w:rPr>
          </w:pPr>
        </w:p>
        <w:p w14:paraId="7F57FE35" w14:textId="77777777" w:rsidR="000F3EB7" w:rsidRPr="00C16A75" w:rsidRDefault="000F3EB7" w:rsidP="00A37CC9">
          <w:pPr>
            <w:jc w:val="center"/>
            <w:rPr>
              <w:rFonts w:ascii="Times New Roman" w:hAnsi="Times New Roman" w:cs="Times New Roman"/>
              <w:lang w:val="en-US"/>
            </w:rPr>
          </w:pPr>
        </w:p>
        <w:p w14:paraId="7C8E3682" w14:textId="77777777" w:rsidR="000F3EB7" w:rsidRPr="00C16A75" w:rsidRDefault="000F3EB7" w:rsidP="00A37CC9">
          <w:pPr>
            <w:jc w:val="center"/>
            <w:rPr>
              <w:rFonts w:ascii="Times New Roman" w:hAnsi="Times New Roman" w:cs="Times New Roman"/>
              <w:lang w:val="en-US"/>
            </w:rPr>
          </w:pPr>
        </w:p>
        <w:p w14:paraId="77A36AB9" w14:textId="77777777" w:rsidR="00054331" w:rsidRPr="00C16A75" w:rsidRDefault="00054331" w:rsidP="00A37CC9">
          <w:pPr>
            <w:jc w:val="center"/>
            <w:rPr>
              <w:rFonts w:ascii="Times New Roman" w:hAnsi="Times New Roman" w:cs="Times New Roman"/>
              <w:lang w:val="en-US"/>
            </w:rPr>
          </w:pPr>
        </w:p>
        <w:p w14:paraId="76CE130F" w14:textId="77777777" w:rsidR="00FF4AF6" w:rsidRPr="00C16A75" w:rsidRDefault="00FF4AF6" w:rsidP="00A37CC9">
          <w:pPr>
            <w:jc w:val="center"/>
            <w:rPr>
              <w:rFonts w:ascii="Times New Roman" w:hAnsi="Times New Roman" w:cs="Times New Roman"/>
              <w:lang w:val="en-US"/>
            </w:rPr>
          </w:pPr>
        </w:p>
        <w:p w14:paraId="5ABE192A" w14:textId="77777777" w:rsidR="00A37CC9" w:rsidRPr="00C16A75" w:rsidRDefault="00A37CC9" w:rsidP="00A37CC9">
          <w:pPr>
            <w:jc w:val="center"/>
            <w:rPr>
              <w:rFonts w:ascii="Times New Roman" w:hAnsi="Times New Roman" w:cs="Times New Roman"/>
              <w:lang w:val="en-US"/>
            </w:rPr>
          </w:pPr>
        </w:p>
        <w:p w14:paraId="49D83DB1" w14:textId="77777777" w:rsidR="00A37CC9" w:rsidRPr="00C16A75" w:rsidRDefault="00A37CC9" w:rsidP="00A37CC9">
          <w:pPr>
            <w:pStyle w:val="Zkladntext"/>
            <w:spacing w:before="240"/>
            <w:jc w:val="center"/>
            <w:rPr>
              <w:lang w:val="en-US"/>
            </w:rPr>
          </w:pPr>
          <w:r w:rsidRPr="00C16A75">
            <w:rPr>
              <w:lang w:val="en-US"/>
            </w:rPr>
            <w:t xml:space="preserve"> (Dis</w:t>
          </w:r>
          <w:r w:rsidR="000F3EB7" w:rsidRPr="00C16A75">
            <w:rPr>
              <w:lang w:val="en-US"/>
            </w:rPr>
            <w:t>sertation thesis</w:t>
          </w:r>
          <w:r w:rsidRPr="00C16A75">
            <w:rPr>
              <w:lang w:val="en-US"/>
            </w:rPr>
            <w:t xml:space="preserve">) </w:t>
          </w:r>
        </w:p>
        <w:p w14:paraId="07C39C8D" w14:textId="77777777" w:rsidR="00A37CC9" w:rsidRPr="00C16A75" w:rsidRDefault="00A37CC9" w:rsidP="00A37CC9">
          <w:pPr>
            <w:pStyle w:val="Zkladntext"/>
            <w:jc w:val="center"/>
            <w:rPr>
              <w:lang w:val="en-US"/>
            </w:rPr>
          </w:pPr>
        </w:p>
        <w:p w14:paraId="76597A40" w14:textId="77777777" w:rsidR="006E65A1" w:rsidRPr="00C16A75" w:rsidRDefault="006E65A1" w:rsidP="000F3EB7">
          <w:pPr>
            <w:pStyle w:val="Zkladntextodsazen"/>
            <w:rPr>
              <w:lang w:val="en-US"/>
            </w:rPr>
          </w:pPr>
        </w:p>
        <w:p w14:paraId="61B3EFD2" w14:textId="77777777" w:rsidR="006E65A1" w:rsidRPr="00C16A75" w:rsidRDefault="006E65A1" w:rsidP="000F3EB7">
          <w:pPr>
            <w:pStyle w:val="Zkladntextodsazen"/>
            <w:rPr>
              <w:lang w:val="en-US"/>
            </w:rPr>
          </w:pPr>
        </w:p>
        <w:p w14:paraId="4F042DD2" w14:textId="77777777" w:rsidR="000F3EB7" w:rsidRPr="00C16A75" w:rsidRDefault="000F3EB7" w:rsidP="000F3EB7">
          <w:pPr>
            <w:pStyle w:val="Zkladntextodsazen"/>
            <w:rPr>
              <w:lang w:val="en-US"/>
            </w:rPr>
          </w:pPr>
        </w:p>
        <w:p w14:paraId="6E5EA5A8" w14:textId="77777777" w:rsidR="00A37CC9" w:rsidRPr="00C16A75" w:rsidRDefault="00A37CC9" w:rsidP="00A37CC9">
          <w:pPr>
            <w:pStyle w:val="Zkladntext"/>
            <w:jc w:val="center"/>
            <w:rPr>
              <w:lang w:val="en-US"/>
            </w:rPr>
          </w:pPr>
        </w:p>
        <w:p w14:paraId="40060C1A" w14:textId="58898B7B" w:rsidR="00A37CC9" w:rsidRPr="00C16A75" w:rsidRDefault="006B189C" w:rsidP="00A37CC9">
          <w:pPr>
            <w:pStyle w:val="Zkladntext"/>
            <w:jc w:val="center"/>
            <w:rPr>
              <w:lang w:val="en-US"/>
            </w:rPr>
          </w:pPr>
          <w:r w:rsidRPr="00C16A75">
            <w:rPr>
              <w:lang w:val="en-US"/>
            </w:rPr>
            <w:t>Superv</w:t>
          </w:r>
          <w:r w:rsidR="000F3EB7" w:rsidRPr="00C16A75">
            <w:rPr>
              <w:lang w:val="en-US"/>
            </w:rPr>
            <w:t>isor</w:t>
          </w:r>
          <w:r w:rsidR="00A37CC9" w:rsidRPr="00C16A75">
            <w:rPr>
              <w:lang w:val="en-US"/>
            </w:rPr>
            <w:t>: Doc. MUDr. Jiří Kofránek, CSc.</w:t>
          </w:r>
          <w:r w:rsidR="00B02618" w:rsidRPr="00C16A75">
            <w:rPr>
              <w:lang w:val="en-US"/>
            </w:rPr>
            <w:t xml:space="preserve"> </w:t>
          </w:r>
        </w:p>
        <w:p w14:paraId="430B14D7" w14:textId="77777777" w:rsidR="002B11CA" w:rsidRPr="00C16A75" w:rsidRDefault="002B11CA" w:rsidP="00B25EF7">
          <w:pPr>
            <w:pStyle w:val="Zkladntextodsazen"/>
            <w:rPr>
              <w:lang w:val="en-US"/>
            </w:rPr>
          </w:pPr>
        </w:p>
        <w:p w14:paraId="1B2B5C51" w14:textId="77777777" w:rsidR="002B11CA" w:rsidRPr="00C16A75" w:rsidRDefault="002B11CA" w:rsidP="00B25EF7">
          <w:pPr>
            <w:pStyle w:val="Zkladntextodsazen"/>
            <w:rPr>
              <w:lang w:val="en-US"/>
            </w:rPr>
          </w:pPr>
        </w:p>
        <w:p w14:paraId="69814B97" w14:textId="77777777" w:rsidR="00A37CC9" w:rsidRPr="00C16A75" w:rsidRDefault="002B11CA" w:rsidP="00A37CC9">
          <w:pPr>
            <w:pStyle w:val="Zkladntext"/>
            <w:jc w:val="center"/>
            <w:rPr>
              <w:lang w:val="en-US"/>
            </w:rPr>
          </w:pPr>
          <w:r w:rsidRPr="00C16A75">
            <w:rPr>
              <w:lang w:val="en-US"/>
            </w:rPr>
            <w:t>Prague, 2015</w:t>
          </w:r>
        </w:p>
        <w:p w14:paraId="34533BEC" w14:textId="6E03562F" w:rsidR="00C05123" w:rsidRPr="00C16A75" w:rsidRDefault="00C05123">
          <w:pPr>
            <w:rPr>
              <w:rFonts w:ascii="Times New Roman" w:hAnsi="Times New Roman" w:cs="Times New Roman"/>
              <w:lang w:val="en-US"/>
            </w:rPr>
          </w:pPr>
          <w:r w:rsidRPr="00C16A75">
            <w:rPr>
              <w:rFonts w:ascii="Times New Roman" w:hAnsi="Times New Roman" w:cs="Times New Roman"/>
              <w:lang w:val="en-US"/>
            </w:rPr>
            <w:br w:type="page"/>
          </w:r>
        </w:p>
        <w:p w14:paraId="10E1CA67" w14:textId="77777777" w:rsidR="005D04B9" w:rsidRDefault="005D04B9">
          <w:pPr>
            <w:rPr>
              <w:rStyle w:val="Keywordstitle"/>
              <w:rFonts w:ascii="Times New Roman" w:eastAsia="Times New Roman" w:hAnsi="Times New Roman" w:cs="Times New Roman"/>
              <w:color w:val="1F4E79" w:themeColor="accent1" w:themeShade="80"/>
              <w:szCs w:val="24"/>
            </w:rPr>
          </w:pPr>
          <w:r>
            <w:rPr>
              <w:rStyle w:val="Keywordstitle"/>
              <w:rFonts w:ascii="Times New Roman" w:hAnsi="Times New Roman"/>
              <w:color w:val="1F4E79" w:themeColor="accent1" w:themeShade="80"/>
            </w:rPr>
            <w:lastRenderedPageBreak/>
            <w:br w:type="page"/>
          </w:r>
        </w:p>
        <w:p w14:paraId="044F454A" w14:textId="0BE95154" w:rsidR="00C12C8E" w:rsidRPr="00C16A75" w:rsidRDefault="00C12C8E" w:rsidP="00C12C8E">
          <w:pPr>
            <w:pStyle w:val="Zkladntext"/>
            <w:spacing w:before="100" w:beforeAutospacing="1" w:line="360" w:lineRule="auto"/>
            <w:ind w:left="851"/>
            <w:rPr>
              <w:rStyle w:val="Keywordstitle"/>
              <w:rFonts w:ascii="Times New Roman" w:hAnsi="Times New Roman"/>
              <w:color w:val="1F4E79" w:themeColor="accent1" w:themeShade="80"/>
            </w:rPr>
          </w:pPr>
          <w:r w:rsidRPr="00C16A75">
            <w:rPr>
              <w:rStyle w:val="Keywordstitle"/>
              <w:rFonts w:ascii="Times New Roman" w:hAnsi="Times New Roman"/>
              <w:color w:val="1F4E79" w:themeColor="accent1" w:themeShade="80"/>
            </w:rPr>
            <w:lastRenderedPageBreak/>
            <w:t>Prohlášení:</w:t>
          </w:r>
        </w:p>
        <w:p w14:paraId="7021D8BC" w14:textId="77777777" w:rsidR="00C12C8E" w:rsidRPr="00C16A75" w:rsidRDefault="00C12C8E" w:rsidP="00C12C8E">
          <w:pPr>
            <w:pStyle w:val="Zkladntext"/>
            <w:spacing w:before="100" w:beforeAutospacing="1" w:line="360" w:lineRule="auto"/>
            <w:ind w:left="851"/>
            <w:rPr>
              <w:lang w:val="en-US"/>
            </w:rPr>
          </w:pPr>
          <w:r w:rsidRPr="00C16A75">
            <w:rPr>
              <w:lang w:val="en-US"/>
            </w:rPr>
            <w:t>Prohlašuji, že jsem závěrečnou práci zpracoval samostatně a že jsem řádně uvedl a citoval všechny použité prameny a literaturu. Současně prohlašuji, že práce nebyla využita k získání jiného nebo stejného titulu</w:t>
          </w:r>
        </w:p>
        <w:p w14:paraId="5D848E9E" w14:textId="77777777" w:rsidR="00C12C8E" w:rsidRPr="00C16A75" w:rsidRDefault="00C12C8E" w:rsidP="00C12C8E">
          <w:pPr>
            <w:pStyle w:val="Zkladntext"/>
            <w:spacing w:before="100" w:beforeAutospacing="1" w:line="360" w:lineRule="auto"/>
            <w:ind w:left="851"/>
            <w:rPr>
              <w:lang w:val="en-US"/>
            </w:rPr>
          </w:pPr>
          <w:r w:rsidRPr="00C16A75">
            <w:rPr>
              <w:lang w:val="en-US"/>
            </w:rPr>
            <w:t>Souhlasím s trvalým uložením elektronické verze mé práce v databázi systému meziuniverzitního projektu Theses.cz za účelem soustavné kontroly podobnosti kvalifikačních prací.</w:t>
          </w:r>
        </w:p>
        <w:p w14:paraId="41603A03" w14:textId="3CB93206" w:rsidR="00C12C8E" w:rsidRPr="00C16A75" w:rsidRDefault="00C12C8E" w:rsidP="00C12C8E">
          <w:pPr>
            <w:pStyle w:val="Zkladntext"/>
            <w:spacing w:before="100" w:beforeAutospacing="1" w:line="360" w:lineRule="auto"/>
            <w:ind w:left="851"/>
            <w:rPr>
              <w:lang w:val="en-US"/>
            </w:rPr>
          </w:pPr>
          <w:r w:rsidRPr="00C16A75">
            <w:rPr>
              <w:lang w:val="en-US"/>
            </w:rPr>
            <w:t>V Praze, 10.06.2015</w:t>
          </w:r>
        </w:p>
        <w:p w14:paraId="239E4D2C" w14:textId="77777777" w:rsidR="00C12C8E" w:rsidRPr="00C16A75" w:rsidRDefault="00C12C8E" w:rsidP="00C12C8E">
          <w:pPr>
            <w:pStyle w:val="Zkladntext"/>
            <w:spacing w:before="100" w:beforeAutospacing="1" w:line="360" w:lineRule="auto"/>
            <w:ind w:left="851"/>
            <w:rPr>
              <w:lang w:val="en-US"/>
            </w:rPr>
          </w:pPr>
          <w:r w:rsidRPr="00C16A75">
            <w:rPr>
              <w:lang w:val="en-US"/>
            </w:rPr>
            <w:tab/>
          </w:r>
          <w:r w:rsidRPr="00C16A75">
            <w:rPr>
              <w:lang w:val="en-US"/>
            </w:rPr>
            <w:tab/>
          </w:r>
          <w:r w:rsidRPr="00C16A75">
            <w:rPr>
              <w:lang w:val="en-US"/>
            </w:rPr>
            <w:tab/>
          </w:r>
          <w:r w:rsidRPr="00C16A75">
            <w:rPr>
              <w:lang w:val="en-US"/>
            </w:rPr>
            <w:tab/>
          </w:r>
          <w:r w:rsidRPr="00C16A75">
            <w:rPr>
              <w:lang w:val="en-US"/>
            </w:rPr>
            <w:tab/>
          </w:r>
          <w:r w:rsidRPr="00C16A75">
            <w:rPr>
              <w:lang w:val="en-US"/>
            </w:rPr>
            <w:tab/>
            <w:t xml:space="preserve">Marek Mateják </w:t>
          </w:r>
        </w:p>
        <w:p w14:paraId="0B0360C9" w14:textId="77777777" w:rsidR="00C12C8E" w:rsidRPr="00C16A75" w:rsidRDefault="00C12C8E" w:rsidP="00C12C8E">
          <w:pPr>
            <w:pStyle w:val="Zkladntextodsazen"/>
            <w:rPr>
              <w:lang w:val="en-US"/>
            </w:rPr>
          </w:pPr>
        </w:p>
        <w:p w14:paraId="081B955F" w14:textId="2C5A6466" w:rsidR="00C12C8E" w:rsidRPr="00C16A75" w:rsidRDefault="00C12C8E">
          <w:pPr>
            <w:rPr>
              <w:rFonts w:ascii="Times New Roman" w:eastAsia="Times New Roman" w:hAnsi="Times New Roman" w:cs="Times New Roman"/>
              <w:szCs w:val="24"/>
              <w:lang w:val="en-US"/>
            </w:rPr>
          </w:pPr>
        </w:p>
        <w:p w14:paraId="22CA7339" w14:textId="77777777" w:rsidR="00FA1E3B" w:rsidRPr="00C16A75" w:rsidRDefault="00FA1E3B">
          <w:pPr>
            <w:rPr>
              <w:rFonts w:ascii="Times New Roman" w:eastAsia="Times New Roman" w:hAnsi="Times New Roman" w:cs="Times New Roman"/>
              <w:szCs w:val="24"/>
              <w:lang w:val="en-US"/>
            </w:rPr>
          </w:pPr>
        </w:p>
        <w:p w14:paraId="4BB32733" w14:textId="77777777" w:rsidR="00FA1E3B" w:rsidRPr="00C16A75" w:rsidRDefault="00FA1E3B">
          <w:pPr>
            <w:rPr>
              <w:rFonts w:ascii="Times New Roman" w:eastAsia="Times New Roman" w:hAnsi="Times New Roman" w:cs="Times New Roman"/>
              <w:szCs w:val="24"/>
              <w:lang w:val="en-US"/>
            </w:rPr>
          </w:pPr>
        </w:p>
        <w:p w14:paraId="32F3B309" w14:textId="77777777" w:rsidR="00FA1E3B" w:rsidRPr="00C16A75" w:rsidRDefault="00FA1E3B">
          <w:pPr>
            <w:rPr>
              <w:rFonts w:ascii="Times New Roman" w:eastAsia="Times New Roman" w:hAnsi="Times New Roman" w:cs="Times New Roman"/>
              <w:szCs w:val="24"/>
              <w:lang w:val="en-US"/>
            </w:rPr>
          </w:pPr>
        </w:p>
        <w:p w14:paraId="4A281C23" w14:textId="77777777" w:rsidR="00FA1E3B" w:rsidRPr="00C16A75" w:rsidRDefault="00FA1E3B">
          <w:pPr>
            <w:rPr>
              <w:rFonts w:ascii="Times New Roman" w:eastAsia="Times New Roman" w:hAnsi="Times New Roman" w:cs="Times New Roman"/>
              <w:szCs w:val="24"/>
              <w:lang w:val="en-US"/>
            </w:rPr>
          </w:pPr>
        </w:p>
        <w:p w14:paraId="7FCC4992" w14:textId="77777777" w:rsidR="00FA1E3B" w:rsidRPr="00C16A75" w:rsidRDefault="00FA1E3B">
          <w:pPr>
            <w:rPr>
              <w:rFonts w:ascii="Times New Roman" w:eastAsia="Times New Roman" w:hAnsi="Times New Roman" w:cs="Times New Roman"/>
              <w:szCs w:val="24"/>
              <w:lang w:val="en-US"/>
            </w:rPr>
          </w:pPr>
        </w:p>
        <w:p w14:paraId="5B2F6497" w14:textId="77777777" w:rsidR="00FA1E3B" w:rsidRPr="00C16A75" w:rsidRDefault="00FA1E3B">
          <w:pPr>
            <w:rPr>
              <w:rFonts w:ascii="Times New Roman" w:eastAsia="Times New Roman" w:hAnsi="Times New Roman" w:cs="Times New Roman"/>
              <w:szCs w:val="24"/>
              <w:lang w:val="en-US"/>
            </w:rPr>
          </w:pPr>
        </w:p>
        <w:p w14:paraId="4432ED1E" w14:textId="77777777" w:rsidR="00FA1E3B" w:rsidRPr="00C16A75" w:rsidRDefault="00FA1E3B">
          <w:pPr>
            <w:rPr>
              <w:rFonts w:ascii="Times New Roman" w:eastAsia="Times New Roman" w:hAnsi="Times New Roman" w:cs="Times New Roman"/>
              <w:szCs w:val="24"/>
              <w:lang w:val="en-US"/>
            </w:rPr>
          </w:pPr>
        </w:p>
        <w:p w14:paraId="70BF5FD4" w14:textId="77777777" w:rsidR="00FA1E3B" w:rsidRPr="00C16A75" w:rsidRDefault="00FA1E3B">
          <w:pPr>
            <w:rPr>
              <w:rFonts w:ascii="Times New Roman" w:eastAsia="Times New Roman" w:hAnsi="Times New Roman" w:cs="Times New Roman"/>
              <w:szCs w:val="24"/>
              <w:lang w:val="en-US"/>
            </w:rPr>
          </w:pPr>
        </w:p>
        <w:p w14:paraId="78CC303D" w14:textId="77777777" w:rsidR="00FA1E3B" w:rsidRPr="00C16A75" w:rsidRDefault="00FA1E3B">
          <w:pPr>
            <w:rPr>
              <w:rFonts w:ascii="Times New Roman" w:eastAsia="Times New Roman" w:hAnsi="Times New Roman" w:cs="Times New Roman"/>
              <w:szCs w:val="24"/>
              <w:lang w:val="en-US"/>
            </w:rPr>
          </w:pPr>
        </w:p>
        <w:p w14:paraId="4C638779" w14:textId="77777777" w:rsidR="00FA1E3B" w:rsidRPr="00C16A75" w:rsidRDefault="00FA1E3B">
          <w:pPr>
            <w:rPr>
              <w:rFonts w:ascii="Times New Roman" w:eastAsia="Times New Roman" w:hAnsi="Times New Roman" w:cs="Times New Roman"/>
              <w:szCs w:val="24"/>
              <w:lang w:val="en-US"/>
            </w:rPr>
          </w:pPr>
        </w:p>
        <w:p w14:paraId="21511BC7" w14:textId="5ECE96EB" w:rsidR="005D04B9" w:rsidRDefault="004B62C1">
          <w:pPr>
            <w:rPr>
              <w:rFonts w:ascii="Times New Roman" w:eastAsia="Times New Roman" w:hAnsi="Times New Roman" w:cs="Times New Roman"/>
              <w:szCs w:val="24"/>
              <w:lang w:val="en-US"/>
            </w:rPr>
          </w:pPr>
          <w:r w:rsidRPr="00C16A75">
            <w:rPr>
              <w:rFonts w:ascii="Times New Roman" w:eastAsia="Times New Roman" w:hAnsi="Times New Roman" w:cs="Times New Roman"/>
              <w:szCs w:val="24"/>
              <w:lang w:val="en-US"/>
            </w:rPr>
            <w:br w:type="page"/>
          </w:r>
          <w:r w:rsidR="005D04B9">
            <w:rPr>
              <w:rFonts w:ascii="Times New Roman" w:eastAsia="Times New Roman" w:hAnsi="Times New Roman" w:cs="Times New Roman"/>
              <w:szCs w:val="24"/>
              <w:lang w:val="en-US"/>
            </w:rPr>
            <w:lastRenderedPageBreak/>
            <w:br w:type="page"/>
          </w:r>
        </w:p>
        <w:p w14:paraId="61C55DD5" w14:textId="5779A77C" w:rsidR="005D04B9" w:rsidRPr="00C16A75" w:rsidRDefault="005D04B9" w:rsidP="005D04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 xml:space="preserve">Identification record </w:t>
          </w:r>
        </w:p>
        <w:p w14:paraId="6BAD9699" w14:textId="431DF259" w:rsidR="005D04B9" w:rsidRPr="00C16A75" w:rsidRDefault="005D04B9" w:rsidP="005D04B9">
          <w:pPr>
            <w:tabs>
              <w:tab w:val="left" w:pos="720"/>
            </w:tabs>
            <w:spacing w:before="100" w:beforeAutospacing="1" w:line="360" w:lineRule="auto"/>
            <w:ind w:left="851"/>
            <w:jc w:val="both"/>
            <w:rPr>
              <w:rFonts w:ascii="Times New Roman" w:hAnsi="Times New Roman" w:cs="Times New Roman"/>
              <w:lang w:val="en-US"/>
            </w:rPr>
          </w:pPr>
          <w:r w:rsidRPr="00C16A75">
            <w:rPr>
              <w:rFonts w:ascii="Times New Roman" w:hAnsi="Times New Roman" w:cs="Times New Roman"/>
              <w:lang w:val="en-US"/>
            </w:rPr>
            <w:t>MATEJÁK, MAREK. Formalization of Integrative Physiology</w:t>
          </w:r>
          <w:r w:rsidRPr="00C16A75">
            <w:rPr>
              <w:rFonts w:ascii="Times New Roman" w:hAnsi="Times New Roman" w:cs="Times New Roman"/>
              <w:i/>
              <w:lang w:val="en-US"/>
            </w:rPr>
            <w:t>.</w:t>
          </w:r>
          <w:r w:rsidRPr="00C16A75">
            <w:rPr>
              <w:rFonts w:ascii="Times New Roman" w:hAnsi="Times New Roman" w:cs="Times New Roman"/>
              <w:lang w:val="en-US"/>
            </w:rPr>
            <w:t xml:space="preserve"> Prague, 2015. 1</w:t>
          </w:r>
          <w:r w:rsidR="00953180">
            <w:rPr>
              <w:rFonts w:ascii="Times New Roman" w:hAnsi="Times New Roman" w:cs="Times New Roman"/>
              <w:lang w:val="en-US"/>
            </w:rPr>
            <w:t>1</w:t>
          </w:r>
          <w:r w:rsidRPr="00C16A75">
            <w:rPr>
              <w:rFonts w:ascii="Times New Roman" w:hAnsi="Times New Roman" w:cs="Times New Roman"/>
              <w:lang w:val="en-US"/>
            </w:rPr>
            <w:t>5, 3</w:t>
          </w:r>
          <w:r w:rsidR="00665EF3">
            <w:rPr>
              <w:rFonts w:ascii="Times New Roman" w:hAnsi="Times New Roman" w:cs="Times New Roman"/>
              <w:lang w:val="en-US"/>
            </w:rPr>
            <w:t>, 1 CD</w:t>
          </w:r>
          <w:r w:rsidRPr="00C16A75">
            <w:rPr>
              <w:rFonts w:ascii="Times New Roman" w:hAnsi="Times New Roman" w:cs="Times New Roman"/>
              <w:lang w:val="en-US"/>
            </w:rPr>
            <w:t>. Dissertation thesis. Charles University in Prague, First Faculty of Medicine, Institute of Pathological Physiology. Supervisor Doc. MUDr. Jiří Kofránek CSc.</w:t>
          </w:r>
        </w:p>
        <w:p w14:paraId="7D776184" w14:textId="711B2665" w:rsidR="005D04B9" w:rsidRDefault="005D04B9">
          <w:pPr>
            <w:rPr>
              <w:rFonts w:ascii="Times New Roman" w:hAnsi="Times New Roman" w:cs="Times New Roman"/>
              <w:lang w:val="en-US"/>
            </w:rPr>
          </w:pPr>
          <w:r w:rsidRPr="00C16A75">
            <w:rPr>
              <w:rFonts w:ascii="Times New Roman" w:hAnsi="Times New Roman" w:cs="Times New Roman"/>
              <w:lang w:val="en-US"/>
            </w:rPr>
            <w:br w:type="page"/>
          </w:r>
          <w:r>
            <w:rPr>
              <w:rFonts w:ascii="Times New Roman" w:hAnsi="Times New Roman" w:cs="Times New Roman"/>
              <w:lang w:val="en-US"/>
            </w:rPr>
            <w:lastRenderedPageBreak/>
            <w:br w:type="page"/>
          </w:r>
        </w:p>
        <w:p w14:paraId="6ADD7BDD"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Acknowledgements</w:t>
          </w:r>
        </w:p>
        <w:p w14:paraId="4DE5C46C" w14:textId="3DABD931"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This work would never have been completed without the support of my wife and my parents. I also want to thank my tutor, Doc. MUDr. Jiří Kofránek, </w:t>
          </w:r>
          <w:proofErr w:type="gramStart"/>
          <w:r w:rsidRPr="00C16A75">
            <w:rPr>
              <w:rFonts w:ascii="Times New Roman" w:hAnsi="Times New Roman" w:cs="Times New Roman"/>
              <w:lang w:val="en-US"/>
            </w:rPr>
            <w:t>CSc.,</w:t>
          </w:r>
          <w:proofErr w:type="gramEnd"/>
          <w:r w:rsidRPr="00C16A75">
            <w:rPr>
              <w:rFonts w:ascii="Times New Roman" w:hAnsi="Times New Roman" w:cs="Times New Roman"/>
              <w:lang w:val="en-US"/>
            </w:rPr>
            <w:t xml:space="preserve"> for his long years of support for this work, and for contacts he has helped me create with members of the physiology simulation community. </w:t>
          </w:r>
        </w:p>
        <w:p w14:paraId="02AD35E2"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I would like to show my appreciation for the hospitality of Dr. Robert Hester, Professor of Physiology, who has facilitated our cooperation with his department at the University </w:t>
          </w:r>
          <w:proofErr w:type="gramStart"/>
          <w:r w:rsidRPr="00C16A75">
            <w:rPr>
              <w:rFonts w:ascii="Times New Roman" w:hAnsi="Times New Roman" w:cs="Times New Roman"/>
              <w:lang w:val="en-US"/>
            </w:rPr>
            <w:t>of</w:t>
          </w:r>
          <w:proofErr w:type="gramEnd"/>
          <w:r w:rsidRPr="00C16A75">
            <w:rPr>
              <w:rFonts w:ascii="Times New Roman" w:hAnsi="Times New Roman" w:cs="Times New Roman"/>
              <w:lang w:val="en-US"/>
            </w:rPr>
            <w:t xml:space="preserve"> Mississippi Medical Center, from 2010. Many thanks to Doc. RNDr. Jan Obdržálek, CSc. for providing very useful consultation regarding the physics behind physiological processes. Special thanks must also be given to Prof. MUDr. Emanuel Nečas, </w:t>
          </w:r>
          <w:proofErr w:type="gramStart"/>
          <w:r w:rsidRPr="00C16A75">
            <w:rPr>
              <w:rFonts w:ascii="Times New Roman" w:hAnsi="Times New Roman" w:cs="Times New Roman"/>
              <w:lang w:val="en-US"/>
            </w:rPr>
            <w:t>DrSc.,</w:t>
          </w:r>
          <w:proofErr w:type="gramEnd"/>
          <w:r w:rsidRPr="00C16A75">
            <w:rPr>
              <w:rFonts w:ascii="Times New Roman" w:hAnsi="Times New Roman" w:cs="Times New Roman"/>
              <w:lang w:val="en-US"/>
            </w:rPr>
            <w:t xml:space="preserve"> who made a critical review of our hemoglobin allosteric binding theory, and to Doc. MUDr. Zdeněk Wunsch, </w:t>
          </w:r>
          <w:proofErr w:type="gramStart"/>
          <w:r w:rsidRPr="00C16A75">
            <w:rPr>
              <w:rFonts w:ascii="Times New Roman" w:hAnsi="Times New Roman" w:cs="Times New Roman"/>
              <w:lang w:val="en-US"/>
            </w:rPr>
            <w:t>CSc.,</w:t>
          </w:r>
          <w:proofErr w:type="gramEnd"/>
          <w:r w:rsidRPr="00C16A75">
            <w:rPr>
              <w:rFonts w:ascii="Times New Roman" w:hAnsi="Times New Roman" w:cs="Times New Roman"/>
              <w:lang w:val="en-US"/>
            </w:rPr>
            <w:t xml:space="preserve"> for his review of this thesis.</w:t>
          </w:r>
        </w:p>
        <w:p w14:paraId="49F8DFFD" w14:textId="77777777" w:rsidR="00AF2EB9" w:rsidRDefault="00AF2EB9" w:rsidP="00AF2EB9">
          <w:pPr>
            <w:rPr>
              <w:rFonts w:ascii="Times New Roman" w:hAnsi="Times New Roman" w:cs="Times New Roman"/>
              <w:lang w:val="en-US"/>
            </w:rPr>
          </w:pPr>
          <w:r w:rsidRPr="00C16A75">
            <w:rPr>
              <w:rFonts w:ascii="Times New Roman" w:hAnsi="Times New Roman" w:cs="Times New Roman"/>
              <w:lang w:val="en-US"/>
            </w:rPr>
            <w:t>Last but not least, I want to express my thanks for the graphic design of the icons for the implemented blocks, which were drawn by Verča, Martin, Klára, Stáňa and Zuzana. This graphical representation of the components has really improved the readability of the models.</w:t>
          </w:r>
        </w:p>
        <w:p w14:paraId="00AC7CDC" w14:textId="0F76E314" w:rsidR="00281F59" w:rsidRPr="00C16A75" w:rsidRDefault="00281F59" w:rsidP="00281F59">
          <w:pPr>
            <w:rPr>
              <w:rFonts w:ascii="Times New Roman" w:hAnsi="Times New Roman" w:cs="Times New Roman"/>
              <w:lang w:val="en-US"/>
            </w:rPr>
          </w:pPr>
          <w:r w:rsidRPr="00281F59">
            <w:rPr>
              <w:rFonts w:ascii="Times New Roman" w:hAnsi="Times New Roman" w:cs="Times New Roman"/>
              <w:lang w:val="en-US"/>
            </w:rPr>
            <w:t>This work was</w:t>
          </w:r>
          <w:r w:rsidR="00BA206C">
            <w:rPr>
              <w:rFonts w:ascii="Times New Roman" w:hAnsi="Times New Roman" w:cs="Times New Roman"/>
              <w:lang w:val="en-US"/>
            </w:rPr>
            <w:t xml:space="preserve"> partially</w:t>
          </w:r>
          <w:r w:rsidRPr="00281F59">
            <w:rPr>
              <w:rFonts w:ascii="Times New Roman" w:hAnsi="Times New Roman" w:cs="Times New Roman"/>
              <w:lang w:val="en-US"/>
            </w:rPr>
            <w:t xml:space="preserve"> supported by grants from the</w:t>
          </w:r>
          <w:r>
            <w:rPr>
              <w:rFonts w:ascii="Times New Roman" w:hAnsi="Times New Roman" w:cs="Times New Roman"/>
              <w:lang w:val="en-US"/>
            </w:rPr>
            <w:t xml:space="preserve"> </w:t>
          </w:r>
          <w:r w:rsidRPr="00281F59">
            <w:rPr>
              <w:rFonts w:ascii="Times New Roman" w:hAnsi="Times New Roman" w:cs="Times New Roman"/>
              <w:lang w:val="en-US"/>
            </w:rPr>
            <w:t>Ministry of Industry and Trade of the Czech Republic:</w:t>
          </w:r>
          <w:r>
            <w:rPr>
              <w:rFonts w:ascii="Times New Roman" w:hAnsi="Times New Roman" w:cs="Times New Roman"/>
              <w:lang w:val="en-US"/>
            </w:rPr>
            <w:t xml:space="preserve"> </w:t>
          </w:r>
          <w:r w:rsidRPr="00281F59">
            <w:rPr>
              <w:rFonts w:ascii="Times New Roman" w:hAnsi="Times New Roman" w:cs="Times New Roman"/>
              <w:lang w:val="en-US"/>
            </w:rPr>
            <w:t xml:space="preserve">MPO </w:t>
          </w:r>
          <w:r w:rsidR="00BA206C" w:rsidRPr="00BA206C">
            <w:rPr>
              <w:rFonts w:ascii="Times New Roman" w:hAnsi="Times New Roman" w:cs="Times New Roman"/>
              <w:lang w:val="en-US"/>
            </w:rPr>
            <w:t xml:space="preserve">MSM/2C </w:t>
          </w:r>
          <w:r w:rsidRPr="00281F59">
            <w:rPr>
              <w:rFonts w:ascii="Times New Roman" w:hAnsi="Times New Roman" w:cs="Times New Roman"/>
              <w:lang w:val="en-US"/>
            </w:rPr>
            <w:t>–</w:t>
          </w:r>
          <w:r w:rsidR="00BA206C">
            <w:rPr>
              <w:rFonts w:ascii="Times New Roman" w:hAnsi="Times New Roman" w:cs="Times New Roman"/>
              <w:lang w:val="en-US"/>
            </w:rPr>
            <w:t xml:space="preserve"> </w:t>
          </w:r>
          <w:r w:rsidR="00BA206C" w:rsidRPr="00BA206C">
            <w:rPr>
              <w:rFonts w:ascii="Times New Roman" w:hAnsi="Times New Roman" w:cs="Times New Roman"/>
              <w:lang w:val="en-US"/>
            </w:rPr>
            <w:t>e-Golem: medical learning simulator of human physiological functions as a backg</w:t>
          </w:r>
          <w:r w:rsidR="00BA206C">
            <w:rPr>
              <w:rFonts w:ascii="Times New Roman" w:hAnsi="Times New Roman" w:cs="Times New Roman"/>
              <w:lang w:val="en-US"/>
            </w:rPr>
            <w:t>r</w:t>
          </w:r>
          <w:r w:rsidR="00BA206C" w:rsidRPr="00BA206C">
            <w:rPr>
              <w:rFonts w:ascii="Times New Roman" w:hAnsi="Times New Roman" w:cs="Times New Roman"/>
              <w:lang w:val="en-US"/>
            </w:rPr>
            <w:t>ound of e-learning teaching of critical care medicine</w:t>
          </w:r>
          <w:r w:rsidR="00BA206C">
            <w:rPr>
              <w:rFonts w:ascii="Times New Roman" w:hAnsi="Times New Roman" w:cs="Times New Roman"/>
              <w:lang w:val="en-US"/>
            </w:rPr>
            <w:t xml:space="preserve"> (2006-2009)</w:t>
          </w:r>
          <w:r w:rsidRPr="00281F59">
            <w:rPr>
              <w:rFonts w:ascii="Times New Roman" w:hAnsi="Times New Roman" w:cs="Times New Roman"/>
              <w:lang w:val="en-US"/>
            </w:rPr>
            <w:t xml:space="preserve">; and by </w:t>
          </w:r>
          <w:r w:rsidR="00BA206C" w:rsidRPr="00281F59">
            <w:rPr>
              <w:rFonts w:ascii="Times New Roman" w:hAnsi="Times New Roman" w:cs="Times New Roman"/>
              <w:lang w:val="en-US"/>
            </w:rPr>
            <w:t xml:space="preserve">MPO TIP TI3/869 – Virtual patient for </w:t>
          </w:r>
          <w:r w:rsidR="00BA206C">
            <w:rPr>
              <w:rFonts w:ascii="Times New Roman" w:hAnsi="Times New Roman" w:cs="Times New Roman"/>
              <w:lang w:val="en-US"/>
            </w:rPr>
            <w:t xml:space="preserve">medical </w:t>
          </w:r>
          <w:r w:rsidR="00BA206C" w:rsidRPr="00281F59">
            <w:rPr>
              <w:rFonts w:ascii="Times New Roman" w:hAnsi="Times New Roman" w:cs="Times New Roman"/>
              <w:lang w:val="en-US"/>
            </w:rPr>
            <w:t>education</w:t>
          </w:r>
          <w:r w:rsidR="00BA206C">
            <w:rPr>
              <w:rFonts w:ascii="Times New Roman" w:hAnsi="Times New Roman" w:cs="Times New Roman"/>
              <w:lang w:val="en-US"/>
            </w:rPr>
            <w:t xml:space="preserve"> (</w:t>
          </w:r>
          <w:r w:rsidR="00BA206C">
            <w:t>2011-2014</w:t>
          </w:r>
          <w:r w:rsidR="00BA206C">
            <w:rPr>
              <w:rFonts w:ascii="Times New Roman" w:hAnsi="Times New Roman" w:cs="Times New Roman"/>
              <w:lang w:val="en-US"/>
            </w:rPr>
            <w:t>)</w:t>
          </w:r>
          <w:r w:rsidRPr="00281F59">
            <w:rPr>
              <w:rFonts w:ascii="Times New Roman" w:hAnsi="Times New Roman" w:cs="Times New Roman"/>
              <w:lang w:val="en-US"/>
            </w:rPr>
            <w:t>.</w:t>
          </w:r>
        </w:p>
        <w:p w14:paraId="6BB5D24A" w14:textId="77777777" w:rsidR="00AF2EB9" w:rsidRPr="00C16A75" w:rsidRDefault="00AF2EB9" w:rsidP="00AF2EB9">
          <w:pPr>
            <w:rPr>
              <w:rFonts w:ascii="Times New Roman" w:hAnsi="Times New Roman" w:cs="Times New Roman"/>
              <w:lang w:val="en-US"/>
            </w:rPr>
          </w:pPr>
        </w:p>
        <w:p w14:paraId="39514882" w14:textId="77777777" w:rsidR="00AF2EB9" w:rsidRPr="00C16A75" w:rsidRDefault="00AF2EB9" w:rsidP="00AF2EB9">
          <w:pPr>
            <w:rPr>
              <w:rFonts w:ascii="Times New Roman" w:hAnsi="Times New Roman" w:cs="Times New Roman"/>
              <w:lang w:val="en-US"/>
            </w:rPr>
          </w:pPr>
        </w:p>
        <w:p w14:paraId="7E578528" w14:textId="77777777" w:rsidR="00AF2EB9" w:rsidRPr="00C16A75" w:rsidRDefault="00AF2EB9" w:rsidP="00AF2EB9">
          <w:pPr>
            <w:rPr>
              <w:rFonts w:ascii="Times New Roman" w:hAnsi="Times New Roman" w:cs="Times New Roman"/>
              <w:lang w:val="en-US"/>
            </w:rPr>
          </w:pPr>
        </w:p>
        <w:p w14:paraId="7E9C38E0" w14:textId="77777777" w:rsidR="00AF2EB9" w:rsidRPr="00C16A75" w:rsidRDefault="00AF2EB9" w:rsidP="00AF2EB9">
          <w:pPr>
            <w:rPr>
              <w:rFonts w:ascii="Times New Roman" w:hAnsi="Times New Roman" w:cs="Times New Roman"/>
              <w:lang w:val="en-US"/>
            </w:rPr>
          </w:pPr>
        </w:p>
        <w:p w14:paraId="4A3EF890" w14:textId="77777777" w:rsidR="00AF2EB9" w:rsidRPr="00C16A75" w:rsidRDefault="00AF2EB9" w:rsidP="00AF2EB9">
          <w:pPr>
            <w:rPr>
              <w:rFonts w:ascii="Times New Roman" w:hAnsi="Times New Roman" w:cs="Times New Roman"/>
              <w:lang w:val="en-US"/>
            </w:rPr>
          </w:pPr>
        </w:p>
        <w:p w14:paraId="6CD28AA5" w14:textId="77777777" w:rsidR="00AF2EB9" w:rsidRPr="00C16A75" w:rsidRDefault="00AF2EB9" w:rsidP="00AF2EB9">
          <w:pPr>
            <w:rPr>
              <w:rFonts w:ascii="Times New Roman" w:hAnsi="Times New Roman" w:cs="Times New Roman"/>
              <w:lang w:val="en-US"/>
            </w:rPr>
          </w:pPr>
        </w:p>
        <w:p w14:paraId="641DD014" w14:textId="77777777" w:rsidR="00AF2EB9" w:rsidRPr="00C16A75" w:rsidRDefault="00AF2EB9" w:rsidP="00AF2EB9">
          <w:pPr>
            <w:rPr>
              <w:rFonts w:ascii="Times New Roman" w:hAnsi="Times New Roman" w:cs="Times New Roman"/>
              <w:lang w:val="en-US"/>
            </w:rPr>
          </w:pPr>
        </w:p>
        <w:p w14:paraId="66C47E15" w14:textId="77777777" w:rsidR="00AF2EB9" w:rsidRPr="00C16A75" w:rsidRDefault="00AF2EB9" w:rsidP="00AF2EB9">
          <w:pPr>
            <w:rPr>
              <w:rFonts w:ascii="Times New Roman" w:hAnsi="Times New Roman" w:cs="Times New Roman"/>
              <w:lang w:val="en-US"/>
            </w:rPr>
          </w:pPr>
        </w:p>
        <w:p w14:paraId="1B25DE46" w14:textId="77777777" w:rsidR="00AF2EB9" w:rsidRPr="00C16A75" w:rsidRDefault="00AF2EB9" w:rsidP="00AF2EB9">
          <w:pPr>
            <w:rPr>
              <w:rFonts w:ascii="Times New Roman" w:hAnsi="Times New Roman" w:cs="Times New Roman"/>
              <w:lang w:val="en-US"/>
            </w:rPr>
          </w:pPr>
        </w:p>
        <w:p w14:paraId="399444CE" w14:textId="77777777" w:rsidR="00AF2EB9" w:rsidRPr="00C16A75" w:rsidRDefault="00AF2EB9" w:rsidP="00AF2EB9">
          <w:pPr>
            <w:rPr>
              <w:rFonts w:ascii="Times New Roman" w:hAnsi="Times New Roman" w:cs="Times New Roman"/>
              <w:lang w:val="en-US"/>
            </w:rPr>
          </w:pPr>
        </w:p>
        <w:p w14:paraId="08206722" w14:textId="77777777" w:rsidR="00AF2EB9" w:rsidRPr="00C16A75" w:rsidRDefault="00AF2EB9" w:rsidP="00AF2EB9">
          <w:pPr>
            <w:rPr>
              <w:rFonts w:ascii="Times New Roman" w:hAnsi="Times New Roman" w:cs="Times New Roman"/>
              <w:color w:val="1F4E79" w:themeColor="accent1" w:themeShade="80"/>
              <w:lang w:val="en-US"/>
            </w:rPr>
          </w:pPr>
        </w:p>
        <w:p w14:paraId="5E214417"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t>Dedication</w:t>
          </w:r>
        </w:p>
        <w:p w14:paraId="3D3DFDCC"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This thesis is dedicated to Dr. Tom G. Coleman, Professor Emeritus at the University </w:t>
          </w:r>
          <w:proofErr w:type="gramStart"/>
          <w:r w:rsidRPr="00C16A75">
            <w:rPr>
              <w:rFonts w:ascii="Times New Roman" w:hAnsi="Times New Roman" w:cs="Times New Roman"/>
              <w:lang w:val="en-US"/>
            </w:rPr>
            <w:t>of</w:t>
          </w:r>
          <w:proofErr w:type="gramEnd"/>
          <w:r w:rsidRPr="00C16A75">
            <w:rPr>
              <w:rFonts w:ascii="Times New Roman" w:hAnsi="Times New Roman" w:cs="Times New Roman"/>
              <w:lang w:val="en-US"/>
            </w:rPr>
            <w:t xml:space="preserve"> Mississippi Medical Center, whose complex work in the field of integrative physiology at the level of computer simulation was my greatest inspiration, and from whose work I was able to establish my own outlook on integrative physiology formalization.</w:t>
          </w:r>
        </w:p>
        <w:p w14:paraId="0E3E53FA"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br w:type="page"/>
          </w:r>
        </w:p>
        <w:p w14:paraId="58D246C4" w14:textId="77777777" w:rsidR="005D04B9" w:rsidRDefault="005D04B9">
          <w:pPr>
            <w:rPr>
              <w:rStyle w:val="Keywordstitle"/>
              <w:rFonts w:ascii="Times New Roman" w:hAnsi="Times New Roman" w:cs="Times New Roman"/>
              <w:color w:val="1F4E79" w:themeColor="accent1" w:themeShade="80"/>
              <w:lang w:val="cs-CZ"/>
            </w:rPr>
          </w:pPr>
          <w:r>
            <w:rPr>
              <w:rStyle w:val="Keywordstitle"/>
              <w:rFonts w:ascii="Times New Roman" w:hAnsi="Times New Roman" w:cs="Times New Roman"/>
              <w:color w:val="1F4E79" w:themeColor="accent1" w:themeShade="80"/>
              <w:lang w:val="cs-CZ"/>
            </w:rPr>
            <w:lastRenderedPageBreak/>
            <w:br w:type="page"/>
          </w:r>
        </w:p>
        <w:p w14:paraId="217105C3" w14:textId="71863C7C" w:rsidR="00AC73BF" w:rsidRPr="00C16A75" w:rsidRDefault="00AC73BF" w:rsidP="00AC73BF">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Abstract</w:t>
          </w:r>
        </w:p>
        <w:p w14:paraId="1FD3D797" w14:textId="65CCE7D1" w:rsidR="000C6831" w:rsidRPr="00C16A75" w:rsidRDefault="000C6831" w:rsidP="000C6831">
          <w:pPr>
            <w:spacing w:before="240"/>
            <w:rPr>
              <w:rFonts w:ascii="Times New Roman" w:hAnsi="Times New Roman" w:cs="Times New Roman"/>
              <w:iCs/>
              <w:lang w:val="en-US"/>
            </w:rPr>
          </w:pPr>
          <w:r w:rsidRPr="00C16A75">
            <w:rPr>
              <w:rFonts w:ascii="Times New Roman" w:hAnsi="Times New Roman" w:cs="Times New Roman"/>
              <w:iCs/>
              <w:lang w:val="en-US"/>
            </w:rPr>
            <w:t xml:space="preserve">New information technologies bring with them new possibilities for defining and simulating complex physical systems. A huge amount of progress was made in this field with the Modelica language standard, developed by the worldwide nonprofit Modelica Association. Using the Modelica language specification, new chemical, hydraulic, thermal and population components for human physiology were designed for the implementation of the </w:t>
          </w:r>
          <w:r w:rsidR="00AC73BF" w:rsidRPr="00C16A75">
            <w:rPr>
              <w:rFonts w:ascii="Times New Roman" w:hAnsi="Times New Roman" w:cs="Times New Roman"/>
              <w:iCs/>
              <w:lang w:val="en-US"/>
            </w:rPr>
            <w:t>physiological</w:t>
          </w:r>
          <w:r w:rsidRPr="00C16A75">
            <w:rPr>
              <w:rFonts w:ascii="Times New Roman" w:hAnsi="Times New Roman" w:cs="Times New Roman"/>
              <w:iCs/>
              <w:lang w:val="en-US"/>
            </w:rPr>
            <w:t xml:space="preserve"> principles in this thesis</w:t>
          </w:r>
          <w:r w:rsidR="00BA206C">
            <w:rPr>
              <w:rFonts w:ascii="Times New Roman" w:hAnsi="Times New Roman" w:cs="Times New Roman"/>
              <w:iCs/>
              <w:lang w:val="en-US"/>
            </w:rPr>
            <w:t>. These new free Modelica libraries was named PHYSIOLIBRARY and CHEMICAL</w:t>
          </w:r>
          <w:r w:rsidRPr="00C16A75">
            <w:rPr>
              <w:rFonts w:ascii="Times New Roman" w:hAnsi="Times New Roman" w:cs="Times New Roman"/>
              <w:iCs/>
              <w:lang w:val="en-US"/>
            </w:rPr>
            <w:t xml:space="preserve">. Similarly to the electrical circuits already implemented in the Modelica Standard Library, it is also possible to connect these components to the </w:t>
          </w:r>
          <w:r w:rsidR="009C2A87">
            <w:rPr>
              <w:rFonts w:ascii="Times New Roman" w:hAnsi="Times New Roman" w:cs="Times New Roman"/>
              <w:iCs/>
              <w:lang w:val="en-US"/>
            </w:rPr>
            <w:t>diagrams</w:t>
          </w:r>
          <w:r w:rsidRPr="00C16A75">
            <w:rPr>
              <w:rFonts w:ascii="Times New Roman" w:hAnsi="Times New Roman" w:cs="Times New Roman"/>
              <w:iCs/>
              <w:lang w:val="en-US"/>
            </w:rPr>
            <w:t xml:space="preserve"> and, in this way, define more complex components of physiological systems. Using this kind of implementation, this thesis presents an extension and improvement of the HumMod version 1.6 model, developed at the University </w:t>
          </w:r>
          <w:proofErr w:type="gramStart"/>
          <w:r w:rsidRPr="00C16A75">
            <w:rPr>
              <w:rFonts w:ascii="Times New Roman" w:hAnsi="Times New Roman" w:cs="Times New Roman"/>
              <w:iCs/>
              <w:lang w:val="en-US"/>
            </w:rPr>
            <w:t>of</w:t>
          </w:r>
          <w:proofErr w:type="gramEnd"/>
          <w:r w:rsidRPr="00C16A75">
            <w:rPr>
              <w:rFonts w:ascii="Times New Roman" w:hAnsi="Times New Roman" w:cs="Times New Roman"/>
              <w:iCs/>
              <w:lang w:val="en-US"/>
            </w:rPr>
            <w:t xml:space="preserve"> Mississippi Medical Center (Jackson, MS), which has more than 5,000 variables. As a result of the use of graphical </w:t>
          </w:r>
          <w:r w:rsidR="009C2A87">
            <w:rPr>
              <w:rFonts w:ascii="Times New Roman" w:hAnsi="Times New Roman" w:cs="Times New Roman"/>
              <w:iCs/>
              <w:lang w:val="en-US"/>
            </w:rPr>
            <w:t>diagram</w:t>
          </w:r>
          <w:r w:rsidRPr="00C16A75">
            <w:rPr>
              <w:rFonts w:ascii="Times New Roman" w:hAnsi="Times New Roman" w:cs="Times New Roman"/>
              <w:iCs/>
              <w:lang w:val="en-US"/>
            </w:rPr>
            <w:t xml:space="preserve">s, our implementation is more expandable and more modifiable at each point. The precise rules of connections lead to fewer implementation errors. In addition, the visual verification of the model is achieved, because the physiological connections of </w:t>
          </w:r>
          <w:r w:rsidR="009C2A87">
            <w:rPr>
              <w:rFonts w:ascii="Times New Roman" w:hAnsi="Times New Roman" w:cs="Times New Roman"/>
              <w:iCs/>
              <w:lang w:val="en-US"/>
            </w:rPr>
            <w:t>diagrams</w:t>
          </w:r>
          <w:r w:rsidRPr="00C16A75">
            <w:rPr>
              <w:rFonts w:ascii="Times New Roman" w:hAnsi="Times New Roman" w:cs="Times New Roman"/>
              <w:iCs/>
              <w:lang w:val="en-US"/>
            </w:rPr>
            <w:t xml:space="preserve"> are self-describing, which allows them to be directly examined and presented in the form in which they are implemented. </w:t>
          </w:r>
        </w:p>
        <w:p w14:paraId="1D027853" w14:textId="77777777" w:rsidR="000C6831" w:rsidRPr="00C16A75" w:rsidRDefault="000C6831" w:rsidP="000C6831">
          <w:pPr>
            <w:rPr>
              <w:rFonts w:ascii="Times New Roman" w:hAnsi="Times New Roman" w:cs="Times New Roman"/>
              <w:iCs/>
              <w:lang w:val="en-US"/>
            </w:rPr>
          </w:pPr>
          <w:r w:rsidRPr="00C16A75">
            <w:rPr>
              <w:rFonts w:ascii="Times New Roman" w:hAnsi="Times New Roman" w:cs="Times New Roman"/>
              <w:iCs/>
              <w:lang w:val="en-US"/>
            </w:rPr>
            <w:t>A new acid-base model for blood gas transport was here designed and integrated. This extension of HumMod 1.6 was more appropriate for describing the status of blood during oxygen and carbon dioxide transport, even during respiratory or metabolic acid-base disorders. The presented theory of multiple ligands binding to hemoglobin A is used to describe the equilibrium of oxygenation, carboxylation and oxygen-linked (de)protonation. This integrative approach not only shifts the oxygen-hemoglobin dissociation curve, it can also be used to calculate the carbon dioxide saturation and changes of linked protonation, which are significant for maintaining the pH of blood during blood gas exchange.</w:t>
          </w:r>
        </w:p>
        <w:p w14:paraId="02CED209" w14:textId="021B3ABE" w:rsidR="000C6831" w:rsidRPr="00C16A75" w:rsidRDefault="000C6831" w:rsidP="000C6831">
          <w:pPr>
            <w:jc w:val="both"/>
            <w:rPr>
              <w:rFonts w:ascii="Times New Roman" w:hAnsi="Times New Roman"/>
              <w:iCs/>
              <w:lang w:val="en-US"/>
            </w:rPr>
          </w:pPr>
          <w:r w:rsidRPr="00C16A75">
            <w:rPr>
              <w:rFonts w:ascii="Times New Roman" w:hAnsi="Times New Roman" w:cs="Times New Roman"/>
              <w:iCs/>
              <w:lang w:val="en-US"/>
            </w:rPr>
            <w:t xml:space="preserve"> As a language for this complex physiological integrations, Modelica can be </w:t>
          </w:r>
          <w:r w:rsidRPr="00C16A75">
            <w:rPr>
              <w:rFonts w:ascii="Times New Roman" w:hAnsi="Times New Roman"/>
              <w:iCs/>
              <w:lang w:val="en-US"/>
            </w:rPr>
            <w:t xml:space="preserve">used—with new </w:t>
          </w:r>
          <w:r w:rsidR="00CA42CB">
            <w:rPr>
              <w:rFonts w:ascii="Times New Roman" w:hAnsi="Times New Roman"/>
              <w:iCs/>
              <w:lang w:val="en-US"/>
            </w:rPr>
            <w:t>p</w:t>
          </w:r>
          <w:r w:rsidRPr="00C16A75">
            <w:rPr>
              <w:rFonts w:ascii="Times New Roman" w:hAnsi="Times New Roman"/>
              <w:iCs/>
              <w:lang w:val="en-US"/>
            </w:rPr>
            <w:t>roposed physiological libraries behind it—thanks to the already established commercial and noncommercial support.</w:t>
          </w:r>
        </w:p>
        <w:p w14:paraId="5A8FA9FC" w14:textId="77777777" w:rsidR="005D04B9" w:rsidRPr="009F2270" w:rsidRDefault="00AC73BF" w:rsidP="005D04B9">
          <w:pPr>
            <w:rPr>
              <w:rStyle w:val="Keywordstitle"/>
              <w:rFonts w:ascii="Times New Roman" w:hAnsi="Times New Roman" w:cs="Times New Roman"/>
              <w:color w:val="1F4E79" w:themeColor="accent1" w:themeShade="80"/>
              <w:lang w:val="cs-CZ"/>
            </w:rPr>
          </w:pPr>
          <w:r w:rsidRPr="00C16A75">
            <w:rPr>
              <w:rFonts w:ascii="Times New Roman" w:hAnsi="Times New Roman" w:cs="Times New Roman"/>
              <w:lang w:val="en-US"/>
            </w:rPr>
            <w:br w:type="page"/>
          </w:r>
          <w:r w:rsidR="005D04B9" w:rsidRPr="009F2270">
            <w:rPr>
              <w:rStyle w:val="Keywordstitle"/>
              <w:rFonts w:ascii="Times New Roman" w:hAnsi="Times New Roman" w:cs="Times New Roman"/>
              <w:color w:val="1F4E79" w:themeColor="accent1" w:themeShade="80"/>
              <w:lang w:val="cs-CZ"/>
            </w:rPr>
            <w:lastRenderedPageBreak/>
            <w:t>Abstrakt</w:t>
          </w:r>
        </w:p>
        <w:p w14:paraId="54792108" w14:textId="49645078" w:rsidR="005D04B9" w:rsidRPr="009F2270" w:rsidRDefault="005D04B9" w:rsidP="005D04B9">
          <w:pPr>
            <w:spacing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Nové informační technologie přinášejí možnosti jak exaktně popsat a simulovat komplexní fyzikální systémy. Pokrok v tomto směru umožnila standardizace jazyka Modelica neziskovou celosvětovou asociací firem, univerzit a jednotlivců Modelica Association. Standard jazyka umožnil v této disertaci vytvořit chemické, hydraulické, tepelné a populační komponenty pro základní principy fyziologie člověka.</w:t>
          </w:r>
          <w:r w:rsidR="00BA206C" w:rsidRPr="009F2270">
            <w:rPr>
              <w:rFonts w:ascii="Times New Roman" w:eastAsia="Times New Roman" w:hAnsi="Times New Roman" w:cs="Times New Roman"/>
              <w:lang w:eastAsia="cs-CZ"/>
            </w:rPr>
            <w:t xml:space="preserve"> Tyto nové Modelikové knihovny byly nazvány</w:t>
          </w:r>
          <w:r w:rsidRPr="009F2270">
            <w:rPr>
              <w:rFonts w:ascii="Times New Roman" w:eastAsia="Times New Roman" w:hAnsi="Times New Roman" w:cs="Times New Roman"/>
              <w:lang w:eastAsia="cs-CZ"/>
            </w:rPr>
            <w:t xml:space="preserve"> </w:t>
          </w:r>
          <w:r w:rsidR="00BA206C" w:rsidRPr="009F2270">
            <w:rPr>
              <w:rFonts w:ascii="Times New Roman" w:eastAsia="Times New Roman" w:hAnsi="Times New Roman" w:cs="Times New Roman"/>
              <w:lang w:eastAsia="cs-CZ"/>
            </w:rPr>
            <w:t>PHYSIOLIBRARY a CHEMICAL. Jejich</w:t>
          </w:r>
          <w:r w:rsidRPr="009F2270">
            <w:rPr>
              <w:rFonts w:ascii="Times New Roman" w:eastAsia="Times New Roman" w:hAnsi="Times New Roman" w:cs="Times New Roman"/>
              <w:lang w:eastAsia="cs-CZ"/>
            </w:rPr>
            <w:t xml:space="preserve"> základní komponenty je možné v Modelice graficky propojovat a tak vytvářet komplexnější komponenty fyziologických systémů, obdobně jako se v Modelice vytvářejí modely elektronických obvodů ze základních prvků elektronických komponent. Disertace ukazuje, jak lze obdobným způsobem vytvořit i tak komplexní modely jakým je model integrativní fyziologie člověka HumMod 1.6 který má více než 5000 proměnných. A nejen to, tyto modely je potom možné velmi intuitivně modifikovat a rozšiřovat. Disertační práce tak model amerických autorů HumMod 1.6 (www.hummod.org) nejen implementovala, ale i rozšířila o vlastnosti krve a hemoglobinu, které původní model neměl. Při reimplementaci modelu bylo odhaleno (a americkým autorům reportováno) 30 logických, matematických a fyziologických chyb, na které se při důkladné analýze modelu narazilo.</w:t>
          </w:r>
        </w:p>
        <w:p w14:paraId="45F50CBE"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Byl vytvořen a integrován nový model acidobazické rovnováhy a transportu krevních plynů. Toto rozšíření modelu HumMod mnohem věrohodněji popisuje stav acidobazické rovnováhy krve a přenosu krevních plynů i v respiračních a metabolických acidobazických poruchách. Díky integračnímu přístupu byl také navržen nový pohled na přenos krevních plynů pomocí hemoglobinu A. Tento integrační model dokáže popsat nejen disociační křivku hemoglobinu pro kyslík, ale i pro oxid uhličitý a dokonce i pro kyslíkem propojené vodíkové ionty, které se významně podílejí na udržování pH v krve při výměně krevních plynů.</w:t>
          </w:r>
        </w:p>
        <w:p w14:paraId="64F6B0E2"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 xml:space="preserve"> Prakticky i teoreticky pomocí exaktních definic je v práci ukázáno, že integrace nových poznatků do jednoho komplexního modelu lidské fyziologie je možná a přínosná. Jeho jazykem by mohla být právě Modelica s novými, prací vytvořenými, knihovnami fyziologických komponent díky podpoře velkého množství komerčních i nekomerčních nástrojů.</w:t>
          </w:r>
        </w:p>
        <w:p w14:paraId="66ECC277" w14:textId="77777777" w:rsidR="005D04B9" w:rsidRPr="009F2270" w:rsidRDefault="005D04B9" w:rsidP="005D04B9">
          <w:pPr>
            <w:rPr>
              <w:rFonts w:ascii="Times New Roman" w:eastAsia="Times New Roman" w:hAnsi="Times New Roman" w:cs="Times New Roman"/>
              <w:lang w:eastAsia="cs-CZ"/>
            </w:rPr>
          </w:pPr>
          <w:r w:rsidRPr="009F2270">
            <w:rPr>
              <w:rFonts w:ascii="Times New Roman" w:eastAsia="Times New Roman" w:hAnsi="Times New Roman" w:cs="Times New Roman"/>
              <w:lang w:eastAsia="cs-CZ"/>
            </w:rPr>
            <w:br w:type="page"/>
          </w:r>
        </w:p>
        <w:p w14:paraId="0E22F450" w14:textId="58051BA7" w:rsidR="00C05123" w:rsidRPr="00C16A75" w:rsidRDefault="000173C7">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Abbreviations</w:t>
          </w:r>
        </w:p>
        <w:tbl>
          <w:tblPr>
            <w:tblStyle w:val="Tabulkaseznamu3zvraznn3"/>
            <w:tblW w:w="8784" w:type="dxa"/>
            <w:tblLayout w:type="fixed"/>
            <w:tblLook w:val="04A0" w:firstRow="1" w:lastRow="0" w:firstColumn="1" w:lastColumn="0" w:noHBand="0" w:noVBand="1"/>
          </w:tblPr>
          <w:tblGrid>
            <w:gridCol w:w="1129"/>
            <w:gridCol w:w="6096"/>
            <w:gridCol w:w="1559"/>
          </w:tblGrid>
          <w:tr w:rsidR="000173C7" w:rsidRPr="00C16A75" w14:paraId="0DB3E0F5" w14:textId="77777777" w:rsidTr="000173C7">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129" w:type="dxa"/>
                <w:vAlign w:val="center"/>
              </w:tcPr>
              <w:p w14:paraId="7A3B4E97" w14:textId="77777777" w:rsidR="000173C7" w:rsidRPr="00C16A75" w:rsidRDefault="000173C7" w:rsidP="000173C7">
                <w:pPr>
                  <w:keepNext/>
                  <w:jc w:val="both"/>
                  <w:rPr>
                    <w:rFonts w:ascii="Times New Roman" w:hAnsi="Times New Roman" w:cs="Times New Roman"/>
                    <w:lang w:val="en-US"/>
                  </w:rPr>
                </w:pPr>
                <w:r w:rsidRPr="00C16A75">
                  <w:rPr>
                    <w:rFonts w:ascii="Times New Roman" w:hAnsi="Times New Roman" w:cs="Times New Roman"/>
                    <w:lang w:val="en-US"/>
                  </w:rPr>
                  <w:t>Variable</w:t>
                </w:r>
              </w:p>
            </w:tc>
            <w:tc>
              <w:tcPr>
                <w:tcW w:w="6096" w:type="dxa"/>
                <w:vAlign w:val="center"/>
              </w:tcPr>
              <w:p w14:paraId="5042ED2B"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quantity</w:t>
                </w:r>
              </w:p>
            </w:tc>
            <w:tc>
              <w:tcPr>
                <w:tcW w:w="1559" w:type="dxa"/>
                <w:vAlign w:val="center"/>
              </w:tcPr>
              <w:p w14:paraId="32915D45"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unit</w:t>
                </w:r>
              </w:p>
            </w:tc>
          </w:tr>
          <w:tr w:rsidR="000173C7" w:rsidRPr="00C16A75" w14:paraId="0B97873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8C9D605"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a</m:t>
                    </m:r>
                  </m:oMath>
                </m:oMathPara>
              </w:p>
            </w:tc>
            <w:tc>
              <w:tcPr>
                <w:tcW w:w="6096" w:type="dxa"/>
              </w:tcPr>
              <w:p w14:paraId="02244E71"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based activity of the substance</w:t>
                </w:r>
              </w:p>
            </w:tc>
            <w:tc>
              <w:tcPr>
                <w:tcW w:w="1559" w:type="dxa"/>
              </w:tcPr>
              <w:p w14:paraId="45E2099C"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0173C7" w:rsidRPr="00C16A75" w14:paraId="246BF2E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2BBFF2"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b</m:t>
                    </m:r>
                  </m:oMath>
                </m:oMathPara>
              </w:p>
            </w:tc>
            <w:tc>
              <w:tcPr>
                <w:tcW w:w="6096" w:type="dxa"/>
              </w:tcPr>
              <w:p w14:paraId="5C6F74C3"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Molality of the substance</w:t>
                </w:r>
              </w:p>
            </w:tc>
            <w:tc>
              <w:tcPr>
                <w:tcW w:w="1559" w:type="dxa"/>
              </w:tcPr>
              <w:p w14:paraId="3ADF527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mol.kg</w:t>
                </w:r>
                <w:r w:rsidRPr="00C16A75">
                  <w:rPr>
                    <w:rFonts w:ascii="Times New Roman" w:hAnsi="Times New Roman" w:cs="Times New Roman"/>
                    <w:vertAlign w:val="superscript"/>
                    <w:lang w:val="en-US"/>
                  </w:rPr>
                  <w:noBreakHyphen/>
                  <w:t>1</w:t>
                </w:r>
              </w:p>
            </w:tc>
          </w:tr>
          <w:tr w:rsidR="000173C7" w:rsidRPr="00C16A75" w14:paraId="0EA0526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5266ED"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60437839"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Molarity of the substance</w:t>
                </w:r>
              </w:p>
            </w:tc>
            <w:tc>
              <w:tcPr>
                <w:tcW w:w="1559" w:type="dxa"/>
              </w:tcPr>
              <w:p w14:paraId="176812A7"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w:t>
                </w:r>
                <w:r w:rsidRPr="00C16A75">
                  <w:rPr>
                    <w:rFonts w:ascii="Times New Roman" w:hAnsi="Times New Roman" w:cs="Times New Roman"/>
                    <w:vertAlign w:val="superscript"/>
                    <w:lang w:val="en-US"/>
                  </w:rPr>
                  <w:noBreakHyphen/>
                  <w:t>3</w:t>
                </w:r>
              </w:p>
            </w:tc>
          </w:tr>
          <w:tr w:rsidR="000173C7" w:rsidRPr="00C16A75" w14:paraId="0716AC0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785388B"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0CD6F627"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compliance of space with elastic walls</w:t>
                </w:r>
              </w:p>
            </w:tc>
            <w:tc>
              <w:tcPr>
                <w:tcW w:w="1559" w:type="dxa"/>
              </w:tcPr>
              <w:p w14:paraId="2DADFED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w:t>
                </w:r>
                <w:r w:rsidRPr="00C16A75">
                  <w:rPr>
                    <w:rFonts w:ascii="Times New Roman" w:hAnsi="Times New Roman" w:cs="Times New Roman"/>
                    <w:vertAlign w:val="superscript"/>
                    <w:lang w:val="en-US"/>
                  </w:rPr>
                  <w:noBreakHyphen/>
                  <w:t>1</w:t>
                </w:r>
              </w:p>
            </w:tc>
          </w:tr>
          <w:tr w:rsidR="000173C7" w:rsidRPr="00C16A75" w14:paraId="1B246549"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BD1DF7C" w14:textId="77777777" w:rsidR="000173C7" w:rsidRPr="00C16A75" w:rsidRDefault="002C7EC8" w:rsidP="000173C7">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0D775D36"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molar heat capacity at constant pressure</w:t>
                </w:r>
              </w:p>
            </w:tc>
            <w:tc>
              <w:tcPr>
                <w:tcW w:w="1559" w:type="dxa"/>
              </w:tcPr>
              <w:p w14:paraId="373F86D5"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05434A81"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408FBB6" w14:textId="7276D5DE" w:rsidR="00175BA5" w:rsidRPr="00C16A75" w:rsidRDefault="002C7EC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57AD4C08" w14:textId="18BFECC5"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heat capacity per mass at constant pressure</w:t>
                </w:r>
              </w:p>
            </w:tc>
            <w:tc>
              <w:tcPr>
                <w:tcW w:w="1559" w:type="dxa"/>
              </w:tcPr>
              <w:p w14:paraId="2E4AC3B9" w14:textId="30F6932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.kg</w:t>
                </w:r>
                <w:r w:rsidRPr="00C16A75">
                  <w:rPr>
                    <w:rFonts w:ascii="Times New Roman" w:hAnsi="Times New Roman" w:cs="Times New Roman"/>
                    <w:vertAlign w:val="superscript"/>
                    <w:lang w:val="en-US"/>
                  </w:rPr>
                  <w:noBreakHyphen/>
                  <w:t>1</w:t>
                </w:r>
              </w:p>
            </w:tc>
          </w:tr>
          <w:tr w:rsidR="00175BA5" w:rsidRPr="00C16A75" w14:paraId="65956CE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E4E551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D</m:t>
                    </m:r>
                  </m:oMath>
                </m:oMathPara>
              </w:p>
            </w:tc>
            <w:tc>
              <w:tcPr>
                <w:tcW w:w="6096" w:type="dxa"/>
              </w:tcPr>
              <w:p w14:paraId="7E226C2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Donnan’s equilibrium ratio of monovalent ion</w:t>
                </w:r>
              </w:p>
            </w:tc>
            <w:tc>
              <w:tcPr>
                <w:tcW w:w="1559" w:type="dxa"/>
              </w:tcPr>
              <w:p w14:paraId="099CF5F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6932F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080E2F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G</m:t>
                    </m:r>
                  </m:oMath>
                </m:oMathPara>
              </w:p>
            </w:tc>
            <w:tc>
              <w:tcPr>
                <w:tcW w:w="6096" w:type="dxa"/>
              </w:tcPr>
              <w:p w14:paraId="5B90FFC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Gibbs energy</w:t>
                </w:r>
              </w:p>
            </w:tc>
            <w:tc>
              <w:tcPr>
                <w:tcW w:w="1559" w:type="dxa"/>
              </w:tcPr>
              <w:p w14:paraId="64B0E5B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294129C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5CC67" w14:textId="77777777" w:rsidR="00175BA5" w:rsidRPr="00C16A75" w:rsidRDefault="002C7EC8" w:rsidP="00175BA5">
                <w:pPr>
                  <w:keepNext/>
                  <w:jc w:val="both"/>
                  <w:rPr>
                    <w:rFonts w:ascii="Times New Roman" w:eastAsia="Times New Roman" w:hAnsi="Times New Roman" w:cs="Times New Roman"/>
                    <w:b w:val="0"/>
                    <w:bCs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p>
                        <m:r>
                          <m:rPr>
                            <m:sty m:val="bi"/>
                          </m:rPr>
                          <w:rPr>
                            <w:rFonts w:ascii="Cambria Math" w:hAnsi="Cambria Math" w:cs="Times New Roman"/>
                            <w:lang w:val="en-US"/>
                          </w:rPr>
                          <m:t>o</m:t>
                        </m:r>
                      </m:sup>
                    </m:sSup>
                  </m:oMath>
                </m:oMathPara>
              </w:p>
            </w:tc>
            <w:tc>
              <w:tcPr>
                <w:tcW w:w="6096" w:type="dxa"/>
              </w:tcPr>
              <w:p w14:paraId="040F8A20" w14:textId="2B569CC5"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Free Gibbs energy of formation of the substance at 25°C, 1bar</w:t>
                </w:r>
              </w:p>
            </w:tc>
            <w:tc>
              <w:tcPr>
                <w:tcW w:w="1559" w:type="dxa"/>
              </w:tcPr>
              <w:p w14:paraId="6332A71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B2B1A9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3EC538B"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C4DC15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Vertical height between two points</w:t>
                </w:r>
              </w:p>
            </w:tc>
            <w:tc>
              <w:tcPr>
                <w:tcW w:w="1559" w:type="dxa"/>
              </w:tcPr>
              <w:p w14:paraId="2DFE987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p>
            </w:tc>
          </w:tr>
          <w:tr w:rsidR="00175BA5" w:rsidRPr="00C16A75" w14:paraId="6BCC546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FA7F02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48B4746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Heat energy</w:t>
                </w:r>
              </w:p>
            </w:tc>
            <w:tc>
              <w:tcPr>
                <w:tcW w:w="1559" w:type="dxa"/>
              </w:tcPr>
              <w:p w14:paraId="4DE1D59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4AD9025C"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8CEDCF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300D39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heat energy; heat flow</w:t>
                </w:r>
              </w:p>
            </w:tc>
            <w:tc>
              <w:tcPr>
                <w:tcW w:w="1559" w:type="dxa"/>
              </w:tcPr>
              <w:p w14:paraId="61C12C9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J.s</w:t>
                </w:r>
                <w:r w:rsidRPr="00C16A75">
                  <w:rPr>
                    <w:rFonts w:ascii="Times New Roman" w:hAnsi="Times New Roman" w:cs="Times New Roman"/>
                    <w:vertAlign w:val="superscript"/>
                    <w:lang w:val="en-US"/>
                  </w:rPr>
                  <w:noBreakHyphen/>
                  <w:t>1</w:t>
                </w:r>
              </w:p>
            </w:tc>
          </w:tr>
          <w:tr w:rsidR="00175BA5" w:rsidRPr="00C16A75" w14:paraId="752F12D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23C6B47" w14:textId="77777777" w:rsidR="00175BA5" w:rsidRPr="00C16A75" w:rsidRDefault="002C7EC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m:t>
                        </m:r>
                      </m:sub>
                    </m:sSub>
                  </m:oMath>
                </m:oMathPara>
              </w:p>
            </w:tc>
            <w:tc>
              <w:tcPr>
                <w:tcW w:w="6096" w:type="dxa"/>
              </w:tcPr>
              <w:p w14:paraId="62EC2C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enthalpy of the substance</w:t>
                </w:r>
              </w:p>
            </w:tc>
            <w:tc>
              <w:tcPr>
                <w:tcW w:w="1559" w:type="dxa"/>
              </w:tcPr>
              <w:p w14:paraId="1980970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3BC781B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9F231B3" w14:textId="77777777" w:rsidR="00175BA5" w:rsidRPr="00C16A75" w:rsidRDefault="002C7EC8" w:rsidP="00175BA5">
                <w:pPr>
                  <w:keepNext/>
                  <w:jc w:val="both"/>
                  <w:rPr>
                    <w:rFonts w:ascii="Times New Roman" w:hAnsi="Times New Roman" w:cs="Times New Roman"/>
                    <w:b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p>
                        <m:r>
                          <m:rPr>
                            <m:sty m:val="bi"/>
                          </m:rPr>
                          <w:rPr>
                            <w:rFonts w:ascii="Cambria Math" w:hAnsi="Cambria Math" w:cs="Times New Roman"/>
                            <w:lang w:val="en-US"/>
                          </w:rPr>
                          <m:t>o</m:t>
                        </m:r>
                      </m:sup>
                    </m:sSup>
                  </m:oMath>
                </m:oMathPara>
              </w:p>
            </w:tc>
            <w:tc>
              <w:tcPr>
                <w:tcW w:w="6096" w:type="dxa"/>
              </w:tcPr>
              <w:p w14:paraId="4B695C0B" w14:textId="4478FA83"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Free molar enthalpy of formation of the substance at 25°C, 1bar</w:t>
                </w:r>
              </w:p>
            </w:tc>
            <w:tc>
              <w:tcPr>
                <w:tcW w:w="1559" w:type="dxa"/>
              </w:tcPr>
              <w:p w14:paraId="23FCFEC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2FD3C57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8DC06B2" w14:textId="710E0DE8" w:rsidR="00175BA5" w:rsidRPr="00C16A75" w:rsidRDefault="002C7EC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vap</m:t>
                        </m:r>
                      </m:sub>
                    </m:sSub>
                    <m:r>
                      <m:rPr>
                        <m:sty m:val="bi"/>
                      </m:rPr>
                      <w:rPr>
                        <w:rFonts w:ascii="Cambria Math" w:hAnsi="Cambria Math" w:cs="Times New Roman"/>
                        <w:lang w:val="en-US"/>
                      </w:rPr>
                      <m:t>H</m:t>
                    </m:r>
                  </m:oMath>
                </m:oMathPara>
              </w:p>
            </w:tc>
            <w:tc>
              <w:tcPr>
                <w:tcW w:w="6096" w:type="dxa"/>
              </w:tcPr>
              <w:p w14:paraId="5BF9BC85" w14:textId="67E77CB8"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of vaporization</w:t>
                </w:r>
              </w:p>
            </w:tc>
            <w:tc>
              <w:tcPr>
                <w:tcW w:w="1559" w:type="dxa"/>
              </w:tcPr>
              <w:p w14:paraId="16C21CB3" w14:textId="4C1F1EB4"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A3A715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FC75C3C" w14:textId="77777777" w:rsidR="00175BA5" w:rsidRPr="00C16A75" w:rsidRDefault="002C7EC8" w:rsidP="00175BA5">
                <w:pPr>
                  <w:keepNext/>
                  <w:jc w:val="both"/>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lang w:val="en-US"/>
                          </w:rPr>
                        </m:ctrlPr>
                      </m:sSubPr>
                      <m:e>
                        <m:r>
                          <m:rPr>
                            <m:sty m:val="bi"/>
                          </m:rPr>
                          <w:rPr>
                            <w:rFonts w:ascii="Cambria Math" w:eastAsia="Times New Roman" w:hAnsi="Cambria Math" w:cs="Times New Roman"/>
                            <w:lang w:val="en-US"/>
                          </w:rPr>
                          <m:t>k</m:t>
                        </m:r>
                      </m:e>
                      <m:sub>
                        <m:r>
                          <m:rPr>
                            <m:sty m:val="bi"/>
                          </m:rPr>
                          <w:rPr>
                            <w:rFonts w:ascii="Cambria Math" w:eastAsia="Times New Roman" w:hAnsi="Cambria Math" w:cs="Times New Roman"/>
                            <w:lang w:val="en-US"/>
                          </w:rPr>
                          <m:t>H</m:t>
                        </m:r>
                      </m:sub>
                    </m:sSub>
                  </m:oMath>
                </m:oMathPara>
              </w:p>
            </w:tc>
            <w:tc>
              <w:tcPr>
                <w:tcW w:w="6096" w:type="dxa"/>
              </w:tcPr>
              <w:p w14:paraId="4E2A4A1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Henry’s law coefficient as liquid to gas ratio </w:t>
                </w:r>
              </w:p>
            </w:tc>
            <w:tc>
              <w:tcPr>
                <w:tcW w:w="1559" w:type="dxa"/>
              </w:tcPr>
              <w:p w14:paraId="4768CAD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DF5E35A"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1A411D" w14:textId="77777777" w:rsidR="00175BA5" w:rsidRPr="00C16A75" w:rsidRDefault="002C7EC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oMath>
                </m:oMathPara>
              </w:p>
            </w:tc>
            <w:tc>
              <w:tcPr>
                <w:tcW w:w="6096" w:type="dxa"/>
              </w:tcPr>
              <w:p w14:paraId="3D40C5B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Kinetics coefficient of chemical process</w:t>
                </w:r>
              </w:p>
            </w:tc>
            <w:tc>
              <w:tcPr>
                <w:tcW w:w="1559" w:type="dxa"/>
              </w:tcPr>
              <w:p w14:paraId="78ED983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r w:rsidRPr="00C16A75">
                  <w:rPr>
                    <w:rFonts w:ascii="Times New Roman" w:hAnsi="Times New Roman" w:cs="Times New Roman"/>
                    <w:vertAlign w:val="superscript"/>
                    <w:lang w:val="en-US"/>
                  </w:rPr>
                  <w:t>2</w:t>
                </w:r>
                <w:r w:rsidRPr="00C16A75">
                  <w:rPr>
                    <w:rFonts w:ascii="Times New Roman" w:hAnsi="Times New Roman" w:cs="Times New Roman"/>
                    <w:lang w:val="en-US"/>
                  </w:rPr>
                  <w:t>.J</w:t>
                </w:r>
                <w:r w:rsidRPr="00C16A75">
                  <w:rPr>
                    <w:rFonts w:ascii="Times New Roman" w:hAnsi="Times New Roman" w:cs="Times New Roman"/>
                    <w:vertAlign w:val="superscript"/>
                    <w:lang w:val="en-US"/>
                  </w:rPr>
                  <w:t>-1</w:t>
                </w:r>
                <w:r w:rsidRPr="00C16A75">
                  <w:rPr>
                    <w:rFonts w:ascii="Times New Roman" w:hAnsi="Times New Roman" w:cs="Times New Roman"/>
                    <w:lang w:val="en-US"/>
                  </w:rPr>
                  <w:t>.s</w:t>
                </w:r>
                <w:r w:rsidRPr="00C16A75">
                  <w:rPr>
                    <w:rFonts w:ascii="Times New Roman" w:hAnsi="Times New Roman" w:cs="Times New Roman"/>
                    <w:vertAlign w:val="superscript"/>
                    <w:lang w:val="en-US"/>
                  </w:rPr>
                  <w:t>-1</w:t>
                </w:r>
              </w:p>
            </w:tc>
          </w:tr>
          <w:tr w:rsidR="00175BA5" w:rsidRPr="00C16A75" w14:paraId="07163484"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D1FDE5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K</m:t>
                    </m:r>
                  </m:oMath>
                </m:oMathPara>
              </w:p>
            </w:tc>
            <w:tc>
              <w:tcPr>
                <w:tcW w:w="6096" w:type="dxa"/>
              </w:tcPr>
              <w:p w14:paraId="7AA0B57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Dissociation coefficient of the chemical reaction</w:t>
                </w:r>
              </w:p>
            </w:tc>
            <w:tc>
              <w:tcPr>
                <w:tcW w:w="1559" w:type="dxa"/>
              </w:tcPr>
              <w:p w14:paraId="025EBA1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94AD79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9E960DA"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L</m:t>
                    </m:r>
                  </m:oMath>
                </m:oMathPara>
              </w:p>
            </w:tc>
            <w:tc>
              <w:tcPr>
                <w:tcW w:w="6096" w:type="dxa"/>
              </w:tcPr>
              <w:p w14:paraId="0935852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inertia</w:t>
                </w:r>
              </w:p>
            </w:tc>
            <w:tc>
              <w:tcPr>
                <w:tcW w:w="1559" w:type="dxa"/>
              </w:tcPr>
              <w:p w14:paraId="6542A89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Pa.s</w:t>
                </w:r>
                <w:r w:rsidRPr="00C16A75">
                  <w:rPr>
                    <w:rFonts w:ascii="Times New Roman" w:hAnsi="Times New Roman" w:cs="Times New Roman"/>
                    <w:vertAlign w:val="superscript"/>
                    <w:lang w:val="en-US"/>
                  </w:rPr>
                  <w:t>2</w:t>
                </w:r>
                <w:r w:rsidRPr="00C16A75">
                  <w:rPr>
                    <w:rFonts w:ascii="Times New Roman" w:hAnsi="Times New Roman" w:cs="Times New Roman"/>
                    <w:lang w:val="en-US"/>
                  </w:rPr>
                  <w:t>.m</w:t>
                </w:r>
                <w:r w:rsidRPr="00C16A75">
                  <w:rPr>
                    <w:rFonts w:ascii="Times New Roman" w:hAnsi="Times New Roman" w:cs="Times New Roman"/>
                    <w:vertAlign w:val="superscript"/>
                    <w:lang w:val="en-US"/>
                  </w:rPr>
                  <w:noBreakHyphen/>
                  <w:t>3</w:t>
                </w:r>
              </w:p>
            </w:tc>
          </w:tr>
          <w:tr w:rsidR="00175BA5" w:rsidRPr="00C16A75" w14:paraId="25D7CD2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73D85C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6E433AC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Mass</w:t>
                </w:r>
              </w:p>
            </w:tc>
            <w:tc>
              <w:tcPr>
                <w:tcW w:w="1559" w:type="dxa"/>
              </w:tcPr>
              <w:p w14:paraId="2431CED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p>
            </w:tc>
          </w:tr>
          <w:tr w:rsidR="00175BA5" w:rsidRPr="00C16A75" w14:paraId="3BD506A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E6A8A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45E1448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mass; mass flow</w:t>
                </w:r>
              </w:p>
            </w:tc>
            <w:tc>
              <w:tcPr>
                <w:tcW w:w="1559" w:type="dxa"/>
              </w:tcPr>
              <w:p w14:paraId="6E0E761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kg.s</w:t>
                </w:r>
                <w:r w:rsidRPr="00C16A75">
                  <w:rPr>
                    <w:rFonts w:ascii="Times New Roman" w:hAnsi="Times New Roman" w:cs="Times New Roman"/>
                    <w:vertAlign w:val="superscript"/>
                    <w:lang w:val="en-US"/>
                  </w:rPr>
                  <w:t>-1</w:t>
                </w:r>
              </w:p>
            </w:tc>
          </w:tr>
          <w:tr w:rsidR="00175BA5" w:rsidRPr="00C16A75" w14:paraId="0A136AE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6E0F35" w14:textId="15BE7101" w:rsidR="00175BA5" w:rsidRPr="00C16A75" w:rsidRDefault="002C7EC8" w:rsidP="00175BA5">
                <w:pPr>
                  <w:keepNext/>
                  <w:jc w:val="both"/>
                  <w:rPr>
                    <w:rFonts w:ascii="Times New Roman" w:hAnsi="Times New Roman" w:cs="Times New Roman"/>
                    <w:b w:val="0"/>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A</m:t>
                        </m:r>
                      </m:sub>
                    </m:sSub>
                  </m:oMath>
                </m:oMathPara>
              </w:p>
            </w:tc>
            <w:tc>
              <w:tcPr>
                <w:tcW w:w="6096" w:type="dxa"/>
              </w:tcPr>
              <w:p w14:paraId="774A67D3" w14:textId="4601F65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mass of the substance</w:t>
                </w:r>
                <w:r w:rsidR="0027184D" w:rsidRPr="00C16A75">
                  <w:rPr>
                    <w:rFonts w:ascii="Times New Roman" w:hAnsi="Times New Roman" w:cs="Times New Roman"/>
                    <w:lang w:val="en-US"/>
                  </w:rPr>
                  <w:t xml:space="preserve"> A</w:t>
                </w:r>
              </w:p>
            </w:tc>
            <w:tc>
              <w:tcPr>
                <w:tcW w:w="1559" w:type="dxa"/>
              </w:tcPr>
              <w:p w14:paraId="7C7E085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5D11D631"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5F892F5"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eastAsia="Times New Roman" w:hAnsi="Cambria Math" w:cs="Times New Roman"/>
                        <w:szCs w:val="24"/>
                        <w:lang w:val="en-US"/>
                      </w:rPr>
                      <m:t>n</m:t>
                    </m:r>
                  </m:oMath>
                </m:oMathPara>
              </w:p>
            </w:tc>
            <w:tc>
              <w:tcPr>
                <w:tcW w:w="6096" w:type="dxa"/>
              </w:tcPr>
              <w:p w14:paraId="4C2A8A9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Amount of the substance</w:t>
                </w:r>
              </w:p>
            </w:tc>
            <w:tc>
              <w:tcPr>
                <w:tcW w:w="1559" w:type="dxa"/>
              </w:tcPr>
              <w:p w14:paraId="17135E3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p>
            </w:tc>
          </w:tr>
          <w:tr w:rsidR="00175BA5" w:rsidRPr="00C16A75" w14:paraId="776CC5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05305D2"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∂n</m:t>
                    </m:r>
                  </m:oMath>
                </m:oMathPara>
              </w:p>
            </w:tc>
            <w:tc>
              <w:tcPr>
                <w:tcW w:w="6096" w:type="dxa"/>
              </w:tcPr>
              <w:p w14:paraId="5C1311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the amount of substance; molar flow</w:t>
                </w:r>
              </w:p>
            </w:tc>
            <w:tc>
              <w:tcPr>
                <w:tcW w:w="1559" w:type="dxa"/>
              </w:tcPr>
              <w:p w14:paraId="62A53846"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mol.s</w:t>
                </w:r>
                <w:r w:rsidRPr="00C16A75">
                  <w:rPr>
                    <w:rFonts w:ascii="Times New Roman" w:hAnsi="Times New Roman" w:cs="Times New Roman"/>
                    <w:vertAlign w:val="superscript"/>
                    <w:lang w:val="en-US"/>
                  </w:rPr>
                  <w:noBreakHyphen/>
                  <w:t>1</w:t>
                </w:r>
              </w:p>
            </w:tc>
          </w:tr>
          <w:tr w:rsidR="00175BA5" w:rsidRPr="00C16A75" w14:paraId="1717CCF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2EDF4D0"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p</m:t>
                    </m:r>
                  </m:oMath>
                </m:oMathPara>
              </w:p>
            </w:tc>
            <w:tc>
              <w:tcPr>
                <w:tcW w:w="6096" w:type="dxa"/>
              </w:tcPr>
              <w:p w14:paraId="1DD59C37"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Pressure</w:t>
                </w:r>
              </w:p>
            </w:tc>
            <w:tc>
              <w:tcPr>
                <w:tcW w:w="1559" w:type="dxa"/>
              </w:tcPr>
              <w:p w14:paraId="26D6BCD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2793284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71FDEE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Q</m:t>
                    </m:r>
                  </m:oMath>
                </m:oMathPara>
              </w:p>
            </w:tc>
            <w:tc>
              <w:tcPr>
                <w:tcW w:w="6096" w:type="dxa"/>
              </w:tcPr>
              <w:p w14:paraId="6CB7FBD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charge</w:t>
                </w:r>
              </w:p>
            </w:tc>
            <w:tc>
              <w:tcPr>
                <w:tcW w:w="1559" w:type="dxa"/>
              </w:tcPr>
              <w:p w14:paraId="69456DD3"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392F08B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37CB92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R</m:t>
                    </m:r>
                  </m:oMath>
                </m:oMathPara>
              </w:p>
            </w:tc>
            <w:tc>
              <w:tcPr>
                <w:tcW w:w="6096" w:type="dxa"/>
              </w:tcPr>
              <w:p w14:paraId="72D70D90"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resistance</w:t>
                </w:r>
              </w:p>
            </w:tc>
            <w:tc>
              <w:tcPr>
                <w:tcW w:w="1559" w:type="dxa"/>
              </w:tcPr>
              <w:p w14:paraId="3F3040B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.Pa.s</w:t>
                </w:r>
              </w:p>
            </w:tc>
          </w:tr>
          <w:tr w:rsidR="00175BA5" w:rsidRPr="00C16A75" w14:paraId="2D69F73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6F2236"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S</m:t>
                    </m:r>
                  </m:oMath>
                </m:oMathPara>
              </w:p>
            </w:tc>
            <w:tc>
              <w:tcPr>
                <w:tcW w:w="6096" w:type="dxa"/>
              </w:tcPr>
              <w:p w14:paraId="2E804C8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Entropy</w:t>
                </w:r>
              </w:p>
            </w:tc>
            <w:tc>
              <w:tcPr>
                <w:tcW w:w="1559" w:type="dxa"/>
              </w:tcPr>
              <w:p w14:paraId="0B03D75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p>
            </w:tc>
          </w:tr>
          <w:tr w:rsidR="00175BA5" w:rsidRPr="00C16A75" w14:paraId="1E94F8D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53D7FB9" w14:textId="77777777" w:rsidR="00175BA5" w:rsidRPr="00C16A75" w:rsidRDefault="002C7EC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m:t>
                        </m:r>
                      </m:sub>
                    </m:sSub>
                  </m:oMath>
                </m:oMathPara>
              </w:p>
            </w:tc>
            <w:tc>
              <w:tcPr>
                <w:tcW w:w="6096" w:type="dxa"/>
              </w:tcPr>
              <w:p w14:paraId="3359C362"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entropy of the substance</w:t>
                </w:r>
              </w:p>
            </w:tc>
            <w:tc>
              <w:tcPr>
                <w:tcW w:w="1559" w:type="dxa"/>
              </w:tcPr>
              <w:p w14:paraId="15A9650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4C292AE9"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41AEDE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T</m:t>
                    </m:r>
                  </m:oMath>
                </m:oMathPara>
              </w:p>
            </w:tc>
            <w:tc>
              <w:tcPr>
                <w:tcW w:w="6096" w:type="dxa"/>
              </w:tcPr>
              <w:p w14:paraId="2826822D"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Temperature</w:t>
                </w:r>
              </w:p>
            </w:tc>
            <w:tc>
              <w:tcPr>
                <w:tcW w:w="1559" w:type="dxa"/>
              </w:tcPr>
              <w:p w14:paraId="685CD37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w:t>
                </w:r>
              </w:p>
            </w:tc>
          </w:tr>
          <w:tr w:rsidR="00175BA5" w:rsidRPr="00C16A75" w14:paraId="01103CDB"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600CB3"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U</m:t>
                    </m:r>
                  </m:oMath>
                </m:oMathPara>
              </w:p>
            </w:tc>
            <w:tc>
              <w:tcPr>
                <w:tcW w:w="6096" w:type="dxa"/>
              </w:tcPr>
              <w:p w14:paraId="19D429F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Internal energy</w:t>
                </w:r>
              </w:p>
            </w:tc>
            <w:tc>
              <w:tcPr>
                <w:tcW w:w="1559" w:type="dxa"/>
              </w:tcPr>
              <w:p w14:paraId="7B5B852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02EA269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6FB51A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eastAsia="Times New Roman" w:hAnsi="Cambria Math" w:cs="Times New Roman"/>
                        <w:lang w:val="en-US"/>
                      </w:rPr>
                      <m:t>v</m:t>
                    </m:r>
                  </m:oMath>
                </m:oMathPara>
              </w:p>
            </w:tc>
            <w:tc>
              <w:tcPr>
                <w:tcW w:w="6096" w:type="dxa"/>
              </w:tcPr>
              <w:p w14:paraId="527796E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Stoichiometry coefficient in the chemical reaction</w:t>
                </w:r>
              </w:p>
            </w:tc>
            <w:tc>
              <w:tcPr>
                <w:tcW w:w="1559" w:type="dxa"/>
              </w:tcPr>
              <w:p w14:paraId="50E52C8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1D768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81A4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5C749C9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Volume</w:t>
                </w:r>
              </w:p>
            </w:tc>
            <w:tc>
              <w:tcPr>
                <w:tcW w:w="1559" w:type="dxa"/>
              </w:tcPr>
              <w:p w14:paraId="00A911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p>
            </w:tc>
          </w:tr>
          <w:tr w:rsidR="00175BA5" w:rsidRPr="00C16A75" w14:paraId="2E90BD4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258558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61D634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volume or volumetric flow</w:t>
                </w:r>
              </w:p>
            </w:tc>
            <w:tc>
              <w:tcPr>
                <w:tcW w:w="1559" w:type="dxa"/>
              </w:tcPr>
              <w:p w14:paraId="71BB03E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.s</w:t>
                </w:r>
                <w:r w:rsidRPr="00C16A75">
                  <w:rPr>
                    <w:rFonts w:ascii="Times New Roman" w:hAnsi="Times New Roman" w:cs="Times New Roman"/>
                    <w:vertAlign w:val="superscript"/>
                    <w:lang w:val="en-US"/>
                  </w:rPr>
                  <w:noBreakHyphen/>
                  <w:t>1</w:t>
                </w:r>
              </w:p>
            </w:tc>
          </w:tr>
          <w:tr w:rsidR="00175BA5" w:rsidRPr="00C16A75" w14:paraId="3D76149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1B963D3" w14:textId="77777777" w:rsidR="00175BA5" w:rsidRPr="00C16A75" w:rsidRDefault="002C7EC8" w:rsidP="00175BA5">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oMath>
                </m:oMathPara>
              </w:p>
            </w:tc>
            <w:tc>
              <w:tcPr>
                <w:tcW w:w="6096" w:type="dxa"/>
              </w:tcPr>
              <w:p w14:paraId="403736C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volume of  the substance</w:t>
                </w:r>
              </w:p>
            </w:tc>
            <w:tc>
              <w:tcPr>
                <w:tcW w:w="1559" w:type="dxa"/>
              </w:tcPr>
              <w:p w14:paraId="213D085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4ED23CD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0027DC"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x</m:t>
                    </m:r>
                  </m:oMath>
                </m:oMathPara>
              </w:p>
            </w:tc>
            <w:tc>
              <w:tcPr>
                <w:tcW w:w="6096" w:type="dxa"/>
              </w:tcPr>
              <w:p w14:paraId="7F0628A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of the substance</w:t>
                </w:r>
              </w:p>
            </w:tc>
            <w:tc>
              <w:tcPr>
                <w:tcW w:w="1559" w:type="dxa"/>
              </w:tcPr>
              <w:p w14:paraId="2A530AC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mol.mol</w:t>
                </w:r>
                <w:r w:rsidRPr="00C16A75">
                  <w:rPr>
                    <w:rFonts w:ascii="Times New Roman" w:hAnsi="Times New Roman" w:cs="Times New Roman"/>
                    <w:vertAlign w:val="superscript"/>
                    <w:lang w:val="en-US"/>
                  </w:rPr>
                  <w:noBreakHyphen/>
                  <w:t>1</w:t>
                </w:r>
              </w:p>
            </w:tc>
          </w:tr>
          <w:tr w:rsidR="00175BA5" w:rsidRPr="00C16A75" w14:paraId="329FFBF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27563F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z</m:t>
                    </m:r>
                  </m:oMath>
                </m:oMathPara>
              </w:p>
            </w:tc>
            <w:tc>
              <w:tcPr>
                <w:tcW w:w="6096" w:type="dxa"/>
              </w:tcPr>
              <w:p w14:paraId="1C89D73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Electrical charge of one particle of the substance</w:t>
                </w:r>
              </w:p>
            </w:tc>
            <w:tc>
              <w:tcPr>
                <w:tcW w:w="1559" w:type="dxa"/>
              </w:tcPr>
              <w:p w14:paraId="6F12785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648E6300"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E915871"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hAnsi="Cambria Math" w:cs="Times New Roman"/>
                        <w:lang w:val="en-US"/>
                      </w:rPr>
                      <m:t>Π</m:t>
                    </m:r>
                  </m:oMath>
                </m:oMathPara>
              </w:p>
            </w:tc>
            <w:tc>
              <w:tcPr>
                <w:tcW w:w="6096" w:type="dxa"/>
              </w:tcPr>
              <w:p w14:paraId="68FAC59C"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Osmotic pressure</w:t>
                </w:r>
              </w:p>
            </w:tc>
            <w:tc>
              <w:tcPr>
                <w:tcW w:w="1559" w:type="dxa"/>
              </w:tcPr>
              <w:p w14:paraId="777BD459"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5998683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578DCD4"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γ</m:t>
                    </m:r>
                  </m:oMath>
                </m:oMathPara>
              </w:p>
            </w:tc>
            <w:tc>
              <w:tcPr>
                <w:tcW w:w="6096" w:type="dxa"/>
              </w:tcPr>
              <w:p w14:paraId="48BC8516"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Mole fraction based activity coefficient of substance </w:t>
                </w:r>
              </w:p>
            </w:tc>
            <w:tc>
              <w:tcPr>
                <w:tcW w:w="1559" w:type="dxa"/>
              </w:tcPr>
              <w:p w14:paraId="034A6F3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1FEFB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C16AED9"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μ</m:t>
                    </m:r>
                  </m:oMath>
                </m:oMathPara>
              </w:p>
            </w:tc>
            <w:tc>
              <w:tcPr>
                <w:tcW w:w="6096" w:type="dxa"/>
              </w:tcPr>
              <w:p w14:paraId="7D3E870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Electrochemical potential of the chemical substance</w:t>
                </w:r>
              </w:p>
            </w:tc>
            <w:tc>
              <w:tcPr>
                <w:tcW w:w="1559" w:type="dxa"/>
              </w:tcPr>
              <w:p w14:paraId="62CF33B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t>-1</w:t>
                </w:r>
              </w:p>
            </w:tc>
          </w:tr>
          <w:tr w:rsidR="00175BA5" w:rsidRPr="00C16A75" w14:paraId="4672852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314ED66"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φ</m:t>
                    </m:r>
                  </m:oMath>
                </m:oMathPara>
              </w:p>
            </w:tc>
            <w:tc>
              <w:tcPr>
                <w:tcW w:w="6096" w:type="dxa"/>
              </w:tcPr>
              <w:p w14:paraId="34E4559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potential</w:t>
                </w:r>
              </w:p>
            </w:tc>
            <w:tc>
              <w:tcPr>
                <w:tcW w:w="1559" w:type="dxa"/>
              </w:tcPr>
              <w:p w14:paraId="36B4858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w:t>
                </w:r>
              </w:p>
            </w:tc>
          </w:tr>
          <w:tr w:rsidR="00175BA5" w:rsidRPr="00C16A75" w14:paraId="498D66A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26BC49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ϱ</m:t>
                    </m:r>
                  </m:oMath>
                </m:oMathPara>
              </w:p>
            </w:tc>
            <w:tc>
              <w:tcPr>
                <w:tcW w:w="6096" w:type="dxa"/>
              </w:tcPr>
              <w:p w14:paraId="6B62E73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Density</w:t>
                </w:r>
              </w:p>
            </w:tc>
            <w:tc>
              <w:tcPr>
                <w:tcW w:w="1559" w:type="dxa"/>
              </w:tcPr>
              <w:p w14:paraId="4C4D38E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kg.m</w:t>
                </w:r>
                <w:r w:rsidRPr="00C16A75">
                  <w:rPr>
                    <w:rFonts w:ascii="Times New Roman" w:hAnsi="Times New Roman" w:cs="Times New Roman"/>
                    <w:vertAlign w:val="superscript"/>
                    <w:lang w:val="en-US"/>
                  </w:rPr>
                  <w:noBreakHyphen/>
                  <w:t>3</w:t>
                </w:r>
              </w:p>
            </w:tc>
          </w:tr>
        </w:tbl>
        <w:p w14:paraId="186AA946" w14:textId="77777777" w:rsidR="000173C7" w:rsidRPr="00C16A75" w:rsidRDefault="000173C7" w:rsidP="0053005F">
          <w:pPr>
            <w:rPr>
              <w:rFonts w:ascii="Times New Roman" w:eastAsiaTheme="majorEastAsia" w:hAnsi="Times New Roman" w:cs="Times New Roman"/>
              <w:b/>
              <w:bCs/>
              <w:smallCaps/>
              <w:color w:val="5B9BD5" w:themeColor="accent1"/>
              <w:sz w:val="30"/>
              <w:lang w:val="en-US"/>
            </w:rPr>
          </w:pPr>
        </w:p>
        <w:p w14:paraId="6DE818E3" w14:textId="77777777" w:rsidR="00C06C60" w:rsidRPr="00C16A75" w:rsidRDefault="00C06C60">
          <w:pPr>
            <w:rPr>
              <w:rFonts w:ascii="Times New Roman" w:eastAsiaTheme="majorEastAsia" w:hAnsi="Times New Roman" w:cs="Times New Roman"/>
              <w:b/>
              <w:bCs/>
              <w:smallCaps/>
              <w:color w:val="5B9BD5" w:themeColor="accent1"/>
              <w:sz w:val="30"/>
              <w:lang w:val="en-US"/>
            </w:rPr>
          </w:pPr>
          <w:r w:rsidRPr="00C16A75">
            <w:rPr>
              <w:rFonts w:ascii="Times New Roman" w:eastAsiaTheme="majorEastAsia" w:hAnsi="Times New Roman" w:cs="Times New Roman"/>
              <w:b/>
              <w:bCs/>
              <w:smallCaps/>
              <w:color w:val="5B9BD5" w:themeColor="accent1"/>
              <w:sz w:val="30"/>
              <w:lang w:val="en-US"/>
            </w:rPr>
            <w:lastRenderedPageBreak/>
            <w:br w:type="page"/>
          </w:r>
        </w:p>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14:paraId="7A3F6D12" w14:textId="67F967C5" w:rsidR="0053005F" w:rsidRPr="00C16A75" w:rsidRDefault="0053005F" w:rsidP="0053005F">
              <w:pPr>
                <w:rPr>
                  <w:rFonts w:ascii="Times New Roman" w:eastAsiaTheme="majorEastAsia" w:hAnsi="Times New Roman" w:cs="Times New Roman"/>
                  <w:b/>
                  <w:bCs/>
                  <w:smallCaps/>
                  <w:color w:val="5B9BD5" w:themeColor="accent1"/>
                  <w:sz w:val="30"/>
                  <w:lang w:val="en-US"/>
                </w:rPr>
              </w:pPr>
              <w:r w:rsidRPr="00C16A75">
                <w:rPr>
                  <w:rStyle w:val="Znaknadpisu1"/>
                  <w:rFonts w:ascii="Times New Roman" w:hAnsi="Times New Roman" w:cs="Times New Roman"/>
                </w:rPr>
                <w:t>Content</w:t>
              </w:r>
            </w:p>
            <w:p w14:paraId="722EC634" w14:textId="77777777" w:rsidR="00DB5903" w:rsidRDefault="0053005F">
              <w:pPr>
                <w:pStyle w:val="Obsah1"/>
                <w:tabs>
                  <w:tab w:val="left" w:pos="400"/>
                  <w:tab w:val="right" w:leader="dot" w:pos="8395"/>
                </w:tabs>
                <w:rPr>
                  <w:rFonts w:eastAsiaTheme="minorEastAsia"/>
                  <w:noProof/>
                  <w:lang w:val="sk-SK" w:eastAsia="sk-SK"/>
                </w:rPr>
              </w:pP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TOC \o "1-2" \h \z \u </w:instrText>
              </w:r>
              <w:r w:rsidRPr="00C16A75">
                <w:rPr>
                  <w:rFonts w:ascii="Times New Roman" w:hAnsi="Times New Roman" w:cs="Times New Roman"/>
                  <w:lang w:val="en-US"/>
                </w:rPr>
                <w:fldChar w:fldCharType="separate"/>
              </w:r>
              <w:hyperlink w:anchor="_Toc421792667" w:history="1">
                <w:r w:rsidR="00DB5903" w:rsidRPr="001443F9">
                  <w:rPr>
                    <w:rStyle w:val="Hypertextovodkaz"/>
                    <w:rFonts w:ascii="Times New Roman" w:hAnsi="Times New Roman" w:cs="Times New Roman"/>
                    <w:noProof/>
                    <w:color w:val="023160" w:themeColor="hyperlink" w:themeShade="80"/>
                    <w:lang w:val="en-US"/>
                  </w:rPr>
                  <w:t>1</w:t>
                </w:r>
                <w:r w:rsidR="00DB5903">
                  <w:rPr>
                    <w:rFonts w:eastAsiaTheme="minorEastAsia"/>
                    <w:noProof/>
                    <w:lang w:val="sk-SK" w:eastAsia="sk-SK"/>
                  </w:rPr>
                  <w:tab/>
                </w:r>
                <w:r w:rsidR="00DB5903" w:rsidRPr="001443F9">
                  <w:rPr>
                    <w:rStyle w:val="Hypertextovodkaz"/>
                    <w:rFonts w:ascii="Times New Roman" w:hAnsi="Times New Roman" w:cs="Times New Roman"/>
                    <w:noProof/>
                    <w:lang w:val="en-US" w:eastAsia="cs-CZ"/>
                  </w:rPr>
                  <w:t>Introduction</w:t>
                </w:r>
                <w:r w:rsidR="00DB5903">
                  <w:rPr>
                    <w:noProof/>
                    <w:webHidden/>
                  </w:rPr>
                  <w:tab/>
                </w:r>
                <w:r w:rsidR="00DB5903">
                  <w:rPr>
                    <w:noProof/>
                    <w:webHidden/>
                  </w:rPr>
                  <w:fldChar w:fldCharType="begin"/>
                </w:r>
                <w:r w:rsidR="00DB5903">
                  <w:rPr>
                    <w:noProof/>
                    <w:webHidden/>
                  </w:rPr>
                  <w:instrText xml:space="preserve"> PAGEREF _Toc421792667 \h </w:instrText>
                </w:r>
                <w:r w:rsidR="00DB5903">
                  <w:rPr>
                    <w:noProof/>
                    <w:webHidden/>
                  </w:rPr>
                </w:r>
                <w:r w:rsidR="00DB5903">
                  <w:rPr>
                    <w:noProof/>
                    <w:webHidden/>
                  </w:rPr>
                  <w:fldChar w:fldCharType="separate"/>
                </w:r>
                <w:r w:rsidR="00DB5903">
                  <w:rPr>
                    <w:noProof/>
                    <w:webHidden/>
                  </w:rPr>
                  <w:t>14</w:t>
                </w:r>
                <w:r w:rsidR="00DB5903">
                  <w:rPr>
                    <w:noProof/>
                    <w:webHidden/>
                  </w:rPr>
                  <w:fldChar w:fldCharType="end"/>
                </w:r>
              </w:hyperlink>
            </w:p>
            <w:p w14:paraId="0776A7A3" w14:textId="77777777" w:rsidR="00DB5903" w:rsidRDefault="00DB5903">
              <w:pPr>
                <w:pStyle w:val="Obsah2"/>
                <w:tabs>
                  <w:tab w:val="left" w:pos="880"/>
                  <w:tab w:val="right" w:leader="dot" w:pos="8395"/>
                </w:tabs>
                <w:rPr>
                  <w:rFonts w:eastAsiaTheme="minorEastAsia"/>
                  <w:noProof/>
                  <w:lang w:val="sk-SK" w:eastAsia="sk-SK"/>
                </w:rPr>
              </w:pPr>
              <w:hyperlink w:anchor="_Toc421792668" w:history="1">
                <w:r w:rsidRPr="001443F9">
                  <w:rPr>
                    <w:rStyle w:val="Hypertextovodkaz"/>
                    <w:noProof/>
                    <w:lang w:val="en-US" w:eastAsia="cs-CZ"/>
                  </w:rPr>
                  <w:t>1.1</w:t>
                </w:r>
                <w:r>
                  <w:rPr>
                    <w:rFonts w:eastAsiaTheme="minorEastAsia"/>
                    <w:noProof/>
                    <w:lang w:val="sk-SK" w:eastAsia="sk-SK"/>
                  </w:rPr>
                  <w:tab/>
                </w:r>
                <w:r w:rsidRPr="001443F9">
                  <w:rPr>
                    <w:rStyle w:val="Hypertextovodkaz"/>
                    <w:noProof/>
                    <w:lang w:val="en-US" w:eastAsia="cs-CZ"/>
                  </w:rPr>
                  <w:t>Formalization of Physiology</w:t>
                </w:r>
                <w:r>
                  <w:rPr>
                    <w:noProof/>
                    <w:webHidden/>
                  </w:rPr>
                  <w:tab/>
                </w:r>
                <w:r>
                  <w:rPr>
                    <w:noProof/>
                    <w:webHidden/>
                  </w:rPr>
                  <w:fldChar w:fldCharType="begin"/>
                </w:r>
                <w:r>
                  <w:rPr>
                    <w:noProof/>
                    <w:webHidden/>
                  </w:rPr>
                  <w:instrText xml:space="preserve"> PAGEREF _Toc421792668 \h </w:instrText>
                </w:r>
                <w:r>
                  <w:rPr>
                    <w:noProof/>
                    <w:webHidden/>
                  </w:rPr>
                </w:r>
                <w:r>
                  <w:rPr>
                    <w:noProof/>
                    <w:webHidden/>
                  </w:rPr>
                  <w:fldChar w:fldCharType="separate"/>
                </w:r>
                <w:r>
                  <w:rPr>
                    <w:noProof/>
                    <w:webHidden/>
                  </w:rPr>
                  <w:t>14</w:t>
                </w:r>
                <w:r>
                  <w:rPr>
                    <w:noProof/>
                    <w:webHidden/>
                  </w:rPr>
                  <w:fldChar w:fldCharType="end"/>
                </w:r>
              </w:hyperlink>
            </w:p>
            <w:p w14:paraId="6E09DDAC" w14:textId="77777777" w:rsidR="00DB5903" w:rsidRDefault="00DB5903">
              <w:pPr>
                <w:pStyle w:val="Obsah2"/>
                <w:tabs>
                  <w:tab w:val="left" w:pos="880"/>
                  <w:tab w:val="right" w:leader="dot" w:pos="8395"/>
                </w:tabs>
                <w:rPr>
                  <w:rFonts w:eastAsiaTheme="minorEastAsia"/>
                  <w:noProof/>
                  <w:lang w:val="sk-SK" w:eastAsia="sk-SK"/>
                </w:rPr>
              </w:pPr>
              <w:hyperlink w:anchor="_Toc421792669" w:history="1">
                <w:r w:rsidRPr="001443F9">
                  <w:rPr>
                    <w:rStyle w:val="Hypertextovodkaz"/>
                    <w:noProof/>
                    <w:lang w:val="en-US" w:eastAsia="cs-CZ"/>
                  </w:rPr>
                  <w:t>1.2</w:t>
                </w:r>
                <w:r>
                  <w:rPr>
                    <w:rFonts w:eastAsiaTheme="minorEastAsia"/>
                    <w:noProof/>
                    <w:lang w:val="sk-SK" w:eastAsia="sk-SK"/>
                  </w:rPr>
                  <w:tab/>
                </w:r>
                <w:r w:rsidRPr="001443F9">
                  <w:rPr>
                    <w:rStyle w:val="Hypertextovodkaz"/>
                    <w:noProof/>
                    <w:lang w:val="en-US" w:eastAsia="cs-CZ"/>
                  </w:rPr>
                  <w:t>Models From Mississippi</w:t>
                </w:r>
                <w:r>
                  <w:rPr>
                    <w:noProof/>
                    <w:webHidden/>
                  </w:rPr>
                  <w:tab/>
                </w:r>
                <w:r>
                  <w:rPr>
                    <w:noProof/>
                    <w:webHidden/>
                  </w:rPr>
                  <w:fldChar w:fldCharType="begin"/>
                </w:r>
                <w:r>
                  <w:rPr>
                    <w:noProof/>
                    <w:webHidden/>
                  </w:rPr>
                  <w:instrText xml:space="preserve"> PAGEREF _Toc421792669 \h </w:instrText>
                </w:r>
                <w:r>
                  <w:rPr>
                    <w:noProof/>
                    <w:webHidden/>
                  </w:rPr>
                </w:r>
                <w:r>
                  <w:rPr>
                    <w:noProof/>
                    <w:webHidden/>
                  </w:rPr>
                  <w:fldChar w:fldCharType="separate"/>
                </w:r>
                <w:r>
                  <w:rPr>
                    <w:noProof/>
                    <w:webHidden/>
                  </w:rPr>
                  <w:t>15</w:t>
                </w:r>
                <w:r>
                  <w:rPr>
                    <w:noProof/>
                    <w:webHidden/>
                  </w:rPr>
                  <w:fldChar w:fldCharType="end"/>
                </w:r>
              </w:hyperlink>
            </w:p>
            <w:p w14:paraId="0B89F7F0" w14:textId="77777777" w:rsidR="00DB5903" w:rsidRDefault="00DB5903">
              <w:pPr>
                <w:pStyle w:val="Obsah2"/>
                <w:tabs>
                  <w:tab w:val="left" w:pos="880"/>
                  <w:tab w:val="right" w:leader="dot" w:pos="8395"/>
                </w:tabs>
                <w:rPr>
                  <w:rFonts w:eastAsiaTheme="minorEastAsia"/>
                  <w:noProof/>
                  <w:lang w:val="sk-SK" w:eastAsia="sk-SK"/>
                </w:rPr>
              </w:pPr>
              <w:hyperlink w:anchor="_Toc421792670" w:history="1">
                <w:r w:rsidRPr="001443F9">
                  <w:rPr>
                    <w:rStyle w:val="Hypertextovodkaz"/>
                    <w:noProof/>
                    <w:lang w:val="en-US" w:eastAsia="cs-CZ"/>
                  </w:rPr>
                  <w:t>1.3</w:t>
                </w:r>
                <w:r>
                  <w:rPr>
                    <w:rFonts w:eastAsiaTheme="minorEastAsia"/>
                    <w:noProof/>
                    <w:lang w:val="sk-SK" w:eastAsia="sk-SK"/>
                  </w:rPr>
                  <w:tab/>
                </w:r>
                <w:r w:rsidRPr="001443F9">
                  <w:rPr>
                    <w:rStyle w:val="Hypertextovodkaz"/>
                    <w:noProof/>
                    <w:lang w:val="en-US" w:eastAsia="cs-CZ"/>
                  </w:rPr>
                  <w:t>Acid-base and blood gases</w:t>
                </w:r>
                <w:r>
                  <w:rPr>
                    <w:noProof/>
                    <w:webHidden/>
                  </w:rPr>
                  <w:tab/>
                </w:r>
                <w:r>
                  <w:rPr>
                    <w:noProof/>
                    <w:webHidden/>
                  </w:rPr>
                  <w:fldChar w:fldCharType="begin"/>
                </w:r>
                <w:r>
                  <w:rPr>
                    <w:noProof/>
                    <w:webHidden/>
                  </w:rPr>
                  <w:instrText xml:space="preserve"> PAGEREF _Toc421792670 \h </w:instrText>
                </w:r>
                <w:r>
                  <w:rPr>
                    <w:noProof/>
                    <w:webHidden/>
                  </w:rPr>
                </w:r>
                <w:r>
                  <w:rPr>
                    <w:noProof/>
                    <w:webHidden/>
                  </w:rPr>
                  <w:fldChar w:fldCharType="separate"/>
                </w:r>
                <w:r>
                  <w:rPr>
                    <w:noProof/>
                    <w:webHidden/>
                  </w:rPr>
                  <w:t>17</w:t>
                </w:r>
                <w:r>
                  <w:rPr>
                    <w:noProof/>
                    <w:webHidden/>
                  </w:rPr>
                  <w:fldChar w:fldCharType="end"/>
                </w:r>
              </w:hyperlink>
            </w:p>
            <w:p w14:paraId="46F96DC1" w14:textId="77777777" w:rsidR="00DB5903" w:rsidRDefault="00DB5903">
              <w:pPr>
                <w:pStyle w:val="Obsah2"/>
                <w:tabs>
                  <w:tab w:val="left" w:pos="880"/>
                  <w:tab w:val="right" w:leader="dot" w:pos="8395"/>
                </w:tabs>
                <w:rPr>
                  <w:rFonts w:eastAsiaTheme="minorEastAsia"/>
                  <w:noProof/>
                  <w:lang w:val="sk-SK" w:eastAsia="sk-SK"/>
                </w:rPr>
              </w:pPr>
              <w:hyperlink w:anchor="_Toc421792671" w:history="1">
                <w:r w:rsidRPr="001443F9">
                  <w:rPr>
                    <w:rStyle w:val="Hypertextovodkaz"/>
                    <w:noProof/>
                    <w:lang w:val="en-US" w:eastAsia="cs-CZ"/>
                  </w:rPr>
                  <w:t>1.4</w:t>
                </w:r>
                <w:r>
                  <w:rPr>
                    <w:rFonts w:eastAsiaTheme="minorEastAsia"/>
                    <w:noProof/>
                    <w:lang w:val="sk-SK" w:eastAsia="sk-SK"/>
                  </w:rPr>
                  <w:tab/>
                </w:r>
                <w:r w:rsidRPr="001443F9">
                  <w:rPr>
                    <w:rStyle w:val="Hypertextovodkaz"/>
                    <w:noProof/>
                    <w:lang w:val="en-US" w:eastAsia="cs-CZ"/>
                  </w:rPr>
                  <w:t>Goals – integrative model for computer simulation</w:t>
                </w:r>
                <w:r>
                  <w:rPr>
                    <w:noProof/>
                    <w:webHidden/>
                  </w:rPr>
                  <w:tab/>
                </w:r>
                <w:r>
                  <w:rPr>
                    <w:noProof/>
                    <w:webHidden/>
                  </w:rPr>
                  <w:fldChar w:fldCharType="begin"/>
                </w:r>
                <w:r>
                  <w:rPr>
                    <w:noProof/>
                    <w:webHidden/>
                  </w:rPr>
                  <w:instrText xml:space="preserve"> PAGEREF _Toc421792671 \h </w:instrText>
                </w:r>
                <w:r>
                  <w:rPr>
                    <w:noProof/>
                    <w:webHidden/>
                  </w:rPr>
                </w:r>
                <w:r>
                  <w:rPr>
                    <w:noProof/>
                    <w:webHidden/>
                  </w:rPr>
                  <w:fldChar w:fldCharType="separate"/>
                </w:r>
                <w:r>
                  <w:rPr>
                    <w:noProof/>
                    <w:webHidden/>
                  </w:rPr>
                  <w:t>18</w:t>
                </w:r>
                <w:r>
                  <w:rPr>
                    <w:noProof/>
                    <w:webHidden/>
                  </w:rPr>
                  <w:fldChar w:fldCharType="end"/>
                </w:r>
              </w:hyperlink>
            </w:p>
            <w:p w14:paraId="69F46E76" w14:textId="77777777" w:rsidR="00DB5903" w:rsidRDefault="00DB5903">
              <w:pPr>
                <w:pStyle w:val="Obsah1"/>
                <w:tabs>
                  <w:tab w:val="left" w:pos="400"/>
                  <w:tab w:val="right" w:leader="dot" w:pos="8395"/>
                </w:tabs>
                <w:rPr>
                  <w:rFonts w:eastAsiaTheme="minorEastAsia"/>
                  <w:noProof/>
                  <w:lang w:val="sk-SK" w:eastAsia="sk-SK"/>
                </w:rPr>
              </w:pPr>
              <w:hyperlink w:anchor="_Toc421792672" w:history="1">
                <w:r w:rsidRPr="001443F9">
                  <w:rPr>
                    <w:rStyle w:val="Hypertextovodkaz"/>
                    <w:rFonts w:ascii="Times New Roman" w:hAnsi="Times New Roman" w:cs="Times New Roman"/>
                    <w:noProof/>
                    <w:color w:val="023160" w:themeColor="hyperlink" w:themeShade="80"/>
                    <w:lang w:val="en-US" w:eastAsia="cs-CZ"/>
                  </w:rPr>
                  <w:t>2</w:t>
                </w:r>
                <w:r>
                  <w:rPr>
                    <w:rFonts w:eastAsiaTheme="minorEastAsia"/>
                    <w:noProof/>
                    <w:lang w:val="sk-SK" w:eastAsia="sk-SK"/>
                  </w:rPr>
                  <w:tab/>
                </w:r>
                <w:r w:rsidRPr="001443F9">
                  <w:rPr>
                    <w:rStyle w:val="Hypertextovodkaz"/>
                    <w:rFonts w:ascii="Times New Roman" w:hAnsi="Times New Roman" w:cs="Times New Roman"/>
                    <w:noProof/>
                    <w:lang w:val="en-US" w:eastAsia="cs-CZ"/>
                  </w:rPr>
                  <w:t>Methods of first principles formalization</w:t>
                </w:r>
                <w:r>
                  <w:rPr>
                    <w:noProof/>
                    <w:webHidden/>
                  </w:rPr>
                  <w:tab/>
                </w:r>
                <w:r>
                  <w:rPr>
                    <w:noProof/>
                    <w:webHidden/>
                  </w:rPr>
                  <w:fldChar w:fldCharType="begin"/>
                </w:r>
                <w:r>
                  <w:rPr>
                    <w:noProof/>
                    <w:webHidden/>
                  </w:rPr>
                  <w:instrText xml:space="preserve"> PAGEREF _Toc421792672 \h </w:instrText>
                </w:r>
                <w:r>
                  <w:rPr>
                    <w:noProof/>
                    <w:webHidden/>
                  </w:rPr>
                </w:r>
                <w:r>
                  <w:rPr>
                    <w:noProof/>
                    <w:webHidden/>
                  </w:rPr>
                  <w:fldChar w:fldCharType="separate"/>
                </w:r>
                <w:r>
                  <w:rPr>
                    <w:noProof/>
                    <w:webHidden/>
                  </w:rPr>
                  <w:t>21</w:t>
                </w:r>
                <w:r>
                  <w:rPr>
                    <w:noProof/>
                    <w:webHidden/>
                  </w:rPr>
                  <w:fldChar w:fldCharType="end"/>
                </w:r>
              </w:hyperlink>
            </w:p>
            <w:p w14:paraId="613E8D8A" w14:textId="77777777" w:rsidR="00DB5903" w:rsidRDefault="00DB5903">
              <w:pPr>
                <w:pStyle w:val="Obsah2"/>
                <w:tabs>
                  <w:tab w:val="left" w:pos="880"/>
                  <w:tab w:val="right" w:leader="dot" w:pos="8395"/>
                </w:tabs>
                <w:rPr>
                  <w:rFonts w:eastAsiaTheme="minorEastAsia"/>
                  <w:noProof/>
                  <w:lang w:val="sk-SK" w:eastAsia="sk-SK"/>
                </w:rPr>
              </w:pPr>
              <w:hyperlink w:anchor="_Toc421792673" w:history="1">
                <w:r w:rsidRPr="001443F9">
                  <w:rPr>
                    <w:rStyle w:val="Hypertextovodkaz"/>
                    <w:noProof/>
                    <w:lang w:val="en-US" w:eastAsia="cs-CZ"/>
                  </w:rPr>
                  <w:t>2.1</w:t>
                </w:r>
                <w:r>
                  <w:rPr>
                    <w:rFonts w:eastAsiaTheme="minorEastAsia"/>
                    <w:noProof/>
                    <w:lang w:val="sk-SK" w:eastAsia="sk-SK"/>
                  </w:rPr>
                  <w:tab/>
                </w:r>
                <w:r w:rsidRPr="001443F9">
                  <w:rPr>
                    <w:rStyle w:val="Hypertextovodkaz"/>
                    <w:noProof/>
                    <w:lang w:val="en-US" w:eastAsia="cs-CZ"/>
                  </w:rPr>
                  <w:t>Physical principles</w:t>
                </w:r>
                <w:r>
                  <w:rPr>
                    <w:noProof/>
                    <w:webHidden/>
                  </w:rPr>
                  <w:tab/>
                </w:r>
                <w:r>
                  <w:rPr>
                    <w:noProof/>
                    <w:webHidden/>
                  </w:rPr>
                  <w:fldChar w:fldCharType="begin"/>
                </w:r>
                <w:r>
                  <w:rPr>
                    <w:noProof/>
                    <w:webHidden/>
                  </w:rPr>
                  <w:instrText xml:space="preserve"> PAGEREF _Toc421792673 \h </w:instrText>
                </w:r>
                <w:r>
                  <w:rPr>
                    <w:noProof/>
                    <w:webHidden/>
                  </w:rPr>
                </w:r>
                <w:r>
                  <w:rPr>
                    <w:noProof/>
                    <w:webHidden/>
                  </w:rPr>
                  <w:fldChar w:fldCharType="separate"/>
                </w:r>
                <w:r>
                  <w:rPr>
                    <w:noProof/>
                    <w:webHidden/>
                  </w:rPr>
                  <w:t>21</w:t>
                </w:r>
                <w:r>
                  <w:rPr>
                    <w:noProof/>
                    <w:webHidden/>
                  </w:rPr>
                  <w:fldChar w:fldCharType="end"/>
                </w:r>
              </w:hyperlink>
            </w:p>
            <w:p w14:paraId="37C8DDD2" w14:textId="77777777" w:rsidR="00DB5903" w:rsidRDefault="00DB5903">
              <w:pPr>
                <w:pStyle w:val="Obsah2"/>
                <w:tabs>
                  <w:tab w:val="left" w:pos="880"/>
                  <w:tab w:val="right" w:leader="dot" w:pos="8395"/>
                </w:tabs>
                <w:rPr>
                  <w:rFonts w:eastAsiaTheme="minorEastAsia"/>
                  <w:noProof/>
                  <w:lang w:val="sk-SK" w:eastAsia="sk-SK"/>
                </w:rPr>
              </w:pPr>
              <w:hyperlink w:anchor="_Toc421792674" w:history="1">
                <w:r w:rsidRPr="001443F9">
                  <w:rPr>
                    <w:rStyle w:val="Hypertextovodkaz"/>
                    <w:noProof/>
                    <w:lang w:val="en-US"/>
                  </w:rPr>
                  <w:t>2.2</w:t>
                </w:r>
                <w:r>
                  <w:rPr>
                    <w:rFonts w:eastAsiaTheme="minorEastAsia"/>
                    <w:noProof/>
                    <w:lang w:val="sk-SK" w:eastAsia="sk-SK"/>
                  </w:rPr>
                  <w:tab/>
                </w:r>
                <w:r w:rsidRPr="001443F9">
                  <w:rPr>
                    <w:rStyle w:val="Hypertextovodkaz"/>
                    <w:noProof/>
                    <w:lang w:val="en-US"/>
                  </w:rPr>
                  <w:t>Modelica Principles</w:t>
                </w:r>
                <w:r>
                  <w:rPr>
                    <w:noProof/>
                    <w:webHidden/>
                  </w:rPr>
                  <w:tab/>
                </w:r>
                <w:r>
                  <w:rPr>
                    <w:noProof/>
                    <w:webHidden/>
                  </w:rPr>
                  <w:fldChar w:fldCharType="begin"/>
                </w:r>
                <w:r>
                  <w:rPr>
                    <w:noProof/>
                    <w:webHidden/>
                  </w:rPr>
                  <w:instrText xml:space="preserve"> PAGEREF _Toc421792674 \h </w:instrText>
                </w:r>
                <w:r>
                  <w:rPr>
                    <w:noProof/>
                    <w:webHidden/>
                  </w:rPr>
                </w:r>
                <w:r>
                  <w:rPr>
                    <w:noProof/>
                    <w:webHidden/>
                  </w:rPr>
                  <w:fldChar w:fldCharType="separate"/>
                </w:r>
                <w:r>
                  <w:rPr>
                    <w:noProof/>
                    <w:webHidden/>
                  </w:rPr>
                  <w:t>23</w:t>
                </w:r>
                <w:r>
                  <w:rPr>
                    <w:noProof/>
                    <w:webHidden/>
                  </w:rPr>
                  <w:fldChar w:fldCharType="end"/>
                </w:r>
              </w:hyperlink>
            </w:p>
            <w:p w14:paraId="2FF29057" w14:textId="77777777" w:rsidR="00DB5903" w:rsidRDefault="00DB5903">
              <w:pPr>
                <w:pStyle w:val="Obsah2"/>
                <w:tabs>
                  <w:tab w:val="left" w:pos="880"/>
                  <w:tab w:val="right" w:leader="dot" w:pos="8395"/>
                </w:tabs>
                <w:rPr>
                  <w:rFonts w:eastAsiaTheme="minorEastAsia"/>
                  <w:noProof/>
                  <w:lang w:val="sk-SK" w:eastAsia="sk-SK"/>
                </w:rPr>
              </w:pPr>
              <w:hyperlink w:anchor="_Toc421792675" w:history="1">
                <w:r w:rsidRPr="001443F9">
                  <w:rPr>
                    <w:rStyle w:val="Hypertextovodkaz"/>
                    <w:noProof/>
                    <w:lang w:val="en-US" w:eastAsia="cs-CZ"/>
                  </w:rPr>
                  <w:t>2.3</w:t>
                </w:r>
                <w:r>
                  <w:rPr>
                    <w:rFonts w:eastAsiaTheme="minorEastAsia"/>
                    <w:noProof/>
                    <w:lang w:val="sk-SK" w:eastAsia="sk-SK"/>
                  </w:rPr>
                  <w:tab/>
                </w:r>
                <w:r w:rsidRPr="001443F9">
                  <w:rPr>
                    <w:rStyle w:val="Hypertextovodkaz"/>
                    <w:noProof/>
                    <w:lang w:val="en-US" w:eastAsia="cs-CZ"/>
                  </w:rPr>
                  <w:t>Building Modelica Libraries</w:t>
                </w:r>
                <w:r>
                  <w:rPr>
                    <w:noProof/>
                    <w:webHidden/>
                  </w:rPr>
                  <w:tab/>
                </w:r>
                <w:r>
                  <w:rPr>
                    <w:noProof/>
                    <w:webHidden/>
                  </w:rPr>
                  <w:fldChar w:fldCharType="begin"/>
                </w:r>
                <w:r>
                  <w:rPr>
                    <w:noProof/>
                    <w:webHidden/>
                  </w:rPr>
                  <w:instrText xml:space="preserve"> PAGEREF _Toc421792675 \h </w:instrText>
                </w:r>
                <w:r>
                  <w:rPr>
                    <w:noProof/>
                    <w:webHidden/>
                  </w:rPr>
                </w:r>
                <w:r>
                  <w:rPr>
                    <w:noProof/>
                    <w:webHidden/>
                  </w:rPr>
                  <w:fldChar w:fldCharType="separate"/>
                </w:r>
                <w:r>
                  <w:rPr>
                    <w:noProof/>
                    <w:webHidden/>
                  </w:rPr>
                  <w:t>27</w:t>
                </w:r>
                <w:r>
                  <w:rPr>
                    <w:noProof/>
                    <w:webHidden/>
                  </w:rPr>
                  <w:fldChar w:fldCharType="end"/>
                </w:r>
              </w:hyperlink>
            </w:p>
            <w:p w14:paraId="07982549" w14:textId="77777777" w:rsidR="00DB5903" w:rsidRDefault="00DB5903">
              <w:pPr>
                <w:pStyle w:val="Obsah1"/>
                <w:tabs>
                  <w:tab w:val="left" w:pos="400"/>
                  <w:tab w:val="right" w:leader="dot" w:pos="8395"/>
                </w:tabs>
                <w:rPr>
                  <w:rFonts w:eastAsiaTheme="minorEastAsia"/>
                  <w:noProof/>
                  <w:lang w:val="sk-SK" w:eastAsia="sk-SK"/>
                </w:rPr>
              </w:pPr>
              <w:hyperlink w:anchor="_Toc421792676" w:history="1">
                <w:r w:rsidRPr="001443F9">
                  <w:rPr>
                    <w:rStyle w:val="Hypertextovodkaz"/>
                    <w:rFonts w:ascii="Times New Roman" w:hAnsi="Times New Roman" w:cs="Times New Roman"/>
                    <w:noProof/>
                    <w:color w:val="023160" w:themeColor="hyperlink" w:themeShade="80"/>
                    <w:lang w:val="en-US" w:eastAsia="cs-CZ"/>
                  </w:rPr>
                  <w:t>3</w:t>
                </w:r>
                <w:r>
                  <w:rPr>
                    <w:rFonts w:eastAsiaTheme="minorEastAsia"/>
                    <w:noProof/>
                    <w:lang w:val="sk-SK" w:eastAsia="sk-SK"/>
                  </w:rPr>
                  <w:tab/>
                </w:r>
                <w:r w:rsidRPr="001443F9">
                  <w:rPr>
                    <w:rStyle w:val="Hypertextovodkaz"/>
                    <w:rFonts w:ascii="Times New Roman" w:hAnsi="Times New Roman" w:cs="Times New Roman"/>
                    <w:noProof/>
                    <w:lang w:val="en-US" w:eastAsia="cs-CZ"/>
                  </w:rPr>
                  <w:t>Results of first principles formalization</w:t>
                </w:r>
                <w:r>
                  <w:rPr>
                    <w:noProof/>
                    <w:webHidden/>
                  </w:rPr>
                  <w:tab/>
                </w:r>
                <w:r>
                  <w:rPr>
                    <w:noProof/>
                    <w:webHidden/>
                  </w:rPr>
                  <w:fldChar w:fldCharType="begin"/>
                </w:r>
                <w:r>
                  <w:rPr>
                    <w:noProof/>
                    <w:webHidden/>
                  </w:rPr>
                  <w:instrText xml:space="preserve"> PAGEREF _Toc421792676 \h </w:instrText>
                </w:r>
                <w:r>
                  <w:rPr>
                    <w:noProof/>
                    <w:webHidden/>
                  </w:rPr>
                </w:r>
                <w:r>
                  <w:rPr>
                    <w:noProof/>
                    <w:webHidden/>
                  </w:rPr>
                  <w:fldChar w:fldCharType="separate"/>
                </w:r>
                <w:r>
                  <w:rPr>
                    <w:noProof/>
                    <w:webHidden/>
                  </w:rPr>
                  <w:t>33</w:t>
                </w:r>
                <w:r>
                  <w:rPr>
                    <w:noProof/>
                    <w:webHidden/>
                  </w:rPr>
                  <w:fldChar w:fldCharType="end"/>
                </w:r>
              </w:hyperlink>
            </w:p>
            <w:p w14:paraId="72DB2687" w14:textId="77777777" w:rsidR="00DB5903" w:rsidRDefault="00DB5903">
              <w:pPr>
                <w:pStyle w:val="Obsah2"/>
                <w:tabs>
                  <w:tab w:val="left" w:pos="880"/>
                  <w:tab w:val="right" w:leader="dot" w:pos="8395"/>
                </w:tabs>
                <w:rPr>
                  <w:rFonts w:eastAsiaTheme="minorEastAsia"/>
                  <w:noProof/>
                  <w:lang w:val="sk-SK" w:eastAsia="sk-SK"/>
                </w:rPr>
              </w:pPr>
              <w:hyperlink w:anchor="_Toc421792677" w:history="1">
                <w:r w:rsidRPr="001443F9">
                  <w:rPr>
                    <w:rStyle w:val="Hypertextovodkaz"/>
                    <w:noProof/>
                    <w:lang w:val="en-US"/>
                  </w:rPr>
                  <w:t>3.1</w:t>
                </w:r>
                <w:r>
                  <w:rPr>
                    <w:rFonts w:eastAsiaTheme="minorEastAsia"/>
                    <w:noProof/>
                    <w:lang w:val="sk-SK" w:eastAsia="sk-SK"/>
                  </w:rPr>
                  <w:tab/>
                </w:r>
                <w:r w:rsidRPr="001443F9">
                  <w:rPr>
                    <w:rStyle w:val="Hypertextovodkaz"/>
                    <w:noProof/>
                    <w:lang w:val="en-US"/>
                  </w:rPr>
                  <w:t>Chemical domain</w:t>
                </w:r>
                <w:r>
                  <w:rPr>
                    <w:noProof/>
                    <w:webHidden/>
                  </w:rPr>
                  <w:tab/>
                </w:r>
                <w:r>
                  <w:rPr>
                    <w:noProof/>
                    <w:webHidden/>
                  </w:rPr>
                  <w:fldChar w:fldCharType="begin"/>
                </w:r>
                <w:r>
                  <w:rPr>
                    <w:noProof/>
                    <w:webHidden/>
                  </w:rPr>
                  <w:instrText xml:space="preserve"> PAGEREF _Toc421792677 \h </w:instrText>
                </w:r>
                <w:r>
                  <w:rPr>
                    <w:noProof/>
                    <w:webHidden/>
                  </w:rPr>
                </w:r>
                <w:r>
                  <w:rPr>
                    <w:noProof/>
                    <w:webHidden/>
                  </w:rPr>
                  <w:fldChar w:fldCharType="separate"/>
                </w:r>
                <w:r>
                  <w:rPr>
                    <w:noProof/>
                    <w:webHidden/>
                  </w:rPr>
                  <w:t>33</w:t>
                </w:r>
                <w:r>
                  <w:rPr>
                    <w:noProof/>
                    <w:webHidden/>
                  </w:rPr>
                  <w:fldChar w:fldCharType="end"/>
                </w:r>
              </w:hyperlink>
            </w:p>
            <w:p w14:paraId="5C61EE0B" w14:textId="77777777" w:rsidR="00DB5903" w:rsidRDefault="00DB5903">
              <w:pPr>
                <w:pStyle w:val="Obsah2"/>
                <w:tabs>
                  <w:tab w:val="left" w:pos="880"/>
                  <w:tab w:val="right" w:leader="dot" w:pos="8395"/>
                </w:tabs>
                <w:rPr>
                  <w:rFonts w:eastAsiaTheme="minorEastAsia"/>
                  <w:noProof/>
                  <w:lang w:val="sk-SK" w:eastAsia="sk-SK"/>
                </w:rPr>
              </w:pPr>
              <w:hyperlink w:anchor="_Toc421792678" w:history="1">
                <w:r w:rsidRPr="001443F9">
                  <w:rPr>
                    <w:rStyle w:val="Hypertextovodkaz"/>
                    <w:noProof/>
                    <w:lang w:val="en-US"/>
                  </w:rPr>
                  <w:t>3.2</w:t>
                </w:r>
                <w:r>
                  <w:rPr>
                    <w:rFonts w:eastAsiaTheme="minorEastAsia"/>
                    <w:noProof/>
                    <w:lang w:val="sk-SK" w:eastAsia="sk-SK"/>
                  </w:rPr>
                  <w:tab/>
                </w:r>
                <w:r w:rsidRPr="001443F9">
                  <w:rPr>
                    <w:rStyle w:val="Hypertextovodkaz"/>
                    <w:noProof/>
                    <w:lang w:val="en-US"/>
                  </w:rPr>
                  <w:t>Thermal domain</w:t>
                </w:r>
                <w:r>
                  <w:rPr>
                    <w:noProof/>
                    <w:webHidden/>
                  </w:rPr>
                  <w:tab/>
                </w:r>
                <w:r>
                  <w:rPr>
                    <w:noProof/>
                    <w:webHidden/>
                  </w:rPr>
                  <w:fldChar w:fldCharType="begin"/>
                </w:r>
                <w:r>
                  <w:rPr>
                    <w:noProof/>
                    <w:webHidden/>
                  </w:rPr>
                  <w:instrText xml:space="preserve"> PAGEREF _Toc421792678 \h </w:instrText>
                </w:r>
                <w:r>
                  <w:rPr>
                    <w:noProof/>
                    <w:webHidden/>
                  </w:rPr>
                </w:r>
                <w:r>
                  <w:rPr>
                    <w:noProof/>
                    <w:webHidden/>
                  </w:rPr>
                  <w:fldChar w:fldCharType="separate"/>
                </w:r>
                <w:r>
                  <w:rPr>
                    <w:noProof/>
                    <w:webHidden/>
                  </w:rPr>
                  <w:t>39</w:t>
                </w:r>
                <w:r>
                  <w:rPr>
                    <w:noProof/>
                    <w:webHidden/>
                  </w:rPr>
                  <w:fldChar w:fldCharType="end"/>
                </w:r>
              </w:hyperlink>
            </w:p>
            <w:p w14:paraId="33F61681" w14:textId="77777777" w:rsidR="00DB5903" w:rsidRDefault="00DB5903">
              <w:pPr>
                <w:pStyle w:val="Obsah2"/>
                <w:tabs>
                  <w:tab w:val="left" w:pos="880"/>
                  <w:tab w:val="right" w:leader="dot" w:pos="8395"/>
                </w:tabs>
                <w:rPr>
                  <w:rFonts w:eastAsiaTheme="minorEastAsia"/>
                  <w:noProof/>
                  <w:lang w:val="sk-SK" w:eastAsia="sk-SK"/>
                </w:rPr>
              </w:pPr>
              <w:hyperlink w:anchor="_Toc421792679" w:history="1">
                <w:r w:rsidRPr="001443F9">
                  <w:rPr>
                    <w:rStyle w:val="Hypertextovodkaz"/>
                    <w:noProof/>
                    <w:lang w:val="en-US"/>
                  </w:rPr>
                  <w:t>3.3</w:t>
                </w:r>
                <w:r>
                  <w:rPr>
                    <w:rFonts w:eastAsiaTheme="minorEastAsia"/>
                    <w:noProof/>
                    <w:lang w:val="sk-SK" w:eastAsia="sk-SK"/>
                  </w:rPr>
                  <w:tab/>
                </w:r>
                <w:r w:rsidRPr="001443F9">
                  <w:rPr>
                    <w:rStyle w:val="Hypertextovodkaz"/>
                    <w:noProof/>
                    <w:lang w:val="en-US"/>
                  </w:rPr>
                  <w:t>Hydraulic domain</w:t>
                </w:r>
                <w:r>
                  <w:rPr>
                    <w:noProof/>
                    <w:webHidden/>
                  </w:rPr>
                  <w:tab/>
                </w:r>
                <w:r>
                  <w:rPr>
                    <w:noProof/>
                    <w:webHidden/>
                  </w:rPr>
                  <w:fldChar w:fldCharType="begin"/>
                </w:r>
                <w:r>
                  <w:rPr>
                    <w:noProof/>
                    <w:webHidden/>
                  </w:rPr>
                  <w:instrText xml:space="preserve"> PAGEREF _Toc421792679 \h </w:instrText>
                </w:r>
                <w:r>
                  <w:rPr>
                    <w:noProof/>
                    <w:webHidden/>
                  </w:rPr>
                </w:r>
                <w:r>
                  <w:rPr>
                    <w:noProof/>
                    <w:webHidden/>
                  </w:rPr>
                  <w:fldChar w:fldCharType="separate"/>
                </w:r>
                <w:r>
                  <w:rPr>
                    <w:noProof/>
                    <w:webHidden/>
                  </w:rPr>
                  <w:t>40</w:t>
                </w:r>
                <w:r>
                  <w:rPr>
                    <w:noProof/>
                    <w:webHidden/>
                  </w:rPr>
                  <w:fldChar w:fldCharType="end"/>
                </w:r>
              </w:hyperlink>
            </w:p>
            <w:p w14:paraId="02CA2C08" w14:textId="77777777" w:rsidR="00DB5903" w:rsidRDefault="00DB5903">
              <w:pPr>
                <w:pStyle w:val="Obsah2"/>
                <w:tabs>
                  <w:tab w:val="left" w:pos="880"/>
                  <w:tab w:val="right" w:leader="dot" w:pos="8395"/>
                </w:tabs>
                <w:rPr>
                  <w:rFonts w:eastAsiaTheme="minorEastAsia"/>
                  <w:noProof/>
                  <w:lang w:val="sk-SK" w:eastAsia="sk-SK"/>
                </w:rPr>
              </w:pPr>
              <w:hyperlink w:anchor="_Toc421792680" w:history="1">
                <w:r w:rsidRPr="001443F9">
                  <w:rPr>
                    <w:rStyle w:val="Hypertextovodkaz"/>
                    <w:noProof/>
                    <w:lang w:val="en-US"/>
                  </w:rPr>
                  <w:t>3.4</w:t>
                </w:r>
                <w:r>
                  <w:rPr>
                    <w:rFonts w:eastAsiaTheme="minorEastAsia"/>
                    <w:noProof/>
                    <w:lang w:val="sk-SK" w:eastAsia="sk-SK"/>
                  </w:rPr>
                  <w:tab/>
                </w:r>
                <w:r w:rsidRPr="001443F9">
                  <w:rPr>
                    <w:rStyle w:val="Hypertextovodkaz"/>
                    <w:noProof/>
                    <w:lang w:val="en-US"/>
                  </w:rPr>
                  <w:t>Population domain</w:t>
                </w:r>
                <w:r>
                  <w:rPr>
                    <w:noProof/>
                    <w:webHidden/>
                  </w:rPr>
                  <w:tab/>
                </w:r>
                <w:r>
                  <w:rPr>
                    <w:noProof/>
                    <w:webHidden/>
                  </w:rPr>
                  <w:fldChar w:fldCharType="begin"/>
                </w:r>
                <w:r>
                  <w:rPr>
                    <w:noProof/>
                    <w:webHidden/>
                  </w:rPr>
                  <w:instrText xml:space="preserve"> PAGEREF _Toc421792680 \h </w:instrText>
                </w:r>
                <w:r>
                  <w:rPr>
                    <w:noProof/>
                    <w:webHidden/>
                  </w:rPr>
                </w:r>
                <w:r>
                  <w:rPr>
                    <w:noProof/>
                    <w:webHidden/>
                  </w:rPr>
                  <w:fldChar w:fldCharType="separate"/>
                </w:r>
                <w:r>
                  <w:rPr>
                    <w:noProof/>
                    <w:webHidden/>
                  </w:rPr>
                  <w:t>42</w:t>
                </w:r>
                <w:r>
                  <w:rPr>
                    <w:noProof/>
                    <w:webHidden/>
                  </w:rPr>
                  <w:fldChar w:fldCharType="end"/>
                </w:r>
              </w:hyperlink>
            </w:p>
            <w:p w14:paraId="2107E83B" w14:textId="77777777" w:rsidR="00DB5903" w:rsidRDefault="00DB5903">
              <w:pPr>
                <w:pStyle w:val="Obsah1"/>
                <w:tabs>
                  <w:tab w:val="left" w:pos="400"/>
                  <w:tab w:val="right" w:leader="dot" w:pos="8395"/>
                </w:tabs>
                <w:rPr>
                  <w:rFonts w:eastAsiaTheme="minorEastAsia"/>
                  <w:noProof/>
                  <w:lang w:val="sk-SK" w:eastAsia="sk-SK"/>
                </w:rPr>
              </w:pPr>
              <w:hyperlink w:anchor="_Toc421792681" w:history="1">
                <w:r w:rsidRPr="001443F9">
                  <w:rPr>
                    <w:rStyle w:val="Hypertextovodkaz"/>
                    <w:rFonts w:ascii="Times New Roman" w:hAnsi="Times New Roman" w:cs="Times New Roman"/>
                    <w:noProof/>
                    <w:color w:val="023160" w:themeColor="hyperlink" w:themeShade="80"/>
                    <w:lang w:val="en-US" w:eastAsia="cs-CZ"/>
                  </w:rPr>
                  <w:t>4</w:t>
                </w:r>
                <w:r>
                  <w:rPr>
                    <w:rFonts w:eastAsiaTheme="minorEastAsia"/>
                    <w:noProof/>
                    <w:lang w:val="sk-SK" w:eastAsia="sk-SK"/>
                  </w:rPr>
                  <w:tab/>
                </w:r>
                <w:r w:rsidRPr="001443F9">
                  <w:rPr>
                    <w:rStyle w:val="Hypertextovodkaz"/>
                    <w:rFonts w:ascii="Times New Roman" w:hAnsi="Times New Roman" w:cs="Times New Roman"/>
                    <w:noProof/>
                    <w:lang w:val="en-US" w:eastAsia="cs-CZ"/>
                  </w:rPr>
                  <w:t>Methods of integrative physiology formalization</w:t>
                </w:r>
                <w:r>
                  <w:rPr>
                    <w:noProof/>
                    <w:webHidden/>
                  </w:rPr>
                  <w:tab/>
                </w:r>
                <w:r>
                  <w:rPr>
                    <w:noProof/>
                    <w:webHidden/>
                  </w:rPr>
                  <w:fldChar w:fldCharType="begin"/>
                </w:r>
                <w:r>
                  <w:rPr>
                    <w:noProof/>
                    <w:webHidden/>
                  </w:rPr>
                  <w:instrText xml:space="preserve"> PAGEREF _Toc421792681 \h </w:instrText>
                </w:r>
                <w:r>
                  <w:rPr>
                    <w:noProof/>
                    <w:webHidden/>
                  </w:rPr>
                </w:r>
                <w:r>
                  <w:rPr>
                    <w:noProof/>
                    <w:webHidden/>
                  </w:rPr>
                  <w:fldChar w:fldCharType="separate"/>
                </w:r>
                <w:r>
                  <w:rPr>
                    <w:noProof/>
                    <w:webHidden/>
                  </w:rPr>
                  <w:t>45</w:t>
                </w:r>
                <w:r>
                  <w:rPr>
                    <w:noProof/>
                    <w:webHidden/>
                  </w:rPr>
                  <w:fldChar w:fldCharType="end"/>
                </w:r>
              </w:hyperlink>
            </w:p>
            <w:p w14:paraId="4764D130" w14:textId="77777777" w:rsidR="00DB5903" w:rsidRDefault="00DB5903">
              <w:pPr>
                <w:pStyle w:val="Obsah1"/>
                <w:tabs>
                  <w:tab w:val="left" w:pos="400"/>
                  <w:tab w:val="right" w:leader="dot" w:pos="8395"/>
                </w:tabs>
                <w:rPr>
                  <w:rFonts w:eastAsiaTheme="minorEastAsia"/>
                  <w:noProof/>
                  <w:lang w:val="sk-SK" w:eastAsia="sk-SK"/>
                </w:rPr>
              </w:pPr>
              <w:hyperlink w:anchor="_Toc421792682" w:history="1">
                <w:r w:rsidRPr="001443F9">
                  <w:rPr>
                    <w:rStyle w:val="Hypertextovodkaz"/>
                    <w:rFonts w:ascii="Times New Roman" w:hAnsi="Times New Roman" w:cs="Times New Roman"/>
                    <w:noProof/>
                    <w:color w:val="023160" w:themeColor="hyperlink" w:themeShade="80"/>
                    <w:lang w:val="en-US" w:eastAsia="cs-CZ"/>
                  </w:rPr>
                  <w:t>5</w:t>
                </w:r>
                <w:r>
                  <w:rPr>
                    <w:rFonts w:eastAsiaTheme="minorEastAsia"/>
                    <w:noProof/>
                    <w:lang w:val="sk-SK" w:eastAsia="sk-SK"/>
                  </w:rPr>
                  <w:tab/>
                </w:r>
                <w:r w:rsidRPr="001443F9">
                  <w:rPr>
                    <w:rStyle w:val="Hypertextovodkaz"/>
                    <w:rFonts w:ascii="Times New Roman" w:hAnsi="Times New Roman" w:cs="Times New Roman"/>
                    <w:noProof/>
                    <w:lang w:val="en-US" w:eastAsia="cs-CZ"/>
                  </w:rPr>
                  <w:t>Result of integrative physiology formalization</w:t>
                </w:r>
                <w:r>
                  <w:rPr>
                    <w:noProof/>
                    <w:webHidden/>
                  </w:rPr>
                  <w:tab/>
                </w:r>
                <w:r>
                  <w:rPr>
                    <w:noProof/>
                    <w:webHidden/>
                  </w:rPr>
                  <w:fldChar w:fldCharType="begin"/>
                </w:r>
                <w:r>
                  <w:rPr>
                    <w:noProof/>
                    <w:webHidden/>
                  </w:rPr>
                  <w:instrText xml:space="preserve"> PAGEREF _Toc421792682 \h </w:instrText>
                </w:r>
                <w:r>
                  <w:rPr>
                    <w:noProof/>
                    <w:webHidden/>
                  </w:rPr>
                </w:r>
                <w:r>
                  <w:rPr>
                    <w:noProof/>
                    <w:webHidden/>
                  </w:rPr>
                  <w:fldChar w:fldCharType="separate"/>
                </w:r>
                <w:r>
                  <w:rPr>
                    <w:noProof/>
                    <w:webHidden/>
                  </w:rPr>
                  <w:t>49</w:t>
                </w:r>
                <w:r>
                  <w:rPr>
                    <w:noProof/>
                    <w:webHidden/>
                  </w:rPr>
                  <w:fldChar w:fldCharType="end"/>
                </w:r>
              </w:hyperlink>
            </w:p>
            <w:p w14:paraId="01BA004C" w14:textId="77777777" w:rsidR="00DB5903" w:rsidRDefault="00DB5903">
              <w:pPr>
                <w:pStyle w:val="Obsah2"/>
                <w:tabs>
                  <w:tab w:val="left" w:pos="880"/>
                  <w:tab w:val="right" w:leader="dot" w:pos="8395"/>
                </w:tabs>
                <w:rPr>
                  <w:rFonts w:eastAsiaTheme="minorEastAsia"/>
                  <w:noProof/>
                  <w:lang w:val="sk-SK" w:eastAsia="sk-SK"/>
                </w:rPr>
              </w:pPr>
              <w:hyperlink w:anchor="_Toc421792683" w:history="1">
                <w:r w:rsidRPr="001443F9">
                  <w:rPr>
                    <w:rStyle w:val="Hypertextovodkaz"/>
                    <w:noProof/>
                    <w:lang w:val="en-US" w:eastAsia="cs-CZ"/>
                  </w:rPr>
                  <w:t>5.1</w:t>
                </w:r>
                <w:r>
                  <w:rPr>
                    <w:rFonts w:eastAsiaTheme="minorEastAsia"/>
                    <w:noProof/>
                    <w:lang w:val="sk-SK" w:eastAsia="sk-SK"/>
                  </w:rPr>
                  <w:tab/>
                </w:r>
                <w:r w:rsidRPr="001443F9">
                  <w:rPr>
                    <w:rStyle w:val="Hypertextovodkaz"/>
                    <w:noProof/>
                    <w:lang w:val="en-US" w:eastAsia="cs-CZ"/>
                  </w:rPr>
                  <w:t>Cardiovascular system</w:t>
                </w:r>
                <w:r>
                  <w:rPr>
                    <w:noProof/>
                    <w:webHidden/>
                  </w:rPr>
                  <w:tab/>
                </w:r>
                <w:r>
                  <w:rPr>
                    <w:noProof/>
                    <w:webHidden/>
                  </w:rPr>
                  <w:fldChar w:fldCharType="begin"/>
                </w:r>
                <w:r>
                  <w:rPr>
                    <w:noProof/>
                    <w:webHidden/>
                  </w:rPr>
                  <w:instrText xml:space="preserve"> PAGEREF _Toc421792683 \h </w:instrText>
                </w:r>
                <w:r>
                  <w:rPr>
                    <w:noProof/>
                    <w:webHidden/>
                  </w:rPr>
                </w:r>
                <w:r>
                  <w:rPr>
                    <w:noProof/>
                    <w:webHidden/>
                  </w:rPr>
                  <w:fldChar w:fldCharType="separate"/>
                </w:r>
                <w:r>
                  <w:rPr>
                    <w:noProof/>
                    <w:webHidden/>
                  </w:rPr>
                  <w:t>50</w:t>
                </w:r>
                <w:r>
                  <w:rPr>
                    <w:noProof/>
                    <w:webHidden/>
                  </w:rPr>
                  <w:fldChar w:fldCharType="end"/>
                </w:r>
              </w:hyperlink>
            </w:p>
            <w:p w14:paraId="57AA1FA0" w14:textId="77777777" w:rsidR="00DB5903" w:rsidRDefault="00DB5903">
              <w:pPr>
                <w:pStyle w:val="Obsah2"/>
                <w:tabs>
                  <w:tab w:val="left" w:pos="880"/>
                  <w:tab w:val="right" w:leader="dot" w:pos="8395"/>
                </w:tabs>
                <w:rPr>
                  <w:rFonts w:eastAsiaTheme="minorEastAsia"/>
                  <w:noProof/>
                  <w:lang w:val="sk-SK" w:eastAsia="sk-SK"/>
                </w:rPr>
              </w:pPr>
              <w:hyperlink w:anchor="_Toc421792684" w:history="1">
                <w:r w:rsidRPr="001443F9">
                  <w:rPr>
                    <w:rStyle w:val="Hypertextovodkaz"/>
                    <w:noProof/>
                    <w:lang w:val="en-US" w:eastAsia="cs-CZ"/>
                  </w:rPr>
                  <w:t>5.2</w:t>
                </w:r>
                <w:r>
                  <w:rPr>
                    <w:rFonts w:eastAsiaTheme="minorEastAsia"/>
                    <w:noProof/>
                    <w:lang w:val="sk-SK" w:eastAsia="sk-SK"/>
                  </w:rPr>
                  <w:tab/>
                </w:r>
                <w:r w:rsidRPr="001443F9">
                  <w:rPr>
                    <w:rStyle w:val="Hypertextovodkaz"/>
                    <w:noProof/>
                    <w:lang w:val="en-US" w:eastAsia="cs-CZ"/>
                  </w:rPr>
                  <w:t>Body Water</w:t>
                </w:r>
                <w:r>
                  <w:rPr>
                    <w:noProof/>
                    <w:webHidden/>
                  </w:rPr>
                  <w:tab/>
                </w:r>
                <w:r>
                  <w:rPr>
                    <w:noProof/>
                    <w:webHidden/>
                  </w:rPr>
                  <w:fldChar w:fldCharType="begin"/>
                </w:r>
                <w:r>
                  <w:rPr>
                    <w:noProof/>
                    <w:webHidden/>
                  </w:rPr>
                  <w:instrText xml:space="preserve"> PAGEREF _Toc421792684 \h </w:instrText>
                </w:r>
                <w:r>
                  <w:rPr>
                    <w:noProof/>
                    <w:webHidden/>
                  </w:rPr>
                </w:r>
                <w:r>
                  <w:rPr>
                    <w:noProof/>
                    <w:webHidden/>
                  </w:rPr>
                  <w:fldChar w:fldCharType="separate"/>
                </w:r>
                <w:r>
                  <w:rPr>
                    <w:noProof/>
                    <w:webHidden/>
                  </w:rPr>
                  <w:t>59</w:t>
                </w:r>
                <w:r>
                  <w:rPr>
                    <w:noProof/>
                    <w:webHidden/>
                  </w:rPr>
                  <w:fldChar w:fldCharType="end"/>
                </w:r>
              </w:hyperlink>
            </w:p>
            <w:p w14:paraId="348C29ED" w14:textId="77777777" w:rsidR="00DB5903" w:rsidRDefault="00DB5903">
              <w:pPr>
                <w:pStyle w:val="Obsah2"/>
                <w:tabs>
                  <w:tab w:val="left" w:pos="880"/>
                  <w:tab w:val="right" w:leader="dot" w:pos="8395"/>
                </w:tabs>
                <w:rPr>
                  <w:rFonts w:eastAsiaTheme="minorEastAsia"/>
                  <w:noProof/>
                  <w:lang w:val="sk-SK" w:eastAsia="sk-SK"/>
                </w:rPr>
              </w:pPr>
              <w:hyperlink w:anchor="_Toc421792685" w:history="1">
                <w:r w:rsidRPr="001443F9">
                  <w:rPr>
                    <w:rStyle w:val="Hypertextovodkaz"/>
                    <w:noProof/>
                    <w:lang w:val="en-US" w:eastAsia="cs-CZ"/>
                  </w:rPr>
                  <w:t>5.3</w:t>
                </w:r>
                <w:r>
                  <w:rPr>
                    <w:rFonts w:eastAsiaTheme="minorEastAsia"/>
                    <w:noProof/>
                    <w:lang w:val="sk-SK" w:eastAsia="sk-SK"/>
                  </w:rPr>
                  <w:tab/>
                </w:r>
                <w:r w:rsidRPr="001443F9">
                  <w:rPr>
                    <w:rStyle w:val="Hypertextovodkaz"/>
                    <w:noProof/>
                    <w:lang w:val="en-US" w:eastAsia="cs-CZ"/>
                  </w:rPr>
                  <w:t>Hormones</w:t>
                </w:r>
                <w:r>
                  <w:rPr>
                    <w:noProof/>
                    <w:webHidden/>
                  </w:rPr>
                  <w:tab/>
                </w:r>
                <w:r>
                  <w:rPr>
                    <w:noProof/>
                    <w:webHidden/>
                  </w:rPr>
                  <w:fldChar w:fldCharType="begin"/>
                </w:r>
                <w:r>
                  <w:rPr>
                    <w:noProof/>
                    <w:webHidden/>
                  </w:rPr>
                  <w:instrText xml:space="preserve"> PAGEREF _Toc421792685 \h </w:instrText>
                </w:r>
                <w:r>
                  <w:rPr>
                    <w:noProof/>
                    <w:webHidden/>
                  </w:rPr>
                </w:r>
                <w:r>
                  <w:rPr>
                    <w:noProof/>
                    <w:webHidden/>
                  </w:rPr>
                  <w:fldChar w:fldCharType="separate"/>
                </w:r>
                <w:r>
                  <w:rPr>
                    <w:noProof/>
                    <w:webHidden/>
                  </w:rPr>
                  <w:t>66</w:t>
                </w:r>
                <w:r>
                  <w:rPr>
                    <w:noProof/>
                    <w:webHidden/>
                  </w:rPr>
                  <w:fldChar w:fldCharType="end"/>
                </w:r>
              </w:hyperlink>
            </w:p>
            <w:p w14:paraId="003129B1" w14:textId="77777777" w:rsidR="00DB5903" w:rsidRDefault="00DB5903">
              <w:pPr>
                <w:pStyle w:val="Obsah2"/>
                <w:tabs>
                  <w:tab w:val="left" w:pos="880"/>
                  <w:tab w:val="right" w:leader="dot" w:pos="8395"/>
                </w:tabs>
                <w:rPr>
                  <w:rFonts w:eastAsiaTheme="minorEastAsia"/>
                  <w:noProof/>
                  <w:lang w:val="sk-SK" w:eastAsia="sk-SK"/>
                </w:rPr>
              </w:pPr>
              <w:hyperlink w:anchor="_Toc421792686" w:history="1">
                <w:r w:rsidRPr="001443F9">
                  <w:rPr>
                    <w:rStyle w:val="Hypertextovodkaz"/>
                    <w:noProof/>
                    <w:lang w:val="en-US" w:eastAsia="cs-CZ"/>
                  </w:rPr>
                  <w:t>5.4</w:t>
                </w:r>
                <w:r>
                  <w:rPr>
                    <w:rFonts w:eastAsiaTheme="minorEastAsia"/>
                    <w:noProof/>
                    <w:lang w:val="sk-SK" w:eastAsia="sk-SK"/>
                  </w:rPr>
                  <w:tab/>
                </w:r>
                <w:r w:rsidRPr="001443F9">
                  <w:rPr>
                    <w:rStyle w:val="Hypertextovodkaz"/>
                    <w:noProof/>
                    <w:lang w:val="en-US" w:eastAsia="cs-CZ"/>
                  </w:rPr>
                  <w:t>Electrolytes and Acid-Base</w:t>
                </w:r>
                <w:r>
                  <w:rPr>
                    <w:noProof/>
                    <w:webHidden/>
                  </w:rPr>
                  <w:tab/>
                </w:r>
                <w:r>
                  <w:rPr>
                    <w:noProof/>
                    <w:webHidden/>
                  </w:rPr>
                  <w:fldChar w:fldCharType="begin"/>
                </w:r>
                <w:r>
                  <w:rPr>
                    <w:noProof/>
                    <w:webHidden/>
                  </w:rPr>
                  <w:instrText xml:space="preserve"> PAGEREF _Toc421792686 \h </w:instrText>
                </w:r>
                <w:r>
                  <w:rPr>
                    <w:noProof/>
                    <w:webHidden/>
                  </w:rPr>
                </w:r>
                <w:r>
                  <w:rPr>
                    <w:noProof/>
                    <w:webHidden/>
                  </w:rPr>
                  <w:fldChar w:fldCharType="separate"/>
                </w:r>
                <w:r>
                  <w:rPr>
                    <w:noProof/>
                    <w:webHidden/>
                  </w:rPr>
                  <w:t>72</w:t>
                </w:r>
                <w:r>
                  <w:rPr>
                    <w:noProof/>
                    <w:webHidden/>
                  </w:rPr>
                  <w:fldChar w:fldCharType="end"/>
                </w:r>
              </w:hyperlink>
            </w:p>
            <w:p w14:paraId="79190E70" w14:textId="77777777" w:rsidR="00DB5903" w:rsidRDefault="00DB5903">
              <w:pPr>
                <w:pStyle w:val="Obsah2"/>
                <w:tabs>
                  <w:tab w:val="left" w:pos="880"/>
                  <w:tab w:val="right" w:leader="dot" w:pos="8395"/>
                </w:tabs>
                <w:rPr>
                  <w:rFonts w:eastAsiaTheme="minorEastAsia"/>
                  <w:noProof/>
                  <w:lang w:val="sk-SK" w:eastAsia="sk-SK"/>
                </w:rPr>
              </w:pPr>
              <w:hyperlink w:anchor="_Toc421792687" w:history="1">
                <w:r w:rsidRPr="001443F9">
                  <w:rPr>
                    <w:rStyle w:val="Hypertextovodkaz"/>
                    <w:noProof/>
                    <w:lang w:val="en-US" w:eastAsia="cs-CZ"/>
                  </w:rPr>
                  <w:t>5.5</w:t>
                </w:r>
                <w:r>
                  <w:rPr>
                    <w:rFonts w:eastAsiaTheme="minorEastAsia"/>
                    <w:noProof/>
                    <w:lang w:val="sk-SK" w:eastAsia="sk-SK"/>
                  </w:rPr>
                  <w:tab/>
                </w:r>
                <w:r w:rsidRPr="001443F9">
                  <w:rPr>
                    <w:rStyle w:val="Hypertextovodkaz"/>
                    <w:noProof/>
                    <w:lang w:val="en-US" w:eastAsia="cs-CZ"/>
                  </w:rPr>
                  <w:t>Blood Gases</w:t>
                </w:r>
                <w:r>
                  <w:rPr>
                    <w:noProof/>
                    <w:webHidden/>
                  </w:rPr>
                  <w:tab/>
                </w:r>
                <w:r>
                  <w:rPr>
                    <w:noProof/>
                    <w:webHidden/>
                  </w:rPr>
                  <w:fldChar w:fldCharType="begin"/>
                </w:r>
                <w:r>
                  <w:rPr>
                    <w:noProof/>
                    <w:webHidden/>
                  </w:rPr>
                  <w:instrText xml:space="preserve"> PAGEREF _Toc421792687 \h </w:instrText>
                </w:r>
                <w:r>
                  <w:rPr>
                    <w:noProof/>
                    <w:webHidden/>
                  </w:rPr>
                </w:r>
                <w:r>
                  <w:rPr>
                    <w:noProof/>
                    <w:webHidden/>
                  </w:rPr>
                  <w:fldChar w:fldCharType="separate"/>
                </w:r>
                <w:r>
                  <w:rPr>
                    <w:noProof/>
                    <w:webHidden/>
                  </w:rPr>
                  <w:t>80</w:t>
                </w:r>
                <w:r>
                  <w:rPr>
                    <w:noProof/>
                    <w:webHidden/>
                  </w:rPr>
                  <w:fldChar w:fldCharType="end"/>
                </w:r>
              </w:hyperlink>
            </w:p>
            <w:p w14:paraId="514BE629" w14:textId="77777777" w:rsidR="00DB5903" w:rsidRDefault="00DB5903">
              <w:pPr>
                <w:pStyle w:val="Obsah2"/>
                <w:tabs>
                  <w:tab w:val="left" w:pos="880"/>
                  <w:tab w:val="right" w:leader="dot" w:pos="8395"/>
                </w:tabs>
                <w:rPr>
                  <w:rFonts w:eastAsiaTheme="minorEastAsia"/>
                  <w:noProof/>
                  <w:lang w:val="sk-SK" w:eastAsia="sk-SK"/>
                </w:rPr>
              </w:pPr>
              <w:hyperlink w:anchor="_Toc421792688" w:history="1">
                <w:r w:rsidRPr="001443F9">
                  <w:rPr>
                    <w:rStyle w:val="Hypertextovodkaz"/>
                    <w:noProof/>
                    <w:lang w:val="en-US" w:eastAsia="cs-CZ"/>
                  </w:rPr>
                  <w:t>5.6</w:t>
                </w:r>
                <w:r>
                  <w:rPr>
                    <w:rFonts w:eastAsiaTheme="minorEastAsia"/>
                    <w:noProof/>
                    <w:lang w:val="sk-SK" w:eastAsia="sk-SK"/>
                  </w:rPr>
                  <w:tab/>
                </w:r>
                <w:r w:rsidRPr="001443F9">
                  <w:rPr>
                    <w:rStyle w:val="Hypertextovodkaz"/>
                    <w:noProof/>
                    <w:lang w:val="en-US" w:eastAsia="cs-CZ"/>
                  </w:rPr>
                  <w:t>Nutrients and Metabolism</w:t>
                </w:r>
                <w:r>
                  <w:rPr>
                    <w:noProof/>
                    <w:webHidden/>
                  </w:rPr>
                  <w:tab/>
                </w:r>
                <w:r>
                  <w:rPr>
                    <w:noProof/>
                    <w:webHidden/>
                  </w:rPr>
                  <w:fldChar w:fldCharType="begin"/>
                </w:r>
                <w:r>
                  <w:rPr>
                    <w:noProof/>
                    <w:webHidden/>
                  </w:rPr>
                  <w:instrText xml:space="preserve"> PAGEREF _Toc421792688 \h </w:instrText>
                </w:r>
                <w:r>
                  <w:rPr>
                    <w:noProof/>
                    <w:webHidden/>
                  </w:rPr>
                </w:r>
                <w:r>
                  <w:rPr>
                    <w:noProof/>
                    <w:webHidden/>
                  </w:rPr>
                  <w:fldChar w:fldCharType="separate"/>
                </w:r>
                <w:r>
                  <w:rPr>
                    <w:noProof/>
                    <w:webHidden/>
                  </w:rPr>
                  <w:t>84</w:t>
                </w:r>
                <w:r>
                  <w:rPr>
                    <w:noProof/>
                    <w:webHidden/>
                  </w:rPr>
                  <w:fldChar w:fldCharType="end"/>
                </w:r>
              </w:hyperlink>
            </w:p>
            <w:p w14:paraId="67C98457" w14:textId="77777777" w:rsidR="00DB5903" w:rsidRDefault="00DB5903">
              <w:pPr>
                <w:pStyle w:val="Obsah2"/>
                <w:tabs>
                  <w:tab w:val="left" w:pos="880"/>
                  <w:tab w:val="right" w:leader="dot" w:pos="8395"/>
                </w:tabs>
                <w:rPr>
                  <w:rFonts w:eastAsiaTheme="minorEastAsia"/>
                  <w:noProof/>
                  <w:lang w:val="sk-SK" w:eastAsia="sk-SK"/>
                </w:rPr>
              </w:pPr>
              <w:hyperlink w:anchor="_Toc421792689" w:history="1">
                <w:r w:rsidRPr="001443F9">
                  <w:rPr>
                    <w:rStyle w:val="Hypertextovodkaz"/>
                    <w:noProof/>
                    <w:lang w:val="en-US" w:eastAsia="cs-CZ"/>
                  </w:rPr>
                  <w:t>5.7</w:t>
                </w:r>
                <w:r>
                  <w:rPr>
                    <w:rFonts w:eastAsiaTheme="minorEastAsia"/>
                    <w:noProof/>
                    <w:lang w:val="sk-SK" w:eastAsia="sk-SK"/>
                  </w:rPr>
                  <w:tab/>
                </w:r>
                <w:r w:rsidRPr="001443F9">
                  <w:rPr>
                    <w:rStyle w:val="Hypertextovodkaz"/>
                    <w:noProof/>
                    <w:lang w:val="en-US" w:eastAsia="cs-CZ"/>
                  </w:rPr>
                  <w:t>Thermoregulation</w:t>
                </w:r>
                <w:r>
                  <w:rPr>
                    <w:noProof/>
                    <w:webHidden/>
                  </w:rPr>
                  <w:tab/>
                </w:r>
                <w:r>
                  <w:rPr>
                    <w:noProof/>
                    <w:webHidden/>
                  </w:rPr>
                  <w:fldChar w:fldCharType="begin"/>
                </w:r>
                <w:r>
                  <w:rPr>
                    <w:noProof/>
                    <w:webHidden/>
                  </w:rPr>
                  <w:instrText xml:space="preserve"> PAGEREF _Toc421792689 \h </w:instrText>
                </w:r>
                <w:r>
                  <w:rPr>
                    <w:noProof/>
                    <w:webHidden/>
                  </w:rPr>
                </w:r>
                <w:r>
                  <w:rPr>
                    <w:noProof/>
                    <w:webHidden/>
                  </w:rPr>
                  <w:fldChar w:fldCharType="separate"/>
                </w:r>
                <w:r>
                  <w:rPr>
                    <w:noProof/>
                    <w:webHidden/>
                  </w:rPr>
                  <w:t>89</w:t>
                </w:r>
                <w:r>
                  <w:rPr>
                    <w:noProof/>
                    <w:webHidden/>
                  </w:rPr>
                  <w:fldChar w:fldCharType="end"/>
                </w:r>
              </w:hyperlink>
            </w:p>
            <w:p w14:paraId="38E6E874" w14:textId="77777777" w:rsidR="00DB5903" w:rsidRDefault="00DB5903">
              <w:pPr>
                <w:pStyle w:val="Obsah2"/>
                <w:tabs>
                  <w:tab w:val="left" w:pos="880"/>
                  <w:tab w:val="right" w:leader="dot" w:pos="8395"/>
                </w:tabs>
                <w:rPr>
                  <w:rFonts w:eastAsiaTheme="minorEastAsia"/>
                  <w:noProof/>
                  <w:lang w:val="sk-SK" w:eastAsia="sk-SK"/>
                </w:rPr>
              </w:pPr>
              <w:hyperlink w:anchor="_Toc421792690" w:history="1">
                <w:r w:rsidRPr="001443F9">
                  <w:rPr>
                    <w:rStyle w:val="Hypertextovodkaz"/>
                    <w:noProof/>
                    <w:lang w:val="en-US" w:eastAsia="cs-CZ"/>
                  </w:rPr>
                  <w:t>5.8</w:t>
                </w:r>
                <w:r>
                  <w:rPr>
                    <w:rFonts w:eastAsiaTheme="minorEastAsia"/>
                    <w:noProof/>
                    <w:lang w:val="sk-SK" w:eastAsia="sk-SK"/>
                  </w:rPr>
                  <w:tab/>
                </w:r>
                <w:r w:rsidRPr="001443F9">
                  <w:rPr>
                    <w:rStyle w:val="Hypertextovodkaz"/>
                    <w:noProof/>
                    <w:lang w:val="en-US" w:eastAsia="cs-CZ"/>
                  </w:rPr>
                  <w:t>Neural Regulations</w:t>
                </w:r>
                <w:r>
                  <w:rPr>
                    <w:noProof/>
                    <w:webHidden/>
                  </w:rPr>
                  <w:tab/>
                </w:r>
                <w:r>
                  <w:rPr>
                    <w:noProof/>
                    <w:webHidden/>
                  </w:rPr>
                  <w:fldChar w:fldCharType="begin"/>
                </w:r>
                <w:r>
                  <w:rPr>
                    <w:noProof/>
                    <w:webHidden/>
                  </w:rPr>
                  <w:instrText xml:space="preserve"> PAGEREF _Toc421792690 \h </w:instrText>
                </w:r>
                <w:r>
                  <w:rPr>
                    <w:noProof/>
                    <w:webHidden/>
                  </w:rPr>
                </w:r>
                <w:r>
                  <w:rPr>
                    <w:noProof/>
                    <w:webHidden/>
                  </w:rPr>
                  <w:fldChar w:fldCharType="separate"/>
                </w:r>
                <w:r>
                  <w:rPr>
                    <w:noProof/>
                    <w:webHidden/>
                  </w:rPr>
                  <w:t>90</w:t>
                </w:r>
                <w:r>
                  <w:rPr>
                    <w:noProof/>
                    <w:webHidden/>
                  </w:rPr>
                  <w:fldChar w:fldCharType="end"/>
                </w:r>
              </w:hyperlink>
            </w:p>
            <w:p w14:paraId="0D7084BB" w14:textId="77777777" w:rsidR="00DB5903" w:rsidRDefault="00DB5903">
              <w:pPr>
                <w:pStyle w:val="Obsah1"/>
                <w:tabs>
                  <w:tab w:val="left" w:pos="400"/>
                  <w:tab w:val="right" w:leader="dot" w:pos="8395"/>
                </w:tabs>
                <w:rPr>
                  <w:rFonts w:eastAsiaTheme="minorEastAsia"/>
                  <w:noProof/>
                  <w:lang w:val="sk-SK" w:eastAsia="sk-SK"/>
                </w:rPr>
              </w:pPr>
              <w:hyperlink w:anchor="_Toc421792691" w:history="1">
                <w:r w:rsidRPr="001443F9">
                  <w:rPr>
                    <w:rStyle w:val="Hypertextovodkaz"/>
                    <w:rFonts w:ascii="Times New Roman" w:hAnsi="Times New Roman" w:cs="Times New Roman"/>
                    <w:noProof/>
                    <w:color w:val="023160" w:themeColor="hyperlink" w:themeShade="80"/>
                    <w:lang w:val="en-US" w:eastAsia="cs-CZ"/>
                  </w:rPr>
                  <w:t>6</w:t>
                </w:r>
                <w:r>
                  <w:rPr>
                    <w:rFonts w:eastAsiaTheme="minorEastAsia"/>
                    <w:noProof/>
                    <w:lang w:val="sk-SK" w:eastAsia="sk-SK"/>
                  </w:rPr>
                  <w:tab/>
                </w:r>
                <w:r w:rsidRPr="001443F9">
                  <w:rPr>
                    <w:rStyle w:val="Hypertextovodkaz"/>
                    <w:rFonts w:ascii="Times New Roman" w:hAnsi="Times New Roman" w:cs="Times New Roman"/>
                    <w:noProof/>
                    <w:lang w:val="en-US" w:eastAsia="cs-CZ"/>
                  </w:rPr>
                  <w:t>Discussion</w:t>
                </w:r>
                <w:r>
                  <w:rPr>
                    <w:noProof/>
                    <w:webHidden/>
                  </w:rPr>
                  <w:tab/>
                </w:r>
                <w:r>
                  <w:rPr>
                    <w:noProof/>
                    <w:webHidden/>
                  </w:rPr>
                  <w:fldChar w:fldCharType="begin"/>
                </w:r>
                <w:r>
                  <w:rPr>
                    <w:noProof/>
                    <w:webHidden/>
                  </w:rPr>
                  <w:instrText xml:space="preserve"> PAGEREF _Toc421792691 \h </w:instrText>
                </w:r>
                <w:r>
                  <w:rPr>
                    <w:noProof/>
                    <w:webHidden/>
                  </w:rPr>
                </w:r>
                <w:r>
                  <w:rPr>
                    <w:noProof/>
                    <w:webHidden/>
                  </w:rPr>
                  <w:fldChar w:fldCharType="separate"/>
                </w:r>
                <w:r>
                  <w:rPr>
                    <w:noProof/>
                    <w:webHidden/>
                  </w:rPr>
                  <w:t>93</w:t>
                </w:r>
                <w:r>
                  <w:rPr>
                    <w:noProof/>
                    <w:webHidden/>
                  </w:rPr>
                  <w:fldChar w:fldCharType="end"/>
                </w:r>
              </w:hyperlink>
            </w:p>
            <w:p w14:paraId="30A0C490" w14:textId="77777777" w:rsidR="00DB5903" w:rsidRDefault="00DB5903">
              <w:pPr>
                <w:pStyle w:val="Obsah2"/>
                <w:tabs>
                  <w:tab w:val="left" w:pos="880"/>
                  <w:tab w:val="right" w:leader="dot" w:pos="8395"/>
                </w:tabs>
                <w:rPr>
                  <w:rFonts w:eastAsiaTheme="minorEastAsia"/>
                  <w:noProof/>
                  <w:lang w:val="sk-SK" w:eastAsia="sk-SK"/>
                </w:rPr>
              </w:pPr>
              <w:hyperlink w:anchor="_Toc421792692" w:history="1">
                <w:r w:rsidRPr="001443F9">
                  <w:rPr>
                    <w:rStyle w:val="Hypertextovodkaz"/>
                    <w:noProof/>
                    <w:lang w:val="en-US"/>
                  </w:rPr>
                  <w:t>6.1</w:t>
                </w:r>
                <w:r>
                  <w:rPr>
                    <w:rFonts w:eastAsiaTheme="minorEastAsia"/>
                    <w:noProof/>
                    <w:lang w:val="sk-SK" w:eastAsia="sk-SK"/>
                  </w:rPr>
                  <w:tab/>
                </w:r>
                <w:r w:rsidRPr="001443F9">
                  <w:rPr>
                    <w:rStyle w:val="Hypertextovodkaz"/>
                    <w:noProof/>
                    <w:lang w:val="en-US"/>
                  </w:rPr>
                  <w:t>Selection of first principles</w:t>
                </w:r>
                <w:r>
                  <w:rPr>
                    <w:noProof/>
                    <w:webHidden/>
                  </w:rPr>
                  <w:tab/>
                </w:r>
                <w:r>
                  <w:rPr>
                    <w:noProof/>
                    <w:webHidden/>
                  </w:rPr>
                  <w:fldChar w:fldCharType="begin"/>
                </w:r>
                <w:r>
                  <w:rPr>
                    <w:noProof/>
                    <w:webHidden/>
                  </w:rPr>
                  <w:instrText xml:space="preserve"> PAGEREF _Toc421792692 \h </w:instrText>
                </w:r>
                <w:r>
                  <w:rPr>
                    <w:noProof/>
                    <w:webHidden/>
                  </w:rPr>
                </w:r>
                <w:r>
                  <w:rPr>
                    <w:noProof/>
                    <w:webHidden/>
                  </w:rPr>
                  <w:fldChar w:fldCharType="separate"/>
                </w:r>
                <w:r>
                  <w:rPr>
                    <w:noProof/>
                    <w:webHidden/>
                  </w:rPr>
                  <w:t>93</w:t>
                </w:r>
                <w:r>
                  <w:rPr>
                    <w:noProof/>
                    <w:webHidden/>
                  </w:rPr>
                  <w:fldChar w:fldCharType="end"/>
                </w:r>
              </w:hyperlink>
            </w:p>
            <w:p w14:paraId="22A19EDB" w14:textId="77777777" w:rsidR="00DB5903" w:rsidRDefault="00DB5903">
              <w:pPr>
                <w:pStyle w:val="Obsah2"/>
                <w:tabs>
                  <w:tab w:val="left" w:pos="880"/>
                  <w:tab w:val="right" w:leader="dot" w:pos="8395"/>
                </w:tabs>
                <w:rPr>
                  <w:rFonts w:eastAsiaTheme="minorEastAsia"/>
                  <w:noProof/>
                  <w:lang w:val="sk-SK" w:eastAsia="sk-SK"/>
                </w:rPr>
              </w:pPr>
              <w:hyperlink w:anchor="_Toc421792693" w:history="1">
                <w:r w:rsidRPr="001443F9">
                  <w:rPr>
                    <w:rStyle w:val="Hypertextovodkaz"/>
                    <w:noProof/>
                    <w:lang w:val="en-US"/>
                  </w:rPr>
                  <w:t>6.2</w:t>
                </w:r>
                <w:r>
                  <w:rPr>
                    <w:rFonts w:eastAsiaTheme="minorEastAsia"/>
                    <w:noProof/>
                    <w:lang w:val="sk-SK" w:eastAsia="sk-SK"/>
                  </w:rPr>
                  <w:tab/>
                </w:r>
                <w:r w:rsidRPr="001443F9">
                  <w:rPr>
                    <w:rStyle w:val="Hypertextovodkaz"/>
                    <w:noProof/>
                    <w:lang w:val="en-US"/>
                  </w:rPr>
                  <w:t>Development of integrative physiological theories</w:t>
                </w:r>
                <w:r>
                  <w:rPr>
                    <w:noProof/>
                    <w:webHidden/>
                  </w:rPr>
                  <w:tab/>
                </w:r>
                <w:r>
                  <w:rPr>
                    <w:noProof/>
                    <w:webHidden/>
                  </w:rPr>
                  <w:fldChar w:fldCharType="begin"/>
                </w:r>
                <w:r>
                  <w:rPr>
                    <w:noProof/>
                    <w:webHidden/>
                  </w:rPr>
                  <w:instrText xml:space="preserve"> PAGEREF _Toc421792693 \h </w:instrText>
                </w:r>
                <w:r>
                  <w:rPr>
                    <w:noProof/>
                    <w:webHidden/>
                  </w:rPr>
                </w:r>
                <w:r>
                  <w:rPr>
                    <w:noProof/>
                    <w:webHidden/>
                  </w:rPr>
                  <w:fldChar w:fldCharType="separate"/>
                </w:r>
                <w:r>
                  <w:rPr>
                    <w:noProof/>
                    <w:webHidden/>
                  </w:rPr>
                  <w:t>94</w:t>
                </w:r>
                <w:r>
                  <w:rPr>
                    <w:noProof/>
                    <w:webHidden/>
                  </w:rPr>
                  <w:fldChar w:fldCharType="end"/>
                </w:r>
              </w:hyperlink>
            </w:p>
            <w:p w14:paraId="2D580988" w14:textId="77777777" w:rsidR="00DB5903" w:rsidRDefault="00DB5903">
              <w:pPr>
                <w:pStyle w:val="Obsah2"/>
                <w:tabs>
                  <w:tab w:val="left" w:pos="880"/>
                  <w:tab w:val="right" w:leader="dot" w:pos="8395"/>
                </w:tabs>
                <w:rPr>
                  <w:rFonts w:eastAsiaTheme="minorEastAsia"/>
                  <w:noProof/>
                  <w:lang w:val="sk-SK" w:eastAsia="sk-SK"/>
                </w:rPr>
              </w:pPr>
              <w:hyperlink w:anchor="_Toc421792694" w:history="1">
                <w:r w:rsidRPr="001443F9">
                  <w:rPr>
                    <w:rStyle w:val="Hypertextovodkaz"/>
                    <w:noProof/>
                    <w:lang w:val="en-US"/>
                  </w:rPr>
                  <w:t>6.3</w:t>
                </w:r>
                <w:r>
                  <w:rPr>
                    <w:rFonts w:eastAsiaTheme="minorEastAsia"/>
                    <w:noProof/>
                    <w:lang w:val="sk-SK" w:eastAsia="sk-SK"/>
                  </w:rPr>
                  <w:tab/>
                </w:r>
                <w:r w:rsidRPr="001443F9">
                  <w:rPr>
                    <w:rStyle w:val="Hypertextovodkaz"/>
                    <w:noProof/>
                    <w:lang w:val="en-US"/>
                  </w:rPr>
                  <w:t>Verification</w:t>
                </w:r>
                <w:r>
                  <w:rPr>
                    <w:noProof/>
                    <w:webHidden/>
                  </w:rPr>
                  <w:tab/>
                </w:r>
                <w:r>
                  <w:rPr>
                    <w:noProof/>
                    <w:webHidden/>
                  </w:rPr>
                  <w:fldChar w:fldCharType="begin"/>
                </w:r>
                <w:r>
                  <w:rPr>
                    <w:noProof/>
                    <w:webHidden/>
                  </w:rPr>
                  <w:instrText xml:space="preserve"> PAGEREF _Toc421792694 \h </w:instrText>
                </w:r>
                <w:r>
                  <w:rPr>
                    <w:noProof/>
                    <w:webHidden/>
                  </w:rPr>
                </w:r>
                <w:r>
                  <w:rPr>
                    <w:noProof/>
                    <w:webHidden/>
                  </w:rPr>
                  <w:fldChar w:fldCharType="separate"/>
                </w:r>
                <w:r>
                  <w:rPr>
                    <w:noProof/>
                    <w:webHidden/>
                  </w:rPr>
                  <w:t>95</w:t>
                </w:r>
                <w:r>
                  <w:rPr>
                    <w:noProof/>
                    <w:webHidden/>
                  </w:rPr>
                  <w:fldChar w:fldCharType="end"/>
                </w:r>
              </w:hyperlink>
            </w:p>
            <w:p w14:paraId="2572754F" w14:textId="77777777" w:rsidR="00DB5903" w:rsidRDefault="00DB5903">
              <w:pPr>
                <w:pStyle w:val="Obsah2"/>
                <w:tabs>
                  <w:tab w:val="left" w:pos="880"/>
                  <w:tab w:val="right" w:leader="dot" w:pos="8395"/>
                </w:tabs>
                <w:rPr>
                  <w:rFonts w:eastAsiaTheme="minorEastAsia"/>
                  <w:noProof/>
                  <w:lang w:val="sk-SK" w:eastAsia="sk-SK"/>
                </w:rPr>
              </w:pPr>
              <w:hyperlink w:anchor="_Toc421792695" w:history="1">
                <w:r w:rsidRPr="001443F9">
                  <w:rPr>
                    <w:rStyle w:val="Hypertextovodkaz"/>
                    <w:noProof/>
                    <w:lang w:val="en-US"/>
                  </w:rPr>
                  <w:t>6.4</w:t>
                </w:r>
                <w:r>
                  <w:rPr>
                    <w:rFonts w:eastAsiaTheme="minorEastAsia"/>
                    <w:noProof/>
                    <w:lang w:val="sk-SK" w:eastAsia="sk-SK"/>
                  </w:rPr>
                  <w:tab/>
                </w:r>
                <w:r w:rsidRPr="001443F9">
                  <w:rPr>
                    <w:rStyle w:val="Hypertextovodkaz"/>
                    <w:noProof/>
                    <w:lang w:val="en-US"/>
                  </w:rPr>
                  <w:t>Sensitivity analysis and identification</w:t>
                </w:r>
                <w:r>
                  <w:rPr>
                    <w:noProof/>
                    <w:webHidden/>
                  </w:rPr>
                  <w:tab/>
                </w:r>
                <w:r>
                  <w:rPr>
                    <w:noProof/>
                    <w:webHidden/>
                  </w:rPr>
                  <w:fldChar w:fldCharType="begin"/>
                </w:r>
                <w:r>
                  <w:rPr>
                    <w:noProof/>
                    <w:webHidden/>
                  </w:rPr>
                  <w:instrText xml:space="preserve"> PAGEREF _Toc421792695 \h </w:instrText>
                </w:r>
                <w:r>
                  <w:rPr>
                    <w:noProof/>
                    <w:webHidden/>
                  </w:rPr>
                </w:r>
                <w:r>
                  <w:rPr>
                    <w:noProof/>
                    <w:webHidden/>
                  </w:rPr>
                  <w:fldChar w:fldCharType="separate"/>
                </w:r>
                <w:r>
                  <w:rPr>
                    <w:noProof/>
                    <w:webHidden/>
                  </w:rPr>
                  <w:t>96</w:t>
                </w:r>
                <w:r>
                  <w:rPr>
                    <w:noProof/>
                    <w:webHidden/>
                  </w:rPr>
                  <w:fldChar w:fldCharType="end"/>
                </w:r>
              </w:hyperlink>
            </w:p>
            <w:p w14:paraId="330B1571" w14:textId="77777777" w:rsidR="00DB5903" w:rsidRDefault="00DB5903">
              <w:pPr>
                <w:pStyle w:val="Obsah1"/>
                <w:tabs>
                  <w:tab w:val="left" w:pos="400"/>
                  <w:tab w:val="right" w:leader="dot" w:pos="8395"/>
                </w:tabs>
                <w:rPr>
                  <w:rFonts w:eastAsiaTheme="minorEastAsia"/>
                  <w:noProof/>
                  <w:lang w:val="sk-SK" w:eastAsia="sk-SK"/>
                </w:rPr>
              </w:pPr>
              <w:hyperlink w:anchor="_Toc421792696" w:history="1">
                <w:r w:rsidRPr="001443F9">
                  <w:rPr>
                    <w:rStyle w:val="Hypertextovodkaz"/>
                    <w:rFonts w:ascii="Times New Roman" w:hAnsi="Times New Roman" w:cs="Times New Roman"/>
                    <w:noProof/>
                    <w:color w:val="023160" w:themeColor="hyperlink" w:themeShade="80"/>
                    <w:lang w:val="en-US" w:eastAsia="cs-CZ"/>
                  </w:rPr>
                  <w:t>7</w:t>
                </w:r>
                <w:r>
                  <w:rPr>
                    <w:rFonts w:eastAsiaTheme="minorEastAsia"/>
                    <w:noProof/>
                    <w:lang w:val="sk-SK" w:eastAsia="sk-SK"/>
                  </w:rPr>
                  <w:tab/>
                </w:r>
                <w:r w:rsidRPr="001443F9">
                  <w:rPr>
                    <w:rStyle w:val="Hypertextovodkaz"/>
                    <w:rFonts w:ascii="Times New Roman" w:hAnsi="Times New Roman" w:cs="Times New Roman"/>
                    <w:noProof/>
                    <w:lang w:val="en-US" w:eastAsia="cs-CZ"/>
                  </w:rPr>
                  <w:t>Conclusion</w:t>
                </w:r>
                <w:r>
                  <w:rPr>
                    <w:noProof/>
                    <w:webHidden/>
                  </w:rPr>
                  <w:tab/>
                </w:r>
                <w:r>
                  <w:rPr>
                    <w:noProof/>
                    <w:webHidden/>
                  </w:rPr>
                  <w:fldChar w:fldCharType="begin"/>
                </w:r>
                <w:r>
                  <w:rPr>
                    <w:noProof/>
                    <w:webHidden/>
                  </w:rPr>
                  <w:instrText xml:space="preserve"> PAGEREF _Toc421792696 \h </w:instrText>
                </w:r>
                <w:r>
                  <w:rPr>
                    <w:noProof/>
                    <w:webHidden/>
                  </w:rPr>
                </w:r>
                <w:r>
                  <w:rPr>
                    <w:noProof/>
                    <w:webHidden/>
                  </w:rPr>
                  <w:fldChar w:fldCharType="separate"/>
                </w:r>
                <w:r>
                  <w:rPr>
                    <w:noProof/>
                    <w:webHidden/>
                  </w:rPr>
                  <w:t>99</w:t>
                </w:r>
                <w:r>
                  <w:rPr>
                    <w:noProof/>
                    <w:webHidden/>
                  </w:rPr>
                  <w:fldChar w:fldCharType="end"/>
                </w:r>
              </w:hyperlink>
            </w:p>
            <w:p w14:paraId="4B425D4D" w14:textId="77777777" w:rsidR="00DB5903" w:rsidRDefault="00DB5903">
              <w:pPr>
                <w:pStyle w:val="Obsah1"/>
                <w:tabs>
                  <w:tab w:val="right" w:leader="dot" w:pos="8395"/>
                </w:tabs>
                <w:rPr>
                  <w:rFonts w:eastAsiaTheme="minorEastAsia"/>
                  <w:noProof/>
                  <w:lang w:val="sk-SK" w:eastAsia="sk-SK"/>
                </w:rPr>
              </w:pPr>
              <w:hyperlink w:anchor="_Toc421792697" w:history="1">
                <w:r w:rsidRPr="001443F9">
                  <w:rPr>
                    <w:rStyle w:val="Hypertextovodkaz"/>
                    <w:rFonts w:ascii="Times New Roman" w:hAnsi="Times New Roman" w:cs="Times New Roman"/>
                    <w:noProof/>
                    <w:lang w:val="en-US" w:eastAsia="cs-CZ"/>
                  </w:rPr>
                  <w:t>References</w:t>
                </w:r>
                <w:r>
                  <w:rPr>
                    <w:noProof/>
                    <w:webHidden/>
                  </w:rPr>
                  <w:tab/>
                </w:r>
                <w:r>
                  <w:rPr>
                    <w:noProof/>
                    <w:webHidden/>
                  </w:rPr>
                  <w:fldChar w:fldCharType="begin"/>
                </w:r>
                <w:r>
                  <w:rPr>
                    <w:noProof/>
                    <w:webHidden/>
                  </w:rPr>
                  <w:instrText xml:space="preserve"> PAGEREF _Toc421792697 \h </w:instrText>
                </w:r>
                <w:r>
                  <w:rPr>
                    <w:noProof/>
                    <w:webHidden/>
                  </w:rPr>
                </w:r>
                <w:r>
                  <w:rPr>
                    <w:noProof/>
                    <w:webHidden/>
                  </w:rPr>
                  <w:fldChar w:fldCharType="separate"/>
                </w:r>
                <w:r>
                  <w:rPr>
                    <w:noProof/>
                    <w:webHidden/>
                  </w:rPr>
                  <w:t>103</w:t>
                </w:r>
                <w:r>
                  <w:rPr>
                    <w:noProof/>
                    <w:webHidden/>
                  </w:rPr>
                  <w:fldChar w:fldCharType="end"/>
                </w:r>
              </w:hyperlink>
            </w:p>
            <w:p w14:paraId="4C02373A" w14:textId="77777777" w:rsidR="00DB5903" w:rsidRDefault="00DB5903">
              <w:pPr>
                <w:pStyle w:val="Obsah1"/>
                <w:tabs>
                  <w:tab w:val="right" w:leader="dot" w:pos="8395"/>
                </w:tabs>
                <w:rPr>
                  <w:rFonts w:eastAsiaTheme="minorEastAsia"/>
                  <w:noProof/>
                  <w:lang w:val="sk-SK" w:eastAsia="sk-SK"/>
                </w:rPr>
              </w:pPr>
              <w:hyperlink w:anchor="_Toc421792698" w:history="1">
                <w:r w:rsidRPr="001443F9">
                  <w:rPr>
                    <w:rStyle w:val="Hypertextovodkaz"/>
                    <w:noProof/>
                    <w:lang w:val="en-US"/>
                  </w:rPr>
                  <w:t>Appendix A – List of p</w:t>
                </w:r>
                <w:r w:rsidRPr="001443F9">
                  <w:rPr>
                    <w:rStyle w:val="Hypertextovodkaz"/>
                    <w:noProof/>
                    <w:lang w:val="en-US"/>
                  </w:rPr>
                  <w:t>u</w:t>
                </w:r>
                <w:r w:rsidRPr="001443F9">
                  <w:rPr>
                    <w:rStyle w:val="Hypertextovodkaz"/>
                    <w:noProof/>
                    <w:lang w:val="en-US"/>
                  </w:rPr>
                  <w:t>blications of author</w:t>
                </w:r>
                <w:r>
                  <w:rPr>
                    <w:noProof/>
                    <w:webHidden/>
                  </w:rPr>
                  <w:tab/>
                </w:r>
                <w:r>
                  <w:rPr>
                    <w:noProof/>
                    <w:webHidden/>
                  </w:rPr>
                  <w:fldChar w:fldCharType="begin"/>
                </w:r>
                <w:r>
                  <w:rPr>
                    <w:noProof/>
                    <w:webHidden/>
                  </w:rPr>
                  <w:instrText xml:space="preserve"> PAGEREF _Toc421792698 \h </w:instrText>
                </w:r>
                <w:r>
                  <w:rPr>
                    <w:noProof/>
                    <w:webHidden/>
                  </w:rPr>
                </w:r>
                <w:r>
                  <w:rPr>
                    <w:noProof/>
                    <w:webHidden/>
                  </w:rPr>
                  <w:fldChar w:fldCharType="separate"/>
                </w:r>
                <w:r>
                  <w:rPr>
                    <w:noProof/>
                    <w:webHidden/>
                  </w:rPr>
                  <w:t>117</w:t>
                </w:r>
                <w:r>
                  <w:rPr>
                    <w:noProof/>
                    <w:webHidden/>
                  </w:rPr>
                  <w:fldChar w:fldCharType="end"/>
                </w:r>
              </w:hyperlink>
            </w:p>
            <w:p w14:paraId="0C0D8743" w14:textId="77777777" w:rsidR="00DB5903" w:rsidRDefault="00DB5903">
              <w:pPr>
                <w:pStyle w:val="Obsah1"/>
                <w:tabs>
                  <w:tab w:val="right" w:leader="dot" w:pos="8395"/>
                </w:tabs>
                <w:rPr>
                  <w:rFonts w:eastAsiaTheme="minorEastAsia"/>
                  <w:noProof/>
                  <w:lang w:val="sk-SK" w:eastAsia="sk-SK"/>
                </w:rPr>
              </w:pPr>
              <w:hyperlink w:anchor="_Toc421792699" w:history="1">
                <w:r w:rsidRPr="001443F9">
                  <w:rPr>
                    <w:rStyle w:val="Hypertextovodkaz"/>
                    <w:noProof/>
                    <w:lang w:val="en-US"/>
                  </w:rPr>
                  <w:t>Appendix B – Selected Equations</w:t>
                </w:r>
                <w:r>
                  <w:rPr>
                    <w:noProof/>
                    <w:webHidden/>
                  </w:rPr>
                  <w:tab/>
                </w:r>
                <w:r>
                  <w:rPr>
                    <w:noProof/>
                    <w:webHidden/>
                  </w:rPr>
                  <w:fldChar w:fldCharType="begin"/>
                </w:r>
                <w:r>
                  <w:rPr>
                    <w:noProof/>
                    <w:webHidden/>
                  </w:rPr>
                  <w:instrText xml:space="preserve"> PAGEREF _Toc421792699 \h </w:instrText>
                </w:r>
                <w:r>
                  <w:rPr>
                    <w:noProof/>
                    <w:webHidden/>
                  </w:rPr>
                </w:r>
                <w:r>
                  <w:rPr>
                    <w:noProof/>
                    <w:webHidden/>
                  </w:rPr>
                  <w:fldChar w:fldCharType="separate"/>
                </w:r>
                <w:r>
                  <w:rPr>
                    <w:noProof/>
                    <w:webHidden/>
                  </w:rPr>
                  <w:t>121</w:t>
                </w:r>
                <w:r>
                  <w:rPr>
                    <w:noProof/>
                    <w:webHidden/>
                  </w:rPr>
                  <w:fldChar w:fldCharType="end"/>
                </w:r>
              </w:hyperlink>
            </w:p>
            <w:p w14:paraId="7E0ACAFC" w14:textId="77777777" w:rsidR="00DB5903" w:rsidRDefault="00DB5903">
              <w:pPr>
                <w:pStyle w:val="Obsah1"/>
                <w:tabs>
                  <w:tab w:val="right" w:leader="dot" w:pos="8395"/>
                </w:tabs>
                <w:rPr>
                  <w:rFonts w:eastAsiaTheme="minorEastAsia"/>
                  <w:noProof/>
                  <w:lang w:val="sk-SK" w:eastAsia="sk-SK"/>
                </w:rPr>
              </w:pPr>
              <w:hyperlink w:anchor="_Toc421792700" w:history="1">
                <w:r w:rsidRPr="001443F9">
                  <w:rPr>
                    <w:rStyle w:val="Hypertextovodkaz"/>
                    <w:noProof/>
                    <w:lang w:val="en-US"/>
                  </w:rPr>
                  <w:t>Appendix C – Publications in extenso</w:t>
                </w:r>
                <w:r>
                  <w:rPr>
                    <w:noProof/>
                    <w:webHidden/>
                  </w:rPr>
                  <w:tab/>
                </w:r>
                <w:r>
                  <w:rPr>
                    <w:noProof/>
                    <w:webHidden/>
                  </w:rPr>
                  <w:fldChar w:fldCharType="begin"/>
                </w:r>
                <w:r>
                  <w:rPr>
                    <w:noProof/>
                    <w:webHidden/>
                  </w:rPr>
                  <w:instrText xml:space="preserve"> PAGEREF _Toc421792700 \h </w:instrText>
                </w:r>
                <w:r>
                  <w:rPr>
                    <w:noProof/>
                    <w:webHidden/>
                  </w:rPr>
                </w:r>
                <w:r>
                  <w:rPr>
                    <w:noProof/>
                    <w:webHidden/>
                  </w:rPr>
                  <w:fldChar w:fldCharType="separate"/>
                </w:r>
                <w:r>
                  <w:rPr>
                    <w:noProof/>
                    <w:webHidden/>
                  </w:rPr>
                  <w:t>125</w:t>
                </w:r>
                <w:r>
                  <w:rPr>
                    <w:noProof/>
                    <w:webHidden/>
                  </w:rPr>
                  <w:fldChar w:fldCharType="end"/>
                </w:r>
              </w:hyperlink>
            </w:p>
            <w:p w14:paraId="5BEC6BD0" w14:textId="77777777" w:rsidR="0053005F" w:rsidRPr="00C16A75" w:rsidRDefault="0053005F" w:rsidP="0053005F">
              <w:pPr>
                <w:jc w:val="both"/>
                <w:rPr>
                  <w:rFonts w:ascii="Times New Roman" w:hAnsi="Times New Roman" w:cs="Times New Roman"/>
                  <w:lang w:val="en-US"/>
                </w:rPr>
              </w:pPr>
              <w:r w:rsidRPr="00C16A75">
                <w:rPr>
                  <w:rFonts w:ascii="Times New Roman" w:hAnsi="Times New Roman" w:cs="Times New Roman"/>
                  <w:lang w:val="en-US"/>
                </w:rPr>
                <w:fldChar w:fldCharType="end"/>
              </w:r>
            </w:p>
          </w:sdtContent>
        </w:sdt>
        <w:p w14:paraId="71DA4520" w14:textId="77777777" w:rsidR="0053005F" w:rsidRPr="00C16A75" w:rsidRDefault="0053005F" w:rsidP="0053005F">
          <w:pPr>
            <w:rPr>
              <w:rFonts w:ascii="Times New Roman" w:hAnsi="Times New Roman" w:cs="Times New Roman"/>
              <w:lang w:val="en-US"/>
            </w:rPr>
          </w:pPr>
        </w:p>
        <w:p w14:paraId="3D9A2882" w14:textId="77777777" w:rsidR="00C12C8E" w:rsidRPr="00C16A75" w:rsidRDefault="00C12C8E" w:rsidP="00C12C8E">
          <w:pPr>
            <w:rPr>
              <w:rFonts w:ascii="Times New Roman" w:hAnsi="Times New Roman" w:cs="Times New Roman"/>
              <w:lang w:val="en-US"/>
            </w:rPr>
          </w:pPr>
        </w:p>
        <w:p w14:paraId="5E10DB6A" w14:textId="77777777" w:rsidR="00C12C8E" w:rsidRPr="00C16A75" w:rsidRDefault="00C12C8E" w:rsidP="00C12C8E">
          <w:pPr>
            <w:rPr>
              <w:rFonts w:ascii="Times New Roman" w:hAnsi="Times New Roman" w:cs="Times New Roman"/>
              <w:lang w:val="en-US"/>
            </w:rPr>
          </w:pPr>
        </w:p>
        <w:p w14:paraId="47BE69B1" w14:textId="77777777" w:rsidR="00C12C8E" w:rsidRPr="00C16A75" w:rsidRDefault="00C12C8E" w:rsidP="00C12C8E">
          <w:pPr>
            <w:rPr>
              <w:rFonts w:ascii="Times New Roman" w:hAnsi="Times New Roman" w:cs="Times New Roman"/>
              <w:lang w:val="en-US"/>
            </w:rPr>
          </w:pPr>
        </w:p>
        <w:p w14:paraId="3F576BED" w14:textId="77777777" w:rsidR="004B62C1" w:rsidRPr="00C16A75" w:rsidRDefault="004B62C1" w:rsidP="00C12C8E">
          <w:pPr>
            <w:rPr>
              <w:rFonts w:ascii="Times New Roman" w:hAnsi="Times New Roman" w:cs="Times New Roman"/>
              <w:lang w:val="en-US"/>
            </w:rPr>
          </w:pPr>
        </w:p>
        <w:p w14:paraId="4994DD69" w14:textId="77777777" w:rsidR="004B62C1" w:rsidRPr="00C16A75" w:rsidRDefault="004B62C1" w:rsidP="00C12C8E">
          <w:pPr>
            <w:rPr>
              <w:rFonts w:ascii="Times New Roman" w:hAnsi="Times New Roman" w:cs="Times New Roman"/>
              <w:lang w:val="en-US"/>
            </w:rPr>
          </w:pPr>
        </w:p>
        <w:p w14:paraId="6EFEF130" w14:textId="77777777" w:rsidR="004B62C1" w:rsidRPr="00C16A75" w:rsidRDefault="004B62C1" w:rsidP="00C12C8E">
          <w:pPr>
            <w:rPr>
              <w:rFonts w:ascii="Times New Roman" w:hAnsi="Times New Roman" w:cs="Times New Roman"/>
              <w:lang w:val="en-US"/>
            </w:rPr>
          </w:pPr>
        </w:p>
        <w:p w14:paraId="4577BBCB" w14:textId="77777777" w:rsidR="004B62C1" w:rsidRPr="00C16A75" w:rsidRDefault="004B62C1" w:rsidP="00C12C8E">
          <w:pPr>
            <w:rPr>
              <w:rFonts w:ascii="Times New Roman" w:hAnsi="Times New Roman" w:cs="Times New Roman"/>
              <w:lang w:val="en-US"/>
            </w:rPr>
          </w:pPr>
        </w:p>
        <w:p w14:paraId="1D6C303E" w14:textId="77777777" w:rsidR="004B62C1" w:rsidRPr="00C16A75" w:rsidRDefault="004B62C1" w:rsidP="00C12C8E">
          <w:pPr>
            <w:rPr>
              <w:rFonts w:ascii="Times New Roman" w:hAnsi="Times New Roman" w:cs="Times New Roman"/>
              <w:lang w:val="en-US"/>
            </w:rPr>
          </w:pPr>
        </w:p>
        <w:p w14:paraId="6EE992A0" w14:textId="77777777" w:rsidR="00C12C8E" w:rsidRPr="00C16A75" w:rsidRDefault="00C12C8E" w:rsidP="00C12C8E">
          <w:pPr>
            <w:rPr>
              <w:rFonts w:ascii="Times New Roman" w:hAnsi="Times New Roman" w:cs="Times New Roman"/>
              <w:lang w:val="en-US"/>
            </w:rPr>
          </w:pPr>
        </w:p>
        <w:p w14:paraId="11AAF079" w14:textId="77777777" w:rsidR="00C12C8E" w:rsidRPr="00C16A75" w:rsidRDefault="00C12C8E" w:rsidP="00C12C8E">
          <w:pPr>
            <w:rPr>
              <w:rFonts w:ascii="Times New Roman" w:hAnsi="Times New Roman" w:cs="Times New Roman"/>
              <w:lang w:val="en-US"/>
            </w:rPr>
          </w:pPr>
        </w:p>
        <w:p w14:paraId="65D81E9B" w14:textId="77777777" w:rsidR="00C12C8E" w:rsidRPr="00C16A75" w:rsidRDefault="00C12C8E" w:rsidP="00200199">
          <w:pPr>
            <w:rPr>
              <w:rFonts w:ascii="Times New Roman" w:hAnsi="Times New Roman" w:cs="Times New Roman"/>
              <w:color w:val="1F4E79" w:themeColor="accent1" w:themeShade="80"/>
              <w:sz w:val="30"/>
              <w:szCs w:val="30"/>
              <w:lang w:val="en-US"/>
            </w:rPr>
          </w:pPr>
          <w:r w:rsidRPr="00C16A75">
            <w:rPr>
              <w:rFonts w:ascii="Times New Roman" w:hAnsi="Times New Roman" w:cs="Times New Roman"/>
              <w:color w:val="1F4E79" w:themeColor="accent1" w:themeShade="80"/>
              <w:sz w:val="30"/>
              <w:szCs w:val="30"/>
              <w:lang w:val="en-US"/>
            </w:rPr>
            <w:t xml:space="preserve">Motto: </w:t>
          </w:r>
        </w:p>
        <w:p w14:paraId="2F1B198B" w14:textId="77777777" w:rsidR="00C12C8E" w:rsidRPr="00C16A75" w:rsidRDefault="00C12C8E" w:rsidP="00C12C8E">
          <w:pPr>
            <w:rPr>
              <w:rFonts w:ascii="Times New Roman" w:hAnsi="Times New Roman" w:cs="Times New Roman"/>
              <w:lang w:val="en-US"/>
            </w:rPr>
          </w:pPr>
          <w:r w:rsidRPr="00C16A75">
            <w:rPr>
              <w:rFonts w:ascii="Times New Roman" w:hAnsi="Times New Roman" w:cs="Times New Roman"/>
              <w:lang w:val="en-US"/>
            </w:rPr>
            <w:t>“Science is a method for deciding whether what we choose to believe has a basis in the laws of nature or not.”</w:t>
          </w:r>
        </w:p>
        <w:p w14:paraId="3DAFBF4A" w14:textId="77777777" w:rsidR="00C12C8E" w:rsidRPr="00C16A75" w:rsidRDefault="00C12C8E" w:rsidP="00C12C8E">
          <w:pPr>
            <w:jc w:val="right"/>
            <w:rPr>
              <w:rFonts w:ascii="Times New Roman" w:hAnsi="Times New Roman" w:cs="Times New Roman"/>
              <w:lang w:val="en-US"/>
            </w:rPr>
          </w:pPr>
          <w:r w:rsidRPr="00C16A75">
            <w:rPr>
              <w:rFonts w:ascii="Times New Roman" w:hAnsi="Times New Roman" w:cs="Times New Roman"/>
              <w:lang w:val="en-US"/>
            </w:rPr>
            <w:t>Marcia McNutt</w:t>
          </w:r>
        </w:p>
        <w:p w14:paraId="6000B1D0" w14:textId="29CCBA36" w:rsidR="0053005F" w:rsidRPr="00C16A75" w:rsidRDefault="00C12C8E" w:rsidP="00C12C8E">
          <w:pPr>
            <w:rPr>
              <w:rFonts w:ascii="Times New Roman" w:hAnsi="Times New Roman" w:cs="Times New Roman"/>
              <w:lang w:val="en-US"/>
            </w:rPr>
          </w:pPr>
          <w:r w:rsidRPr="00C16A75">
            <w:rPr>
              <w:rFonts w:ascii="Times New Roman" w:hAnsi="Times New Roman" w:cs="Times New Roman"/>
              <w:lang w:val="en-US"/>
            </w:rPr>
            <w:br w:type="page"/>
          </w:r>
        </w:p>
        <w:p w14:paraId="77526F95" w14:textId="35B2B46E" w:rsidR="005560A7" w:rsidRPr="00C16A75" w:rsidRDefault="00D76E44" w:rsidP="005560A7">
          <w:pPr>
            <w:pStyle w:val="Nadpis1"/>
            <w:jc w:val="both"/>
            <w:rPr>
              <w:rFonts w:ascii="Times New Roman" w:hAnsi="Times New Roman" w:cs="Times New Roman"/>
              <w:color w:val="5B9BD5" w:themeColor="accent1"/>
              <w:sz w:val="30"/>
              <w:lang w:val="en-US"/>
            </w:rPr>
          </w:pPr>
          <w:bookmarkStart w:id="0" w:name="_Toc420288816"/>
          <w:bookmarkStart w:id="1" w:name="_Toc421792667"/>
          <w:r w:rsidRPr="00C16A75">
            <w:rPr>
              <w:rStyle w:val="Znaknadpisu1"/>
              <w:rFonts w:ascii="Times New Roman" w:hAnsi="Times New Roman" w:cs="Times New Roman"/>
            </w:rPr>
            <w:lastRenderedPageBreak/>
            <w:t>Introduction</w:t>
          </w:r>
          <w:bookmarkEnd w:id="0"/>
          <w:bookmarkEnd w:id="1"/>
        </w:p>
        <w:p w14:paraId="72F48CED" w14:textId="77777777" w:rsidR="00921517" w:rsidRPr="00C16A75" w:rsidRDefault="00921517" w:rsidP="00921517">
          <w:pPr>
            <w:jc w:val="both"/>
            <w:rPr>
              <w:rFonts w:ascii="Times New Roman" w:hAnsi="Times New Roman" w:cs="Times New Roman"/>
              <w:lang w:val="en-US"/>
            </w:rPr>
          </w:pPr>
          <w:bookmarkStart w:id="2" w:name="_Toc408842105"/>
          <w:bookmarkStart w:id="3" w:name="_Toc408844054"/>
          <w:bookmarkStart w:id="4" w:name="_Toc408845887"/>
          <w:bookmarkStart w:id="5" w:name="_Toc409289269"/>
          <w:r w:rsidRPr="00C16A75">
            <w:rPr>
              <w:rFonts w:ascii="Times New Roman" w:hAnsi="Times New Roman" w:cs="Times New Roman"/>
              <w:lang w:val="en-US"/>
            </w:rPr>
            <w:t xml:space="preserve">Having a detailed computer simulation that can predict the behavior of a system is a dream of many scientists. However, in the world of physics, many predictions are already possible. Even in chemistry, in 2013, M. Karplus, M. Levitt and A. Warshel won the Nobel Prize for the development of multi-scale models for complex chemical systems, which can predict the chemical reaction properties of even the most complex molecules. So why should this kind of computer prediction not be possible in the case of complex physiology? What needs to be done to reach that goal? </w:t>
          </w:r>
        </w:p>
        <w:p w14:paraId="2ACF45A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I have a strong belief that, for these purposes, physiological processes must be formalized in terms of physical generalization and mathematical integration. Formalization at the level of exact physical description would be a step in the right direction, since physics generalizes the processes in nature. However, the human physiology is very complex and it must be described with respect to this complexity. Thus, the precise and effective integration of physiological knowledge could be the key to achieving these </w:t>
          </w:r>
          <w:r w:rsidRPr="00C16A75">
            <w:rPr>
              <w:rFonts w:ascii="Times New Roman" w:hAnsi="Times New Roman" w:cs="Times New Roman"/>
              <w:i/>
              <w:lang w:val="en-US"/>
            </w:rPr>
            <w:t>in silico</w:t>
          </w:r>
          <w:r w:rsidRPr="00C16A75">
            <w:rPr>
              <w:rFonts w:ascii="Times New Roman" w:hAnsi="Times New Roman" w:cs="Times New Roman"/>
              <w:lang w:val="en-US"/>
            </w:rPr>
            <w:t xml:space="preserve"> predictions.</w:t>
          </w:r>
        </w:p>
        <w:p w14:paraId="6CAEE9C2" w14:textId="6690F7C1"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There have already been many observations concerning relations between physical quantities in physiology. Many of them are statistically significant. However, statistical approximation is not enough if there are more than two variables to be connected. For this reason, the nonphysical </w:t>
          </w:r>
          <w:r w:rsidR="00A8640D">
            <w:rPr>
              <w:rFonts w:ascii="Times New Roman" w:hAnsi="Times New Roman" w:cs="Times New Roman"/>
              <w:lang w:val="en-US"/>
            </w:rPr>
            <w:t>empirical relations</w:t>
          </w:r>
          <w:r w:rsidRPr="00C16A75">
            <w:rPr>
              <w:rFonts w:ascii="Times New Roman" w:hAnsi="Times New Roman" w:cs="Times New Roman"/>
              <w:lang w:val="en-US"/>
            </w:rPr>
            <w:t xml:space="preserve"> should be more extensively studied and described using physical processes. The building of mathematical relations between variables in physiology must be represented by designing a theory based on first physical principles. As a result of these basic principles, even a relationship between more than two variables can be easily deduced. This mathematical deduction can strongly maintain the consistency of the theory without contradicting other parts of the theory. However, these theoretical relations must always fit the observations; if they do not fit the measurements, the theory must be rearranged.</w:t>
          </w:r>
        </w:p>
        <w:p w14:paraId="0D4AA12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implementation of an exactly formalized theory is called a model. Thanks to mathematical relations, it should be possible to implement the formalized theory into almost any computer language—even into a list of various types of computer processor instructions. However there are huge differences in the effectiveness and readability of these implementations, which are critical for the verification of the model. Given the availability of the most recent generation of computer languages, designed for the implementation of complex physical models, the number of steps from theory to model is minimized and the work can be more focused on the formalization of the theory, as opposed to the implementation of the theory into computer language. Thanks to this new approach in computer science, a complex integrative physiological theory can have almost the same meaning as a complex integrative model. </w:t>
          </w:r>
        </w:p>
        <w:p w14:paraId="031426F7" w14:textId="26555A95" w:rsidR="00921517"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formalization of integrative physiology can be understood as a process of determining the basic principles from physics and defining the methods for integrating these basic principles into one complex model of human physiology. This approach was already being pioneered in Mississippi in the 1960s. This thesis follows on from the developments of the University of Mississippi Medical Center, by finding better first principles and better ways to implement the model, and finally, by extending the model with better first principles of chemical processes, such as multi-ligands </w:t>
          </w:r>
          <w:r w:rsidR="00B96F1D" w:rsidRPr="00C16A75">
            <w:rPr>
              <w:rFonts w:ascii="Times New Roman" w:hAnsi="Times New Roman" w:cs="Times New Roman"/>
              <w:lang w:val="en-US"/>
            </w:rPr>
            <w:t>equilibrium</w:t>
          </w:r>
          <w:r w:rsidR="00A8640D">
            <w:rPr>
              <w:rFonts w:ascii="Times New Roman" w:hAnsi="Times New Roman" w:cs="Times New Roman"/>
              <w:lang w:val="en-US"/>
            </w:rPr>
            <w:t xml:space="preserve"> on macromolecule</w:t>
          </w:r>
          <w:r w:rsidRPr="00C16A75">
            <w:rPr>
              <w:rFonts w:ascii="Times New Roman" w:hAnsi="Times New Roman" w:cs="Times New Roman"/>
              <w:lang w:val="en-US"/>
            </w:rPr>
            <w:t xml:space="preserve">. </w:t>
          </w:r>
        </w:p>
        <w:p w14:paraId="2B0CF59A" w14:textId="77777777" w:rsidR="005D04B9" w:rsidRPr="00C16A75" w:rsidRDefault="005D04B9" w:rsidP="005D04B9">
          <w:pPr>
            <w:pStyle w:val="Nadpis2"/>
            <w:rPr>
              <w:rStyle w:val="Znaknadpisu1"/>
              <w:rFonts w:ascii="Times New Roman" w:hAnsi="Times New Roman" w:cs="Times New Roman"/>
            </w:rPr>
          </w:pPr>
          <w:bookmarkStart w:id="6" w:name="_Toc408842106"/>
          <w:bookmarkStart w:id="7" w:name="_Toc408844055"/>
          <w:bookmarkStart w:id="8" w:name="_Toc408845888"/>
          <w:bookmarkStart w:id="9" w:name="_Toc409289270"/>
          <w:bookmarkStart w:id="10" w:name="_Toc420288818"/>
          <w:bookmarkStart w:id="11" w:name="_Toc421792668"/>
          <w:r w:rsidRPr="00C16A75">
            <w:rPr>
              <w:rStyle w:val="Znaknadpisu1"/>
              <w:rFonts w:ascii="Times New Roman" w:hAnsi="Times New Roman" w:cs="Times New Roman"/>
            </w:rPr>
            <w:t>Formalization of Physiology</w:t>
          </w:r>
          <w:bookmarkEnd w:id="6"/>
          <w:bookmarkEnd w:id="7"/>
          <w:bookmarkEnd w:id="8"/>
          <w:bookmarkEnd w:id="9"/>
          <w:bookmarkEnd w:id="10"/>
          <w:bookmarkEnd w:id="11"/>
        </w:p>
        <w:p w14:paraId="2B36DCF4" w14:textId="77777777"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The building of mathematical models is strongly connected with the formalization process. The advantage of formalized description of examined reality using mathematical relations is that </w:t>
          </w:r>
          <w:r w:rsidRPr="00C16A75">
            <w:rPr>
              <w:rFonts w:ascii="Times New Roman" w:eastAsia="Times New Roman" w:hAnsi="Times New Roman" w:cs="Times New Roman"/>
              <w:lang w:val="en-US"/>
            </w:rPr>
            <w:lastRenderedPageBreak/>
            <w:t xml:space="preserve">the deduction of the behavior of examined objects can be done by solving the equations. The equations do not need to be solved manually, because typically, this is done by computers. These solutions to differential equations simulate the behavior of real objects over a period of time. This is called a </w:t>
          </w:r>
          <w:r w:rsidRPr="00C16A75">
            <w:rPr>
              <w:rFonts w:ascii="Times New Roman" w:eastAsia="Times New Roman" w:hAnsi="Times New Roman" w:cs="Times New Roman"/>
              <w:b/>
              <w:lang w:val="en-US"/>
            </w:rPr>
            <w:t>computer simulation</w:t>
          </w:r>
          <w:r w:rsidRPr="00C16A75">
            <w:rPr>
              <w:rFonts w:ascii="Times New Roman" w:eastAsia="Times New Roman" w:hAnsi="Times New Roman" w:cs="Times New Roman"/>
              <w:lang w:val="en-US"/>
            </w:rPr>
            <w:t>.</w:t>
          </w:r>
        </w:p>
        <w:p w14:paraId="72C74578" w14:textId="1823210A"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One of the first formalized mathematical models in physiology was a simplified model of a neuron in 1943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(McCulloch and Pitts, 1943)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Five years later, the compartmental approach for pharmacology was invented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Pr="00C16A75">
            <w:rPr>
              <w:rFonts w:ascii="Cambria Math" w:eastAsia="Times New Roman" w:hAnsi="Cambria Math" w:cs="Cambria Math"/>
              <w:lang w:val="en-US"/>
            </w:rPr>
            <w:instrText>‐</w:instrText>
          </w:r>
          <w:r w:rsidRPr="00C16A75">
            <w:rPr>
              <w:rFonts w:ascii="Times New Roman" w:eastAsia="Times New Roman" w:hAnsi="Times New Roman" w:cs="Times New Roman"/>
              <w:lang w:val="en-US"/>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(Sheppard, 1948)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Following on, a model of excitable neural membrane was published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(Hodgkin and Huxley, 1952)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1954, two compartmental models of respiration homeostasis was designed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1954)</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1960s, with the development of the first computers, more complex models were developed, e.g., the first complex blood gases transport model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the regulation of blood circulation with body fluid balance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(Coleman,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1970s, complex models such as the models by Guyton from Mississippi University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(Guyton, et al., 1972)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models of homeostasis and body fluid balance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(Ikeda, et al., 1979)</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were developed. In the 1980s and 1990s, personal computers rendered mathematical modeling one of the standard methods for use in physiological research. </w:t>
          </w:r>
        </w:p>
        <w:p w14:paraId="61C0FBB6" w14:textId="77777777" w:rsidR="005D04B9" w:rsidRPr="00C16A75" w:rsidRDefault="005D04B9" w:rsidP="005D04B9">
          <w:pPr>
            <w:jc w:val="both"/>
            <w:rPr>
              <w:rFonts w:ascii="Times New Roman" w:hAnsi="Times New Roman" w:cs="Times New Roman"/>
              <w:color w:val="000000"/>
              <w:lang w:val="en-US"/>
            </w:rPr>
          </w:pPr>
          <w:r w:rsidRPr="00C16A75">
            <w:rPr>
              <w:rFonts w:ascii="Times New Roman" w:eastAsia="Times New Roman" w:hAnsi="Times New Roman" w:cs="Times New Roman"/>
              <w:lang w:val="en-US"/>
            </w:rPr>
            <w:t xml:space="preserve">Nowadays, physiological formalization has a new dimension, thanks to the international project </w:t>
          </w:r>
          <w:hyperlink r:id="rId9" w:history="1">
            <w:r w:rsidRPr="00C16A75">
              <w:rPr>
                <w:rStyle w:val="Hypertextovodkaz"/>
                <w:rFonts w:ascii="Times New Roman" w:eastAsia="Times New Roman" w:hAnsi="Times New Roman" w:cs="Times New Roman"/>
                <w:lang w:val="en-US"/>
              </w:rPr>
              <w:t>Physiome</w:t>
            </w:r>
          </w:hyperlink>
          <w:r w:rsidRPr="00C16A75">
            <w:rPr>
              <w:rFonts w:ascii="Times New Roman" w:eastAsia="Times New Roman" w:hAnsi="Times New Roman" w:cs="Times New Roman"/>
              <w:lang w:val="en-US"/>
            </w:rPr>
            <w:t xml:space="preserve">, the successor of the famous project </w:t>
          </w:r>
          <w:hyperlink r:id="rId10" w:history="1">
            <w:r w:rsidRPr="00C16A75">
              <w:rPr>
                <w:rStyle w:val="Hypertextovodkaz"/>
                <w:rFonts w:ascii="Times New Roman" w:eastAsia="Times New Roman" w:hAnsi="Times New Roman" w:cs="Times New Roman"/>
                <w:lang w:val="en-US"/>
              </w:rPr>
              <w:t>Genome</w:t>
            </w:r>
          </w:hyperlink>
          <w:r w:rsidRPr="00C16A75">
            <w:rPr>
              <w:rFonts w:ascii="Times New Roman" w:eastAsia="Times New Roman" w:hAnsi="Times New Roman" w:cs="Times New Roman"/>
              <w:lang w:val="en-US"/>
            </w:rPr>
            <w:t>. The goals of Physiome and the European project called Virtual Physiology Human (</w:t>
          </w:r>
          <w:hyperlink r:id="rId11" w:history="1">
            <w:r w:rsidRPr="00C16A75">
              <w:rPr>
                <w:rStyle w:val="Hypertextovodkaz"/>
                <w:rFonts w:ascii="Times New Roman" w:eastAsia="Times New Roman" w:hAnsi="Times New Roman" w:cs="Times New Roman"/>
                <w:lang w:val="en-US"/>
              </w:rPr>
              <w:t>VPH</w:t>
            </w:r>
          </w:hyperlink>
          <w:r w:rsidRPr="00C16A75">
            <w:rPr>
              <w:rStyle w:val="Hypertextovodkaz"/>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is the formalized description of physiological functions. The framework used includes computers models of physiological parts of the human body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lang w:val="en-US"/>
            </w:rPr>
            <w:t>(Bassingthwaighte, 2000)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43855D58" w14:textId="55232E28"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 xml:space="preserve">Practical use of these formalized models is today concentrated on education, using smart robotic simulators to emulate real situations in critical care medicine; these include mannequins </w:t>
          </w:r>
          <w:r w:rsidR="00256577">
            <w:rPr>
              <w:rFonts w:ascii="Times New Roman" w:hAnsi="Times New Roman" w:cs="Times New Roman"/>
              <w:color w:val="000000"/>
              <w:lang w:val="en-US"/>
            </w:rPr>
            <w:t>SimMan (</w:t>
          </w:r>
          <w:r w:rsidR="00256577" w:rsidRPr="00256577">
            <w:rPr>
              <w:rFonts w:ascii="Times New Roman" w:hAnsi="Times New Roman" w:cs="Times New Roman"/>
              <w:color w:val="000000"/>
              <w:lang w:val="en-US"/>
            </w:rPr>
            <w:t>Laerdal Medical AS, Norway</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or the </w:t>
          </w:r>
          <w:hyperlink r:id="rId12" w:history="1">
            <w:r w:rsidR="00256577">
              <w:rPr>
                <w:rStyle w:val="Hypertextovodkaz"/>
                <w:rFonts w:ascii="Times New Roman" w:hAnsi="Times New Roman" w:cs="Times New Roman"/>
                <w:lang w:val="en-US"/>
              </w:rPr>
              <w:t>METIm</w:t>
            </w:r>
            <w:r w:rsidRPr="00C16A75">
              <w:rPr>
                <w:rStyle w:val="Hypertextovodkaz"/>
                <w:rFonts w:ascii="Times New Roman" w:hAnsi="Times New Roman" w:cs="Times New Roman"/>
                <w:lang w:val="en-US"/>
              </w:rPr>
              <w:t>an</w:t>
            </w:r>
          </w:hyperlink>
          <w:r w:rsidRPr="00C16A75">
            <w:rPr>
              <w:rFonts w:ascii="Times New Roman" w:hAnsi="Times New Roman" w:cs="Times New Roman"/>
              <w:color w:val="000000"/>
              <w:lang w:val="en-US"/>
            </w:rPr>
            <w:t xml:space="preserve"> </w:t>
          </w:r>
          <w:r w:rsidR="00256577">
            <w:rPr>
              <w:rFonts w:ascii="Times New Roman" w:hAnsi="Times New Roman" w:cs="Times New Roman"/>
              <w:color w:val="000000"/>
              <w:lang w:val="en-US"/>
            </w:rPr>
            <w:t>(</w:t>
          </w:r>
          <w:r w:rsidR="00256577" w:rsidRPr="00256577">
            <w:rPr>
              <w:rFonts w:ascii="Times New Roman" w:hAnsi="Times New Roman" w:cs="Times New Roman"/>
              <w:color w:val="000000"/>
              <w:lang w:val="en-US"/>
            </w:rPr>
            <w:t>CAE Healthcare Inc, USA</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There is also a large set of educational interactive software based on physiological models, starting with </w:t>
          </w:r>
          <w:hyperlink r:id="rId13" w:history="1">
            <w:r w:rsidRPr="00C16A75">
              <w:rPr>
                <w:rStyle w:val="Hypertextovodkaz"/>
                <w:rFonts w:ascii="Times New Roman" w:hAnsi="Times New Roman" w:cs="Times New Roman"/>
                <w:lang w:val="en-US"/>
              </w:rPr>
              <w:t>HumMod</w:t>
            </w:r>
          </w:hyperlink>
          <w:r w:rsidRPr="00C16A75">
            <w:rPr>
              <w:rFonts w:ascii="Times New Roman" w:hAnsi="Times New Roman" w:cs="Times New Roman"/>
              <w:color w:val="000000"/>
              <w:lang w:val="en-US"/>
            </w:rPr>
            <w:t xml:space="preserve">, </w:t>
          </w:r>
          <w:hyperlink r:id="rId14" w:history="1">
            <w:r w:rsidRPr="00C16A75">
              <w:rPr>
                <w:rStyle w:val="Hypertextovodkaz"/>
                <w:rFonts w:ascii="Times New Roman" w:hAnsi="Times New Roman" w:cs="Times New Roman"/>
                <w:lang w:val="en-US"/>
              </w:rPr>
              <w:t>Physiological Atlas</w:t>
            </w:r>
          </w:hyperlink>
          <w:r w:rsidRPr="00C16A75">
            <w:rPr>
              <w:rFonts w:ascii="Times New Roman" w:hAnsi="Times New Roman" w:cs="Times New Roman"/>
              <w:color w:val="000000"/>
              <w:lang w:val="en-US"/>
            </w:rPr>
            <w:t xml:space="preserve"> and Virtual Patient. </w:t>
          </w:r>
        </w:p>
        <w:p w14:paraId="6E5AC5D8" w14:textId="77777777"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p>
        <w:p w14:paraId="2B64D73F" w14:textId="4325B02A"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New perspectives on the use of complex physiological models include hardware-in-loop devices for the automatic monitoring and curing of patients and improving the product-life-cycle management of pharmacological drugs through, for example, simulated testing prior to conducting clinical trials. Notions pertaining to future use include applying the model for the use of personalized medicine. Simulation of a selected patient is not currently possible, due to a lack of methods for effectively setting all the parameters within the complex model. However, restricting default values or simple scaling to type of pathological problem, height, sex, age, surface of s</w:t>
          </w:r>
          <w:r>
            <w:rPr>
              <w:rFonts w:ascii="Times New Roman" w:hAnsi="Times New Roman" w:cs="Times New Roman"/>
              <w:color w:val="000000"/>
              <w:lang w:val="en-US"/>
            </w:rPr>
            <w:t>he a</w:t>
          </w:r>
          <w:r w:rsidRPr="00C16A75">
            <w:rPr>
              <w:rFonts w:ascii="Times New Roman" w:hAnsi="Times New Roman" w:cs="Times New Roman"/>
              <w:color w:val="000000"/>
              <w:lang w:val="en-US"/>
            </w:rPr>
            <w:t xml:space="preserve">kin or height is in most instances sufficient for observing the primary implemented physiological principles </w:t>
          </w:r>
          <w:r w:rsidR="00256577">
            <w:rPr>
              <w:rFonts w:ascii="Times New Roman" w:hAnsi="Times New Roman" w:cs="Times New Roman"/>
              <w:color w:val="000000"/>
              <w:lang w:val="en-US"/>
            </w:rPr>
            <w:t>even for some individuals</w:t>
          </w:r>
          <w:r w:rsidRPr="00C16A75">
            <w:rPr>
              <w:rFonts w:ascii="Times New Roman" w:hAnsi="Times New Roman" w:cs="Times New Roman"/>
              <w:color w:val="000000"/>
              <w:lang w:val="en-US"/>
            </w:rPr>
            <w:t xml:space="preserve">. </w:t>
          </w:r>
        </w:p>
        <w:p w14:paraId="7BDD57DA" w14:textId="77777777" w:rsidR="00D379F4" w:rsidRPr="00C16A75" w:rsidRDefault="004D79D5" w:rsidP="00911E3F">
          <w:pPr>
            <w:pStyle w:val="Nadpis2"/>
            <w:rPr>
              <w:rStyle w:val="Znaknadpisu1"/>
              <w:rFonts w:ascii="Times New Roman" w:hAnsi="Times New Roman" w:cs="Times New Roman"/>
            </w:rPr>
          </w:pPr>
          <w:bookmarkStart w:id="12" w:name="_Toc420288817"/>
          <w:bookmarkStart w:id="13" w:name="_Ref420408811"/>
          <w:bookmarkStart w:id="14" w:name="_Ref420443104"/>
          <w:bookmarkStart w:id="15" w:name="_Toc421792669"/>
          <w:bookmarkEnd w:id="2"/>
          <w:bookmarkEnd w:id="3"/>
          <w:bookmarkEnd w:id="4"/>
          <w:bookmarkEnd w:id="5"/>
          <w:r w:rsidRPr="00C16A75">
            <w:rPr>
              <w:rStyle w:val="Znaknadpisu1"/>
              <w:rFonts w:ascii="Times New Roman" w:hAnsi="Times New Roman" w:cs="Times New Roman"/>
            </w:rPr>
            <w:t>M</w:t>
          </w:r>
          <w:r w:rsidR="007944E5" w:rsidRPr="00C16A75">
            <w:rPr>
              <w:rStyle w:val="Znaknadpisu1"/>
              <w:rFonts w:ascii="Times New Roman" w:hAnsi="Times New Roman" w:cs="Times New Roman"/>
            </w:rPr>
            <w:t xml:space="preserve">odels </w:t>
          </w:r>
          <w:r w:rsidR="00D379F4" w:rsidRPr="00C16A75">
            <w:rPr>
              <w:rStyle w:val="Znaknadpisu1"/>
              <w:rFonts w:ascii="Times New Roman" w:hAnsi="Times New Roman" w:cs="Times New Roman"/>
            </w:rPr>
            <w:t>From Mississippi</w:t>
          </w:r>
          <w:bookmarkEnd w:id="12"/>
          <w:bookmarkEnd w:id="13"/>
          <w:bookmarkEnd w:id="14"/>
          <w:bookmarkEnd w:id="15"/>
        </w:p>
        <w:p w14:paraId="75803B75" w14:textId="75C9B04C" w:rsidR="005E40D0" w:rsidRPr="00C16A75" w:rsidRDefault="00D379F4" w:rsidP="00911E3F">
          <w:pPr>
            <w:jc w:val="both"/>
            <w:rPr>
              <w:rFonts w:ascii="Times New Roman" w:hAnsi="Times New Roman" w:cs="Times New Roman"/>
              <w:lang w:val="en-US"/>
            </w:rPr>
          </w:pPr>
          <w:r w:rsidRPr="00C16A75">
            <w:rPr>
              <w:rFonts w:ascii="Times New Roman" w:hAnsi="Times New Roman" w:cs="Times New Roman"/>
              <w:lang w:val="en-US"/>
            </w:rPr>
            <w:t xml:space="preserve">One of the first integrative mathematical models of human physiology was designed by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et al., 1972)</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w:t>
          </w:r>
          <w:r w:rsidR="004D79D5"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model integrates the most necessary relations </w:t>
          </w:r>
          <w:r w:rsidR="004D618C"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describe essential hypertension. </w:t>
          </w:r>
          <w:r w:rsidR="004D618C" w:rsidRPr="00C16A75">
            <w:rPr>
              <w:rFonts w:ascii="Times New Roman" w:hAnsi="Times New Roman" w:cs="Times New Roman"/>
              <w:lang w:val="en-US"/>
            </w:rPr>
            <w:t xml:space="preserve">Since </w:t>
          </w:r>
          <w:r w:rsidRPr="00C16A75">
            <w:rPr>
              <w:rFonts w:ascii="Times New Roman" w:hAnsi="Times New Roman" w:cs="Times New Roman"/>
              <w:lang w:val="en-US"/>
            </w:rPr>
            <w:t>this pathology include</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cardiovascular circulation, renal functions, </w:t>
          </w:r>
          <w:r w:rsidR="004D618C" w:rsidRPr="00C16A75">
            <w:rPr>
              <w:rFonts w:ascii="Times New Roman" w:hAnsi="Times New Roman" w:cs="Times New Roman"/>
              <w:lang w:val="en-US"/>
            </w:rPr>
            <w:t>the renin-angiotensin-aldosterone-system (</w:t>
          </w:r>
          <w:r w:rsidR="0077123F" w:rsidRPr="00C16A75">
            <w:rPr>
              <w:rFonts w:ascii="Times New Roman" w:hAnsi="Times New Roman" w:cs="Times New Roman"/>
              <w:lang w:val="en-US"/>
            </w:rPr>
            <w:t>RAAS)</w:t>
          </w:r>
          <w:r w:rsidRPr="00C16A75">
            <w:rPr>
              <w:rFonts w:ascii="Times New Roman" w:hAnsi="Times New Roman" w:cs="Times New Roman"/>
              <w:lang w:val="en-US"/>
            </w:rPr>
            <w:t>, vasopressin and fluid balances</w:t>
          </w:r>
          <w:r w:rsidR="006F54FB" w:rsidRPr="00C16A75">
            <w:rPr>
              <w:rFonts w:ascii="Times New Roman" w:hAnsi="Times New Roman" w:cs="Times New Roman"/>
              <w:lang w:val="en-US"/>
            </w:rPr>
            <w:t>,</w:t>
          </w:r>
          <w:r w:rsidR="00E2418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model was quite complex </w:t>
          </w:r>
          <w:r w:rsidR="004D618C" w:rsidRPr="00C16A75">
            <w:rPr>
              <w:rFonts w:ascii="Times New Roman" w:hAnsi="Times New Roman" w:cs="Times New Roman"/>
              <w:lang w:val="en-US"/>
            </w:rPr>
            <w:t xml:space="preserve">in terms of describing the </w:t>
          </w:r>
          <w:r w:rsidRPr="00C16A75">
            <w:rPr>
              <w:rFonts w:ascii="Times New Roman" w:hAnsi="Times New Roman" w:cs="Times New Roman"/>
              <w:lang w:val="en-US"/>
            </w:rPr>
            <w:t xml:space="preserve">state of </w:t>
          </w:r>
          <w:r w:rsidR="004D618C" w:rsidRPr="00C16A75">
            <w:rPr>
              <w:rFonts w:ascii="Times New Roman" w:hAnsi="Times New Roman" w:cs="Times New Roman"/>
              <w:lang w:val="en-US"/>
            </w:rPr>
            <w:t xml:space="preserve">the </w:t>
          </w:r>
          <w:r w:rsidR="00E2418C" w:rsidRPr="00C16A75">
            <w:rPr>
              <w:rFonts w:ascii="Times New Roman" w:hAnsi="Times New Roman" w:cs="Times New Roman"/>
              <w:lang w:val="en-US"/>
            </w:rPr>
            <w:t>patient</w:t>
          </w:r>
          <w:r w:rsidRPr="00C16A75">
            <w:rPr>
              <w:rFonts w:ascii="Times New Roman" w:hAnsi="Times New Roman" w:cs="Times New Roman"/>
              <w:lang w:val="en-US"/>
            </w:rPr>
            <w:t xml:space="preserve"> in period</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of minutes, days and months. </w:t>
          </w:r>
          <w:r w:rsidR="004D618C" w:rsidRPr="00C16A75">
            <w:rPr>
              <w:rFonts w:ascii="Times New Roman" w:hAnsi="Times New Roman" w:cs="Times New Roman"/>
              <w:lang w:val="en-US"/>
            </w:rPr>
            <w:t xml:space="preserve">The model </w:t>
          </w:r>
          <w:r w:rsidRPr="00C16A75">
            <w:rPr>
              <w:rFonts w:ascii="Times New Roman" w:hAnsi="Times New Roman" w:cs="Times New Roman"/>
              <w:lang w:val="en-US"/>
            </w:rPr>
            <w:t>was compared and partially fitted to dog nephrectomy experiments. The model well</w:t>
          </w:r>
          <w:r w:rsidR="004D618C" w:rsidRPr="00C16A75">
            <w:rPr>
              <w:rFonts w:ascii="Times New Roman" w:hAnsi="Times New Roman" w:cs="Times New Roman"/>
              <w:lang w:val="en-US"/>
            </w:rPr>
            <w:t>-</w:t>
          </w:r>
          <w:r w:rsidRPr="00C16A75">
            <w:rPr>
              <w:rFonts w:ascii="Times New Roman" w:hAnsi="Times New Roman" w:cs="Times New Roman"/>
              <w:lang w:val="en-US"/>
            </w:rPr>
            <w:t>describe</w:t>
          </w:r>
          <w:r w:rsidR="004D618C" w:rsidRPr="00C16A75">
            <w:rPr>
              <w:rFonts w:ascii="Times New Roman" w:hAnsi="Times New Roman" w:cs="Times New Roman"/>
              <w:lang w:val="en-US"/>
            </w:rPr>
            <w:t xml:space="preserve">s </w:t>
          </w:r>
          <w:r w:rsidRPr="00C16A75">
            <w:rPr>
              <w:rFonts w:ascii="Times New Roman" w:hAnsi="Times New Roman" w:cs="Times New Roman"/>
              <w:lang w:val="en-US"/>
            </w:rPr>
            <w:t xml:space="preserve">the regulation of </w:t>
          </w:r>
          <w:r w:rsidR="004D618C" w:rsidRPr="00C16A75">
            <w:rPr>
              <w:rFonts w:ascii="Times New Roman" w:hAnsi="Times New Roman" w:cs="Times New Roman"/>
              <w:lang w:val="en-US"/>
            </w:rPr>
            <w:t xml:space="preserve">the </w:t>
          </w:r>
          <w:r w:rsidRPr="00C16A75">
            <w:rPr>
              <w:rFonts w:ascii="Times New Roman" w:hAnsi="Times New Roman" w:cs="Times New Roman"/>
              <w:lang w:val="en-US"/>
            </w:rPr>
            <w:t>cardiovascular system</w:t>
          </w:r>
          <w:r w:rsidR="004541DD" w:rsidRPr="00C16A75">
            <w:rPr>
              <w:rFonts w:ascii="Times New Roman" w:hAnsi="Times New Roman" w:cs="Times New Roman"/>
              <w:lang w:val="en-US"/>
            </w:rPr>
            <w:t xml:space="preserve"> </w:t>
          </w:r>
          <w:r w:rsidR="004D618C" w:rsidRPr="00C16A75">
            <w:rPr>
              <w:rFonts w:ascii="Times New Roman" w:hAnsi="Times New Roman" w:cs="Times New Roman"/>
              <w:lang w:val="en-US"/>
            </w:rPr>
            <w:t xml:space="preserve">as it relates to </w:t>
          </w:r>
          <w:r w:rsidR="004541DD" w:rsidRPr="00C16A75">
            <w:rPr>
              <w:rFonts w:ascii="Times New Roman" w:hAnsi="Times New Roman" w:cs="Times New Roman"/>
              <w:lang w:val="en-US"/>
            </w:rPr>
            <w:t xml:space="preserve">extended </w:t>
          </w:r>
          <w:r w:rsidR="00E2418C" w:rsidRPr="00C16A75">
            <w:rPr>
              <w:rFonts w:ascii="Times New Roman" w:hAnsi="Times New Roman" w:cs="Times New Roman"/>
              <w:lang w:val="en-US"/>
            </w:rPr>
            <w:t xml:space="preserve">water </w:t>
          </w:r>
          <w:r w:rsidR="004541DD" w:rsidRPr="00C16A75">
            <w:rPr>
              <w:rFonts w:ascii="Times New Roman" w:hAnsi="Times New Roman" w:cs="Times New Roman"/>
              <w:lang w:val="en-US"/>
            </w:rPr>
            <w:t xml:space="preserve">volume, which is </w:t>
          </w:r>
          <w:r w:rsidR="002671E9" w:rsidRPr="00C16A75">
            <w:rPr>
              <w:rFonts w:ascii="Times New Roman" w:hAnsi="Times New Roman" w:cs="Times New Roman"/>
              <w:lang w:val="en-US"/>
            </w:rPr>
            <w:t xml:space="preserve">caused </w:t>
          </w:r>
          <w:r w:rsidR="004541DD" w:rsidRPr="00C16A75">
            <w:rPr>
              <w:rFonts w:ascii="Times New Roman" w:hAnsi="Times New Roman" w:cs="Times New Roman"/>
              <w:lang w:val="en-US"/>
            </w:rPr>
            <w:t>by kidney</w:t>
          </w:r>
          <w:r w:rsidR="002671E9" w:rsidRPr="00C16A75">
            <w:rPr>
              <w:rFonts w:ascii="Times New Roman" w:hAnsi="Times New Roman" w:cs="Times New Roman"/>
              <w:lang w:val="en-US"/>
            </w:rPr>
            <w:t xml:space="preserve"> function failure</w:t>
          </w:r>
          <w:r w:rsidR="00E2418C" w:rsidRPr="00C16A75">
            <w:rPr>
              <w:rFonts w:ascii="Times New Roman" w:hAnsi="Times New Roman" w:cs="Times New Roman"/>
              <w:lang w:val="en-US"/>
            </w:rPr>
            <w:t xml:space="preserve">. It </w:t>
          </w:r>
          <w:r w:rsidR="004D618C" w:rsidRPr="00C16A75">
            <w:rPr>
              <w:rFonts w:ascii="Times New Roman" w:hAnsi="Times New Roman" w:cs="Times New Roman"/>
              <w:lang w:val="en-US"/>
            </w:rPr>
            <w:t>is also able to provide answers to matters of</w:t>
          </w:r>
          <w:r w:rsidR="00E2418C" w:rsidRPr="00C16A75">
            <w:rPr>
              <w:rFonts w:ascii="Times New Roman" w:hAnsi="Times New Roman" w:cs="Times New Roman"/>
              <w:lang w:val="en-US"/>
            </w:rPr>
            <w:t xml:space="preserve"> </w:t>
          </w:r>
          <w:r w:rsidR="004541DD" w:rsidRPr="00C16A75">
            <w:rPr>
              <w:rFonts w:ascii="Times New Roman" w:hAnsi="Times New Roman" w:cs="Times New Roman"/>
              <w:lang w:val="en-US"/>
            </w:rPr>
            <w:t xml:space="preserve">increased blood flow </w:t>
          </w:r>
          <w:r w:rsidR="004D618C" w:rsidRPr="00C16A75">
            <w:rPr>
              <w:rFonts w:ascii="Times New Roman" w:hAnsi="Times New Roman" w:cs="Times New Roman"/>
              <w:lang w:val="en-US"/>
            </w:rPr>
            <w:t xml:space="preserve">during an </w:t>
          </w:r>
          <w:r w:rsidR="004541DD" w:rsidRPr="00C16A75">
            <w:rPr>
              <w:rFonts w:ascii="Times New Roman" w:hAnsi="Times New Roman" w:cs="Times New Roman"/>
              <w:lang w:val="en-US"/>
            </w:rPr>
            <w:t>acute phase</w:t>
          </w:r>
          <w:r w:rsidR="004D618C" w:rsidRPr="00C16A75">
            <w:rPr>
              <w:rFonts w:ascii="Times New Roman" w:hAnsi="Times New Roman" w:cs="Times New Roman"/>
              <w:lang w:val="en-US"/>
            </w:rPr>
            <w:t>, as well as an</w:t>
          </w:r>
          <w:r w:rsidR="004541DD" w:rsidRPr="00C16A75">
            <w:rPr>
              <w:rFonts w:ascii="Times New Roman" w:hAnsi="Times New Roman" w:cs="Times New Roman"/>
              <w:lang w:val="en-US"/>
            </w:rPr>
            <w:t xml:space="preserve"> increase of </w:t>
          </w:r>
          <w:r w:rsidR="004541DD" w:rsidRPr="00C16A75">
            <w:rPr>
              <w:rFonts w:ascii="Times New Roman" w:hAnsi="Times New Roman" w:cs="Times New Roman"/>
              <w:lang w:val="en-US"/>
            </w:rPr>
            <w:lastRenderedPageBreak/>
            <w:t xml:space="preserve">blood pressure in </w:t>
          </w:r>
          <w:r w:rsidR="004D618C" w:rsidRPr="00C16A75">
            <w:rPr>
              <w:rFonts w:ascii="Times New Roman" w:hAnsi="Times New Roman" w:cs="Times New Roman"/>
              <w:lang w:val="en-US"/>
            </w:rPr>
            <w:t xml:space="preserve">the </w:t>
          </w:r>
          <w:r w:rsidR="004541DD" w:rsidRPr="00C16A75">
            <w:rPr>
              <w:rFonts w:ascii="Times New Roman" w:hAnsi="Times New Roman" w:cs="Times New Roman"/>
              <w:lang w:val="en-US"/>
            </w:rPr>
            <w:t xml:space="preserve">chronic phase </w:t>
          </w:r>
          <w:r w:rsidR="004D618C" w:rsidRPr="00C16A75">
            <w:rPr>
              <w:rFonts w:ascii="Times New Roman" w:hAnsi="Times New Roman" w:cs="Times New Roman"/>
              <w:lang w:val="en-US"/>
            </w:rPr>
            <w:t xml:space="preserve">following </w:t>
          </w:r>
          <w:r w:rsidR="004541DD" w:rsidRPr="00C16A75">
            <w:rPr>
              <w:rFonts w:ascii="Times New Roman" w:hAnsi="Times New Roman" w:cs="Times New Roman"/>
              <w:lang w:val="en-US"/>
            </w:rPr>
            <w:t xml:space="preserve">hormonal inducted vasoconstriction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1991; Guyton and CE Coleman, 1973)</w:t>
          </w:r>
          <w:r w:rsidR="001C3BA7" w:rsidRPr="00C16A75">
            <w:rPr>
              <w:rFonts w:ascii="Times New Roman" w:hAnsi="Times New Roman" w:cs="Times New Roman"/>
              <w:lang w:val="en-US"/>
            </w:rPr>
            <w:fldChar w:fldCharType="end"/>
          </w:r>
          <w:r w:rsidR="004541DD" w:rsidRPr="00C16A75">
            <w:rPr>
              <w:rFonts w:ascii="Times New Roman" w:hAnsi="Times New Roman" w:cs="Times New Roman"/>
              <w:lang w:val="en-US"/>
            </w:rPr>
            <w:t>.</w:t>
          </w:r>
        </w:p>
        <w:p w14:paraId="5375DBAF" w14:textId="6CD85F9C" w:rsidR="00882318" w:rsidRPr="00C16A75" w:rsidRDefault="004541DD" w:rsidP="00911E3F">
          <w:pPr>
            <w:jc w:val="both"/>
            <w:rPr>
              <w:rFonts w:ascii="Times New Roman" w:hAnsi="Times New Roman" w:cs="Times New Roman"/>
              <w:lang w:val="en-US"/>
            </w:rPr>
          </w:pPr>
          <w:r w:rsidRPr="00C16A75">
            <w:rPr>
              <w:rFonts w:ascii="Times New Roman" w:hAnsi="Times New Roman" w:cs="Times New Roman"/>
              <w:lang w:val="en-US"/>
            </w:rPr>
            <w:t xml:space="preserve">The power of integration </w:t>
          </w:r>
          <w:r w:rsidR="00607327" w:rsidRPr="00C16A75">
            <w:rPr>
              <w:rFonts w:ascii="Times New Roman" w:hAnsi="Times New Roman" w:cs="Times New Roman"/>
              <w:lang w:val="en-US"/>
            </w:rPr>
            <w:t>in</w:t>
          </w:r>
          <w:r w:rsidR="00921346" w:rsidRPr="00C16A75">
            <w:rPr>
              <w:rFonts w:ascii="Times New Roman" w:hAnsi="Times New Roman" w:cs="Times New Roman"/>
              <w:lang w:val="en-US"/>
            </w:rPr>
            <w:t xml:space="preserve"> this model was </w:t>
          </w:r>
          <w:r w:rsidRPr="00C16A75">
            <w:rPr>
              <w:rFonts w:ascii="Times New Roman" w:hAnsi="Times New Roman" w:cs="Times New Roman"/>
              <w:lang w:val="en-US"/>
            </w:rPr>
            <w:t>very strong</w:t>
          </w:r>
          <w:r w:rsidR="00921346" w:rsidRPr="00C16A75">
            <w:rPr>
              <w:rFonts w:ascii="Times New Roman" w:hAnsi="Times New Roman" w:cs="Times New Roman"/>
              <w:lang w:val="en-US"/>
            </w:rPr>
            <w:t xml:space="preserve">, leading to </w:t>
          </w:r>
          <w:r w:rsidR="00607327" w:rsidRPr="00C16A75">
            <w:rPr>
              <w:rFonts w:ascii="Times New Roman" w:hAnsi="Times New Roman" w:cs="Times New Roman"/>
              <w:lang w:val="en-US"/>
            </w:rPr>
            <w:t>it</w:t>
          </w:r>
          <w:r w:rsidRPr="00C16A75">
            <w:rPr>
              <w:rFonts w:ascii="Times New Roman" w:hAnsi="Times New Roman" w:cs="Times New Roman"/>
              <w:lang w:val="en-US"/>
            </w:rPr>
            <w:t xml:space="preserve"> becom</w:t>
          </w:r>
          <w:r w:rsidR="00921346" w:rsidRPr="00C16A75">
            <w:rPr>
              <w:rFonts w:ascii="Times New Roman" w:hAnsi="Times New Roman" w:cs="Times New Roman"/>
              <w:lang w:val="en-US"/>
            </w:rPr>
            <w:t>ing</w:t>
          </w:r>
          <w:r w:rsidRPr="00C16A75">
            <w:rPr>
              <w:rFonts w:ascii="Times New Roman" w:hAnsi="Times New Roman" w:cs="Times New Roman"/>
              <w:lang w:val="en-US"/>
            </w:rPr>
            <w:t xml:space="preserve"> the bas</w:t>
          </w:r>
          <w:r w:rsidR="00921346" w:rsidRPr="00C16A75">
            <w:rPr>
              <w:rFonts w:ascii="Times New Roman" w:hAnsi="Times New Roman" w:cs="Times New Roman"/>
              <w:lang w:val="en-US"/>
            </w:rPr>
            <w:t>is</w:t>
          </w:r>
          <w:r w:rsidRPr="00C16A75">
            <w:rPr>
              <w:rFonts w:ascii="Times New Roman" w:hAnsi="Times New Roman" w:cs="Times New Roman"/>
              <w:lang w:val="en-US"/>
            </w:rPr>
            <w:t xml:space="preserve"> </w:t>
          </w:r>
          <w:r w:rsidR="00921346" w:rsidRPr="00C16A75">
            <w:rPr>
              <w:rFonts w:ascii="Times New Roman" w:hAnsi="Times New Roman" w:cs="Times New Roman"/>
              <w:lang w:val="en-US"/>
            </w:rPr>
            <w:t xml:space="preserve">for </w:t>
          </w:r>
          <w:r w:rsidR="00607327" w:rsidRPr="00C16A75">
            <w:rPr>
              <w:rFonts w:ascii="Times New Roman" w:hAnsi="Times New Roman" w:cs="Times New Roman"/>
              <w:lang w:val="en-US"/>
            </w:rPr>
            <w:t>follow-up</w:t>
          </w:r>
          <w:r w:rsidRPr="00C16A75">
            <w:rPr>
              <w:rFonts w:ascii="Times New Roman" w:hAnsi="Times New Roman" w:cs="Times New Roman"/>
              <w:lang w:val="en-US"/>
            </w:rPr>
            <w:t xml:space="preserve"> </w:t>
          </w:r>
          <w:r w:rsidR="00607327" w:rsidRPr="00C16A75">
            <w:rPr>
              <w:rFonts w:ascii="Times New Roman" w:hAnsi="Times New Roman" w:cs="Times New Roman"/>
              <w:lang w:val="en-US"/>
            </w:rPr>
            <w:t xml:space="preserve">ongoing </w:t>
          </w:r>
          <w:r w:rsidRPr="00C16A75">
            <w:rPr>
              <w:rFonts w:ascii="Times New Roman" w:hAnsi="Times New Roman" w:cs="Times New Roman"/>
              <w:lang w:val="en-US"/>
            </w:rPr>
            <w:t xml:space="preserve">developments. Guyton and coworkers </w:t>
          </w:r>
          <w:r w:rsidR="00921346" w:rsidRPr="00C16A75">
            <w:rPr>
              <w:rFonts w:ascii="Times New Roman" w:hAnsi="Times New Roman" w:cs="Times New Roman"/>
              <w:lang w:val="en-US"/>
            </w:rPr>
            <w:t xml:space="preserve">noticed </w:t>
          </w:r>
          <w:r w:rsidRPr="00C16A75">
            <w:rPr>
              <w:rFonts w:ascii="Times New Roman" w:hAnsi="Times New Roman" w:cs="Times New Roman"/>
              <w:lang w:val="en-US"/>
            </w:rPr>
            <w:t>the interactions between regulations at different time scales and elegantly describe</w:t>
          </w:r>
          <w:r w:rsidR="00921346" w:rsidRPr="00C16A75">
            <w:rPr>
              <w:rFonts w:ascii="Times New Roman" w:hAnsi="Times New Roman" w:cs="Times New Roman"/>
              <w:lang w:val="en-US"/>
            </w:rPr>
            <w:t>d</w:t>
          </w:r>
          <w:r w:rsidRPr="00C16A75">
            <w:rPr>
              <w:rFonts w:ascii="Times New Roman" w:hAnsi="Times New Roman" w:cs="Times New Roman"/>
              <w:lang w:val="en-US"/>
            </w:rPr>
            <w:t xml:space="preserve"> long</w:t>
          </w:r>
          <w:r w:rsidR="00921346" w:rsidRPr="00C16A75">
            <w:rPr>
              <w:rFonts w:ascii="Times New Roman" w:hAnsi="Times New Roman" w:cs="Times New Roman"/>
              <w:lang w:val="en-US"/>
            </w:rPr>
            <w:t>-</w:t>
          </w:r>
          <w:r w:rsidRPr="00C16A75">
            <w:rPr>
              <w:rFonts w:ascii="Times New Roman" w:hAnsi="Times New Roman" w:cs="Times New Roman"/>
              <w:lang w:val="en-US"/>
            </w:rPr>
            <w:t xml:space="preserve">term pathological processes. </w:t>
          </w:r>
          <w:r w:rsidR="002671E9" w:rsidRPr="00C16A75">
            <w:rPr>
              <w:rFonts w:ascii="Times New Roman" w:hAnsi="Times New Roman" w:cs="Times New Roman"/>
              <w:lang w:val="en-US"/>
            </w:rPr>
            <w:t>Guyton’s T</w:t>
          </w:r>
          <w:r w:rsidRPr="00C16A75">
            <w:rPr>
              <w:rFonts w:ascii="Times New Roman" w:hAnsi="Times New Roman" w:cs="Times New Roman"/>
              <w:lang w:val="en-US"/>
            </w:rPr>
            <w:t>extbook</w:t>
          </w:r>
          <w:r w:rsidR="002671E9" w:rsidRPr="00C16A75">
            <w:rPr>
              <w:rFonts w:ascii="Times New Roman" w:hAnsi="Times New Roman" w:cs="Times New Roman"/>
              <w:lang w:val="en-US"/>
            </w:rPr>
            <w:t xml:space="preserve"> of Medical Physiology</w:t>
          </w:r>
          <w:r w:rsidR="005D2519" w:rsidRPr="00C16A75">
            <w:rPr>
              <w:rFonts w:ascii="Times New Roman" w:hAnsi="Times New Roman" w:cs="Times New Roman"/>
              <w:lang w:val="en-US"/>
            </w:rPr>
            <w:t xml:space="preserve"> </w:t>
          </w:r>
          <w:r w:rsidR="00D8120E"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(Hall, 2010)</w:t>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4D782B" w:rsidRPr="00C16A75">
            <w:rPr>
              <w:rFonts w:ascii="Times New Roman" w:hAnsi="Times New Roman" w:cs="Times New Roman"/>
              <w:lang w:val="en-US"/>
            </w:rPr>
            <w:t xml:space="preserve">became a </w:t>
          </w:r>
          <w:r w:rsidRPr="00C16A75">
            <w:rPr>
              <w:rFonts w:ascii="Times New Roman" w:hAnsi="Times New Roman" w:cs="Times New Roman"/>
              <w:lang w:val="en-US"/>
            </w:rPr>
            <w:t>bestseller</w:t>
          </w:r>
          <w:r w:rsidR="004D782B" w:rsidRPr="00C16A75">
            <w:rPr>
              <w:rFonts w:ascii="Times New Roman" w:hAnsi="Times New Roman" w:cs="Times New Roman"/>
              <w:lang w:val="en-US"/>
            </w:rPr>
            <w:t xml:space="preserve"> that was</w:t>
          </w:r>
          <w:r w:rsidRPr="00C16A75">
            <w:rPr>
              <w:rFonts w:ascii="Times New Roman" w:hAnsi="Times New Roman" w:cs="Times New Roman"/>
              <w:lang w:val="en-US"/>
            </w:rPr>
            <w:t xml:space="preserve"> translated into at least 15 languages</w:t>
          </w:r>
          <w:r w:rsidR="004D782B" w:rsidRPr="00C16A75">
            <w:rPr>
              <w:rFonts w:ascii="Times New Roman" w:hAnsi="Times New Roman" w:cs="Times New Roman"/>
              <w:lang w:val="en-US"/>
            </w:rPr>
            <w:t xml:space="preserve"> and</w:t>
          </w:r>
          <w:r w:rsidR="00E2418C" w:rsidRPr="00C16A75">
            <w:rPr>
              <w:rFonts w:ascii="Times New Roman" w:hAnsi="Times New Roman" w:cs="Times New Roman"/>
              <w:lang w:val="en-US"/>
            </w:rPr>
            <w:t xml:space="preserve"> is still upgraded today</w:t>
          </w:r>
          <w:r w:rsidR="00882318" w:rsidRPr="00C16A75">
            <w:rPr>
              <w:rFonts w:ascii="Times New Roman" w:hAnsi="Times New Roman" w:cs="Times New Roman"/>
              <w:lang w:val="en-US"/>
            </w:rPr>
            <w:t xml:space="preserve"> with new editions. </w:t>
          </w:r>
        </w:p>
        <w:p w14:paraId="6B799CDE" w14:textId="05F4922E" w:rsidR="00882318" w:rsidRPr="00C16A75" w:rsidRDefault="00882318" w:rsidP="00911E3F">
          <w:pPr>
            <w:jc w:val="both"/>
            <w:rPr>
              <w:rFonts w:ascii="Times New Roman" w:hAnsi="Times New Roman" w:cs="Times New Roman"/>
              <w:lang w:val="en-US"/>
            </w:rPr>
          </w:pPr>
          <w:r w:rsidRPr="00C16A75">
            <w:rPr>
              <w:rFonts w:ascii="Times New Roman" w:hAnsi="Times New Roman" w:cs="Times New Roman"/>
              <w:lang w:val="en-US"/>
            </w:rPr>
            <w:t xml:space="preserve">The development of the model </w:t>
          </w:r>
          <w:r w:rsidR="00E2418C" w:rsidRPr="00C16A75">
            <w:rPr>
              <w:rFonts w:ascii="Times New Roman" w:hAnsi="Times New Roman" w:cs="Times New Roman"/>
              <w:lang w:val="en-US"/>
            </w:rPr>
            <w:t>continued</w:t>
          </w:r>
          <w:r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with </w:t>
          </w:r>
          <w:r w:rsidRPr="00C16A75">
            <w:rPr>
              <w:rFonts w:ascii="Times New Roman" w:hAnsi="Times New Roman" w:cs="Times New Roman"/>
              <w:lang w:val="en-US"/>
            </w:rPr>
            <w:t xml:space="preserve">more </w:t>
          </w:r>
          <w:r w:rsidR="00EF2D48" w:rsidRPr="00C16A75">
            <w:rPr>
              <w:rFonts w:ascii="Times New Roman" w:hAnsi="Times New Roman" w:cs="Times New Roman"/>
              <w:lang w:val="en-US"/>
            </w:rPr>
            <w:t xml:space="preserve">detailed </w:t>
          </w:r>
          <w:r w:rsidRPr="00C16A75">
            <w:rPr>
              <w:rFonts w:ascii="Times New Roman" w:hAnsi="Times New Roman" w:cs="Times New Roman"/>
              <w:lang w:val="en-US"/>
            </w:rPr>
            <w:t>cardio-vascular</w:t>
          </w:r>
          <w:r w:rsidR="00EF2D48" w:rsidRPr="00C16A75">
            <w:rPr>
              <w:rFonts w:ascii="Times New Roman" w:hAnsi="Times New Roman" w:cs="Times New Roman"/>
              <w:lang w:val="en-US"/>
            </w:rPr>
            <w:t xml:space="preserve"> and body fluid regulations</w:t>
          </w:r>
          <w:r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1981; Guyton and CE Coleman, 1973; Guyton, et al., 1975)</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In 1983</w:t>
          </w:r>
          <w:r w:rsidR="00402028" w:rsidRPr="00C16A75">
            <w:rPr>
              <w:rFonts w:ascii="Times New Roman" w:hAnsi="Times New Roman" w:cs="Times New Roman"/>
              <w:lang w:val="en-US"/>
            </w:rPr>
            <w:t>,</w:t>
          </w:r>
          <w:r w:rsidR="00EF2D48" w:rsidRPr="00C16A75">
            <w:rPr>
              <w:rFonts w:ascii="Times New Roman" w:hAnsi="Times New Roman" w:cs="Times New Roman"/>
              <w:lang w:val="en-US"/>
            </w:rPr>
            <w:t xml:space="preserve"> Thomas G. Coleman, Guyton’s coworker, published </w:t>
          </w:r>
          <w:r w:rsidR="00402028" w:rsidRPr="00C16A75">
            <w:rPr>
              <w:rFonts w:ascii="Times New Roman" w:hAnsi="Times New Roman" w:cs="Times New Roman"/>
              <w:lang w:val="en-US"/>
            </w:rPr>
            <w:t xml:space="preserve">the “Human” </w:t>
          </w:r>
          <w:r w:rsidR="00EF2D48" w:rsidRPr="00C16A75">
            <w:rPr>
              <w:rFonts w:ascii="Times New Roman" w:hAnsi="Times New Roman" w:cs="Times New Roman"/>
              <w:lang w:val="en-US"/>
            </w:rPr>
            <w:t xml:space="preserve">model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(Coleman and Randall, 1983)</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xml:space="preserve">. This model </w:t>
          </w:r>
          <w:r w:rsidR="00402028" w:rsidRPr="00C16A75">
            <w:rPr>
              <w:rFonts w:ascii="Times New Roman" w:hAnsi="Times New Roman" w:cs="Times New Roman"/>
              <w:lang w:val="en-US"/>
            </w:rPr>
            <w:t xml:space="preserve">was </w:t>
          </w:r>
          <w:r w:rsidR="00EF2D48" w:rsidRPr="00C16A75">
            <w:rPr>
              <w:rFonts w:ascii="Times New Roman" w:hAnsi="Times New Roman" w:cs="Times New Roman"/>
              <w:lang w:val="en-US"/>
            </w:rPr>
            <w:t>more interacti</w:t>
          </w:r>
          <w:r w:rsidR="00E2418C" w:rsidRPr="00C16A75">
            <w:rPr>
              <w:rFonts w:ascii="Times New Roman" w:hAnsi="Times New Roman" w:cs="Times New Roman"/>
              <w:lang w:val="en-US"/>
            </w:rPr>
            <w:t>ve</w:t>
          </w:r>
          <w:r w:rsidR="00402028" w:rsidRPr="00C16A75">
            <w:rPr>
              <w:rFonts w:ascii="Times New Roman" w:hAnsi="Times New Roman" w:cs="Times New Roman"/>
              <w:lang w:val="en-US"/>
            </w:rPr>
            <w:t xml:space="preserve"> and </w:t>
          </w:r>
          <w:r w:rsidR="00EF2D48" w:rsidRPr="00C16A75">
            <w:rPr>
              <w:rFonts w:ascii="Times New Roman" w:hAnsi="Times New Roman" w:cs="Times New Roman"/>
              <w:lang w:val="en-US"/>
            </w:rPr>
            <w:t xml:space="preserve">based on standard medical situations and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cure</w:t>
          </w:r>
          <w:r w:rsidR="00402028" w:rsidRPr="00C16A75">
            <w:rPr>
              <w:rFonts w:ascii="Times New Roman" w:hAnsi="Times New Roman" w:cs="Times New Roman"/>
              <w:lang w:val="en-US"/>
            </w:rPr>
            <w:t>s applied</w:t>
          </w:r>
          <w:r w:rsidR="00EF2D48" w:rsidRPr="00C16A75">
            <w:rPr>
              <w:rFonts w:ascii="Times New Roman" w:hAnsi="Times New Roman" w:cs="Times New Roman"/>
              <w:lang w:val="en-US"/>
            </w:rPr>
            <w:t xml:space="preserve"> by physicians. The user can simulate cardiac failure, renal failure or hemorrhage</w:t>
          </w:r>
          <w:r w:rsidR="0095613B" w:rsidRPr="00C16A75">
            <w:rPr>
              <w:rFonts w:ascii="Times New Roman" w:hAnsi="Times New Roman" w:cs="Times New Roman"/>
              <w:lang w:val="en-US"/>
            </w:rPr>
            <w:t xml:space="preserve">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 can interact during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 xml:space="preserve">simulation </w:t>
          </w:r>
          <w:r w:rsidR="00402028" w:rsidRPr="00C16A75">
            <w:rPr>
              <w:rFonts w:ascii="Times New Roman" w:hAnsi="Times New Roman" w:cs="Times New Roman"/>
              <w:lang w:val="en-US"/>
            </w:rPr>
            <w:t xml:space="preserve">by applying </w:t>
          </w:r>
          <w:r w:rsidR="00EF2D48" w:rsidRPr="00C16A75">
            <w:rPr>
              <w:rFonts w:ascii="Times New Roman" w:hAnsi="Times New Roman" w:cs="Times New Roman"/>
              <w:lang w:val="en-US"/>
            </w:rPr>
            <w:t xml:space="preserve">infusion, transfusion, artificial ventilation, selected drugs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or dialysis. This model </w:t>
          </w:r>
          <w:r w:rsidR="00402028" w:rsidRPr="00C16A75">
            <w:rPr>
              <w:rFonts w:ascii="Times New Roman" w:hAnsi="Times New Roman" w:cs="Times New Roman"/>
              <w:lang w:val="en-US"/>
            </w:rPr>
            <w:t xml:space="preserve">became a </w:t>
          </w:r>
          <w:r w:rsidR="00E2418C" w:rsidRPr="00C16A75">
            <w:rPr>
              <w:rFonts w:ascii="Times New Roman" w:hAnsi="Times New Roman" w:cs="Times New Roman"/>
              <w:lang w:val="en-US"/>
            </w:rPr>
            <w:t xml:space="preserve">virtual simulator designed for teaching medical students. Even </w:t>
          </w:r>
          <w:r w:rsidR="00402028" w:rsidRPr="00C16A75">
            <w:rPr>
              <w:rFonts w:ascii="Times New Roman" w:hAnsi="Times New Roman" w:cs="Times New Roman"/>
              <w:lang w:val="en-US"/>
            </w:rPr>
            <w:t xml:space="preserve">its </w:t>
          </w:r>
          <w:r w:rsidR="00E2418C" w:rsidRPr="00C16A75">
            <w:rPr>
              <w:rFonts w:ascii="Times New Roman" w:hAnsi="Times New Roman" w:cs="Times New Roman"/>
              <w:lang w:val="en-US"/>
            </w:rPr>
            <w:t>interface was simple</w:t>
          </w:r>
          <w:r w:rsidR="00402028" w:rsidRPr="00C16A75">
            <w:rPr>
              <w:rFonts w:ascii="Times New Roman" w:hAnsi="Times New Roman" w:cs="Times New Roman"/>
              <w:lang w:val="en-US"/>
            </w:rPr>
            <w:t>;</w:t>
          </w:r>
          <w:r w:rsidR="00E2418C"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both </w:t>
          </w:r>
          <w:r w:rsidR="00E2418C" w:rsidRPr="00C16A75">
            <w:rPr>
              <w:rFonts w:ascii="Times New Roman" w:hAnsi="Times New Roman" w:cs="Times New Roman"/>
              <w:lang w:val="en-US"/>
            </w:rPr>
            <w:t xml:space="preserve">teacher and student examine the state </w:t>
          </w:r>
          <w:r w:rsidR="003341A0" w:rsidRPr="00C16A75">
            <w:rPr>
              <w:rFonts w:ascii="Times New Roman" w:hAnsi="Times New Roman" w:cs="Times New Roman"/>
              <w:lang w:val="en-US"/>
            </w:rPr>
            <w:t xml:space="preserve">of the patient </w:t>
          </w:r>
          <w:r w:rsidR="00E2418C" w:rsidRPr="00C16A75">
            <w:rPr>
              <w:rFonts w:ascii="Times New Roman" w:hAnsi="Times New Roman" w:cs="Times New Roman"/>
              <w:lang w:val="en-US"/>
            </w:rPr>
            <w:t>(described by physi</w:t>
          </w:r>
          <w:r w:rsidR="00486C03" w:rsidRPr="00C16A75">
            <w:rPr>
              <w:rFonts w:ascii="Times New Roman" w:hAnsi="Times New Roman" w:cs="Times New Roman"/>
              <w:lang w:val="en-US"/>
            </w:rPr>
            <w:t xml:space="preserve">cal </w:t>
          </w:r>
          <w:r w:rsidR="00E2418C" w:rsidRPr="00C16A75">
            <w:rPr>
              <w:rFonts w:ascii="Times New Roman" w:hAnsi="Times New Roman" w:cs="Times New Roman"/>
              <w:lang w:val="en-US"/>
            </w:rPr>
            <w:t>qu</w:t>
          </w:r>
          <w:r w:rsidR="003341A0" w:rsidRPr="00C16A75">
            <w:rPr>
              <w:rFonts w:ascii="Times New Roman" w:hAnsi="Times New Roman" w:cs="Times New Roman"/>
              <w:lang w:val="en-US"/>
            </w:rPr>
            <w:t>a</w:t>
          </w:r>
          <w:r w:rsidR="00486C03" w:rsidRPr="00C16A75">
            <w:rPr>
              <w:rFonts w:ascii="Times New Roman" w:hAnsi="Times New Roman" w:cs="Times New Roman"/>
              <w:lang w:val="en-US"/>
            </w:rPr>
            <w:t>ntities</w:t>
          </w:r>
          <w:r w:rsidR="003341A0" w:rsidRPr="00C16A75">
            <w:rPr>
              <w:rFonts w:ascii="Times New Roman" w:hAnsi="Times New Roman" w:cs="Times New Roman"/>
              <w:lang w:val="en-US"/>
            </w:rPr>
            <w:t xml:space="preserve"> such</w:t>
          </w:r>
          <w:r w:rsidR="00E2418C" w:rsidRPr="00C16A75">
            <w:rPr>
              <w:rFonts w:ascii="Times New Roman" w:hAnsi="Times New Roman" w:cs="Times New Roman"/>
              <w:lang w:val="en-US"/>
            </w:rPr>
            <w:t xml:space="preserve"> as blood pressure, heart rate, ventilation rate</w:t>
          </w:r>
          <w:r w:rsidR="002671E9" w:rsidRPr="00C16A75">
            <w:rPr>
              <w:rFonts w:ascii="Times New Roman" w:hAnsi="Times New Roman" w:cs="Times New Roman"/>
              <w:lang w:val="en-US"/>
            </w:rPr>
            <w:t xml:space="preserve">, </w:t>
          </w:r>
          <w:r w:rsidR="003341A0" w:rsidRPr="00C16A75">
            <w:rPr>
              <w:rFonts w:ascii="Times New Roman" w:hAnsi="Times New Roman" w:cs="Times New Roman"/>
              <w:lang w:val="en-US"/>
            </w:rPr>
            <w:t>etc.</w:t>
          </w:r>
          <w:r w:rsidR="002671E9" w:rsidRPr="00C16A75">
            <w:rPr>
              <w:rFonts w:ascii="Times New Roman" w:hAnsi="Times New Roman" w:cs="Times New Roman"/>
              <w:lang w:val="en-US"/>
            </w:rPr>
            <w:t xml:space="preserve">) and </w:t>
          </w:r>
          <w:r w:rsidR="003341A0" w:rsidRPr="00C16A75">
            <w:rPr>
              <w:rFonts w:ascii="Times New Roman" w:hAnsi="Times New Roman" w:cs="Times New Roman"/>
              <w:lang w:val="en-US"/>
            </w:rPr>
            <w:t>apply the necessary response measures</w:t>
          </w:r>
          <w:r w:rsidR="002671E9" w:rsidRPr="00C16A75">
            <w:rPr>
              <w:rFonts w:ascii="Times New Roman" w:hAnsi="Times New Roman" w:cs="Times New Roman"/>
              <w:lang w:val="en-US"/>
            </w:rPr>
            <w:t>. The</w:t>
          </w:r>
          <w:r w:rsidR="00E2418C" w:rsidRPr="00C16A75">
            <w:rPr>
              <w:rFonts w:ascii="Times New Roman" w:hAnsi="Times New Roman" w:cs="Times New Roman"/>
              <w:lang w:val="en-US"/>
            </w:rPr>
            <w:t xml:space="preserve"> model was also </w:t>
          </w:r>
          <w:r w:rsidR="00B96F1D" w:rsidRPr="00C16A75">
            <w:rPr>
              <w:rFonts w:ascii="Times New Roman" w:hAnsi="Times New Roman" w:cs="Times New Roman"/>
              <w:lang w:val="en-US"/>
            </w:rPr>
            <w:t>reimplemented</w:t>
          </w:r>
          <w:r w:rsidR="00E2418C" w:rsidRPr="00C16A75">
            <w:rPr>
              <w:rFonts w:ascii="Times New Roman" w:hAnsi="Times New Roman" w:cs="Times New Roman"/>
              <w:lang w:val="en-US"/>
            </w:rPr>
            <w:t xml:space="preserve"> </w:t>
          </w:r>
          <w:r w:rsidR="003341A0" w:rsidRPr="00C16A75">
            <w:rPr>
              <w:rFonts w:ascii="Times New Roman" w:hAnsi="Times New Roman" w:cs="Times New Roman"/>
              <w:lang w:val="en-US"/>
            </w:rPr>
            <w:t xml:space="preserve">into a </w:t>
          </w:r>
          <w:hyperlink r:id="rId15" w:history="1">
            <w:r w:rsidR="00830ADA" w:rsidRPr="00C16A75">
              <w:rPr>
                <w:rStyle w:val="Hypertextovodkaz"/>
                <w:rFonts w:ascii="Times New Roman" w:hAnsi="Times New Roman" w:cs="Times New Roman"/>
                <w:lang w:val="en-US"/>
              </w:rPr>
              <w:t>web version</w:t>
            </w:r>
          </w:hyperlink>
          <w:r w:rsidR="00E2418C" w:rsidRPr="00C16A75">
            <w:rPr>
              <w:rFonts w:ascii="Times New Roman" w:hAnsi="Times New Roman" w:cs="Times New Roman"/>
              <w:lang w:val="en-US"/>
            </w:rPr>
            <w:t xml:space="preserve"> by</w:t>
          </w:r>
          <w:r w:rsidR="00830ADA" w:rsidRPr="00C16A75">
            <w:rPr>
              <w:rFonts w:ascii="Times New Roman" w:hAnsi="Times New Roman" w:cs="Times New Roman"/>
              <w:lang w:val="en-US"/>
            </w:rPr>
            <w:t xml:space="preserve"> Roy D. Meyers, Leo D. Geoffrion and Chris L. Doherty.</w:t>
          </w:r>
        </w:p>
        <w:p w14:paraId="3383D7C0" w14:textId="17131039" w:rsidR="00393607" w:rsidRPr="00C16A75" w:rsidRDefault="003341A0" w:rsidP="00911E3F">
          <w:pPr>
            <w:jc w:val="both"/>
            <w:rPr>
              <w:rFonts w:ascii="Times New Roman" w:hAnsi="Times New Roman" w:cs="Times New Roman"/>
              <w:lang w:val="en-US"/>
            </w:rPr>
          </w:pPr>
          <w:r w:rsidRPr="00C16A75">
            <w:rPr>
              <w:rFonts w:ascii="Times New Roman" w:hAnsi="Times New Roman" w:cs="Times New Roman"/>
              <w:lang w:val="en-US"/>
            </w:rPr>
            <w:t xml:space="preserve">This </w:t>
          </w:r>
          <w:r w:rsidR="00830ADA"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could be applied for </w:t>
          </w:r>
          <w:r w:rsidR="00830ADA" w:rsidRPr="00C16A75">
            <w:rPr>
              <w:rFonts w:ascii="Times New Roman" w:hAnsi="Times New Roman" w:cs="Times New Roman"/>
              <w:lang w:val="en-US"/>
            </w:rPr>
            <w:t xml:space="preserve">more than </w:t>
          </w:r>
          <w:r w:rsidRPr="00C16A75">
            <w:rPr>
              <w:rFonts w:ascii="Times New Roman" w:hAnsi="Times New Roman" w:cs="Times New Roman"/>
              <w:lang w:val="en-US"/>
            </w:rPr>
            <w:t xml:space="preserve">simply the </w:t>
          </w:r>
          <w:r w:rsidR="00830ADA" w:rsidRPr="00C16A75">
            <w:rPr>
              <w:rFonts w:ascii="Times New Roman" w:hAnsi="Times New Roman" w:cs="Times New Roman"/>
              <w:lang w:val="en-US"/>
            </w:rPr>
            <w:t xml:space="preserve">description of development of hypertension. </w:t>
          </w:r>
          <w:r w:rsidRPr="00C16A75">
            <w:rPr>
              <w:rFonts w:ascii="Times New Roman" w:hAnsi="Times New Roman" w:cs="Times New Roman"/>
              <w:lang w:val="en-US"/>
            </w:rPr>
            <w:t xml:space="preserve">Its users were able to </w:t>
          </w:r>
          <w:r w:rsidR="00830ADA" w:rsidRPr="00C16A75">
            <w:rPr>
              <w:rFonts w:ascii="Times New Roman" w:hAnsi="Times New Roman" w:cs="Times New Roman"/>
              <w:lang w:val="en-US"/>
            </w:rPr>
            <w:t xml:space="preserve">examine the microcirculation of tissues, </w:t>
          </w:r>
          <w:r w:rsidR="006D7850" w:rsidRPr="00C16A75">
            <w:rPr>
              <w:rFonts w:ascii="Times New Roman" w:hAnsi="Times New Roman" w:cs="Times New Roman"/>
              <w:lang w:val="en-US"/>
            </w:rPr>
            <w:t>more detail</w:t>
          </w:r>
          <w:r w:rsidRPr="00C16A75">
            <w:rPr>
              <w:rFonts w:ascii="Times New Roman" w:hAnsi="Times New Roman" w:cs="Times New Roman"/>
              <w:lang w:val="en-US"/>
            </w:rPr>
            <w:t>s regarding</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830ADA" w:rsidRPr="00C16A75">
            <w:rPr>
              <w:rFonts w:ascii="Times New Roman" w:hAnsi="Times New Roman" w:cs="Times New Roman"/>
              <w:lang w:val="en-US"/>
            </w:rPr>
            <w:t xml:space="preserve">function </w:t>
          </w:r>
          <w:r w:rsidR="006D7850" w:rsidRPr="00C16A75">
            <w:rPr>
              <w:rFonts w:ascii="Times New Roman" w:hAnsi="Times New Roman" w:cs="Times New Roman"/>
              <w:lang w:val="en-US"/>
            </w:rPr>
            <w:t>of kidney</w:t>
          </w:r>
          <w:r w:rsidRPr="00C16A75">
            <w:rPr>
              <w:rFonts w:ascii="Times New Roman" w:hAnsi="Times New Roman" w:cs="Times New Roman"/>
              <w:lang w:val="en-US"/>
            </w:rPr>
            <w:t>s</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in terms of</w:t>
          </w:r>
          <w:r w:rsidR="006D7850" w:rsidRPr="00C16A75">
            <w:rPr>
              <w:rFonts w:ascii="Times New Roman" w:hAnsi="Times New Roman" w:cs="Times New Roman"/>
              <w:lang w:val="en-US"/>
            </w:rPr>
            <w:t xml:space="preserve"> complex homeostasis, </w:t>
          </w:r>
          <w:r w:rsidRPr="00C16A75">
            <w:rPr>
              <w:rFonts w:ascii="Times New Roman" w:hAnsi="Times New Roman" w:cs="Times New Roman"/>
              <w:lang w:val="en-US"/>
            </w:rPr>
            <w:t xml:space="preserve">the </w:t>
          </w:r>
          <w:r w:rsidR="006D7850" w:rsidRPr="00C16A75">
            <w:rPr>
              <w:rFonts w:ascii="Times New Roman" w:hAnsi="Times New Roman" w:cs="Times New Roman"/>
              <w:lang w:val="en-US"/>
            </w:rPr>
            <w:t xml:space="preserve">ventilation </w:t>
          </w:r>
          <w:r w:rsidRPr="00C16A75">
            <w:rPr>
              <w:rFonts w:ascii="Times New Roman" w:hAnsi="Times New Roman" w:cs="Times New Roman"/>
              <w:lang w:val="en-US"/>
            </w:rPr>
            <w:t xml:space="preserve">system </w:t>
          </w:r>
          <w:r w:rsidR="006D7850" w:rsidRPr="00C16A75">
            <w:rPr>
              <w:rFonts w:ascii="Times New Roman" w:hAnsi="Times New Roman" w:cs="Times New Roman"/>
              <w:lang w:val="en-US"/>
            </w:rPr>
            <w:t>and other</w:t>
          </w:r>
          <w:r w:rsidRPr="00C16A75">
            <w:rPr>
              <w:rFonts w:ascii="Times New Roman" w:hAnsi="Times New Roman" w:cs="Times New Roman"/>
              <w:lang w:val="en-US"/>
            </w:rPr>
            <w:t xml:space="preserve"> areas</w:t>
          </w:r>
          <w:r w:rsidR="006D7850" w:rsidRPr="00C16A75">
            <w:rPr>
              <w:rFonts w:ascii="Times New Roman" w:hAnsi="Times New Roman" w:cs="Times New Roman"/>
              <w:lang w:val="en-US"/>
            </w:rPr>
            <w:t xml:space="preserve">. </w:t>
          </w:r>
          <w:r w:rsidR="00882318" w:rsidRPr="00C16A75">
            <w:rPr>
              <w:rFonts w:ascii="Times New Roman" w:hAnsi="Times New Roman" w:cs="Times New Roman"/>
              <w:lang w:val="en-US"/>
            </w:rPr>
            <w:t xml:space="preserve">The scientific </w:t>
          </w:r>
          <w:r w:rsidRPr="00C16A75">
            <w:rPr>
              <w:rFonts w:ascii="Times New Roman" w:hAnsi="Times New Roman" w:cs="Times New Roman"/>
              <w:lang w:val="en-US"/>
            </w:rPr>
            <w:t xml:space="preserve">expertise </w:t>
          </w:r>
          <w:r w:rsidR="00882318" w:rsidRPr="00C16A75">
            <w:rPr>
              <w:rFonts w:ascii="Times New Roman" w:hAnsi="Times New Roman" w:cs="Times New Roman"/>
              <w:lang w:val="en-US"/>
            </w:rPr>
            <w:t>of Mississippi University</w:t>
          </w:r>
          <w:r w:rsidRPr="00C16A75">
            <w:rPr>
              <w:rFonts w:ascii="Times New Roman" w:hAnsi="Times New Roman" w:cs="Times New Roman"/>
              <w:lang w:val="en-US"/>
            </w:rPr>
            <w:t>’s</w:t>
          </w:r>
          <w:r w:rsidR="00882318" w:rsidRPr="00C16A75">
            <w:rPr>
              <w:rFonts w:ascii="Times New Roman" w:hAnsi="Times New Roman" w:cs="Times New Roman"/>
              <w:lang w:val="en-US"/>
            </w:rPr>
            <w:t xml:space="preserve"> Medical Center </w:t>
          </w:r>
          <w:r w:rsidRPr="00C16A75">
            <w:rPr>
              <w:rFonts w:ascii="Times New Roman" w:hAnsi="Times New Roman" w:cs="Times New Roman"/>
              <w:lang w:val="en-US"/>
            </w:rPr>
            <w:t>also</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evolved as a result of</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 xml:space="preserve">cooperation with </w:t>
          </w:r>
          <w:r w:rsidR="00882318" w:rsidRPr="00C16A75">
            <w:rPr>
              <w:rFonts w:ascii="Times New Roman" w:hAnsi="Times New Roman" w:cs="Times New Roman"/>
              <w:lang w:val="en-US"/>
            </w:rPr>
            <w:t>NASA on interesting physiological research</w:t>
          </w:r>
          <w:r w:rsidR="008D0020" w:rsidRPr="00C16A75">
            <w:rPr>
              <w:rFonts w:ascii="Times New Roman" w:hAnsi="Times New Roman" w:cs="Times New Roman"/>
              <w:lang w:val="en-US"/>
            </w:rPr>
            <w:t>, for example,</w:t>
          </w:r>
          <w:r w:rsidR="00882318" w:rsidRPr="00C16A75">
            <w:rPr>
              <w:rFonts w:ascii="Times New Roman" w:hAnsi="Times New Roman" w:cs="Times New Roman"/>
              <w:lang w:val="en-US"/>
            </w:rPr>
            <w:t xml:space="preserve"> the project Digital Astronaut</w:t>
          </w:r>
          <w:r w:rsidR="006D785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(Summers and Coleman, 2002)</w:t>
          </w:r>
          <w:r w:rsidR="001C3BA7" w:rsidRPr="00C16A75">
            <w:rPr>
              <w:rFonts w:ascii="Times New Roman" w:hAnsi="Times New Roman" w:cs="Times New Roman"/>
              <w:lang w:val="en-US"/>
            </w:rPr>
            <w:fldChar w:fldCharType="end"/>
          </w:r>
          <w:r w:rsidR="006D7850" w:rsidRPr="00C16A75">
            <w:rPr>
              <w:rFonts w:ascii="Times New Roman" w:hAnsi="Times New Roman" w:cs="Times New Roman"/>
              <w:lang w:val="en-US"/>
            </w:rPr>
            <w:t xml:space="preserve">. Estimation and validation of experiments in microgravity or in artificial environments </w:t>
          </w:r>
          <w:r w:rsidR="008D0020" w:rsidRPr="00C16A75">
            <w:rPr>
              <w:rFonts w:ascii="Times New Roman" w:hAnsi="Times New Roman" w:cs="Times New Roman"/>
              <w:lang w:val="en-US"/>
            </w:rPr>
            <w:t>remain</w:t>
          </w:r>
          <w:r w:rsidR="006D7850" w:rsidRPr="00C16A75">
            <w:rPr>
              <w:rFonts w:ascii="Times New Roman" w:hAnsi="Times New Roman" w:cs="Times New Roman"/>
              <w:lang w:val="en-US"/>
            </w:rPr>
            <w:t xml:space="preserve"> one of the goals of the model.</w:t>
          </w:r>
          <w:r w:rsidR="00882318" w:rsidRPr="00C16A75">
            <w:rPr>
              <w:rFonts w:ascii="Times New Roman" w:hAnsi="Times New Roman" w:cs="Times New Roman"/>
              <w:lang w:val="en-US"/>
            </w:rPr>
            <w:t xml:space="preserve"> </w:t>
          </w:r>
          <w:r w:rsidR="008D0020" w:rsidRPr="00C16A75">
            <w:rPr>
              <w:rFonts w:ascii="Times New Roman" w:hAnsi="Times New Roman" w:cs="Times New Roman"/>
              <w:lang w:val="en-US"/>
            </w:rPr>
            <w:t>Though there were many</w:t>
          </w:r>
          <w:r w:rsidR="006D7850" w:rsidRPr="00C16A75">
            <w:rPr>
              <w:rFonts w:ascii="Times New Roman" w:hAnsi="Times New Roman" w:cs="Times New Roman"/>
              <w:lang w:val="en-US"/>
            </w:rPr>
            <w:t xml:space="preserve"> type</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of simulations</w:t>
          </w:r>
          <w:r w:rsidR="008D0020" w:rsidRPr="00C16A75">
            <w:rPr>
              <w:rFonts w:ascii="Times New Roman" w:hAnsi="Times New Roman" w:cs="Times New Roman"/>
              <w:lang w:val="en-US"/>
            </w:rPr>
            <w:t xml:space="preserve"> available</w:t>
          </w:r>
          <w:r w:rsidR="006D7850" w:rsidRPr="00C16A75">
            <w:rPr>
              <w:rFonts w:ascii="Times New Roman" w:hAnsi="Times New Roman" w:cs="Times New Roman"/>
              <w:lang w:val="en-US"/>
            </w:rPr>
            <w:t xml:space="preserve">, there was only one model describing one organism </w:t>
          </w:r>
          <w:r w:rsidR="008D0020" w:rsidRPr="00C16A75">
            <w:rPr>
              <w:rFonts w:ascii="Times New Roman" w:hAnsi="Times New Roman" w:cs="Times New Roman"/>
              <w:lang w:val="en-US"/>
            </w:rPr>
            <w:t xml:space="preserve">in </w:t>
          </w:r>
          <w:r w:rsidR="006D7850" w:rsidRPr="00C16A75">
            <w:rPr>
              <w:rFonts w:ascii="Times New Roman" w:hAnsi="Times New Roman" w:cs="Times New Roman"/>
              <w:lang w:val="en-US"/>
            </w:rPr>
            <w:t>different setting</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and different conditions. </w:t>
          </w:r>
        </w:p>
        <w:p w14:paraId="63F8B830" w14:textId="2BD00747" w:rsidR="004D79D5" w:rsidRPr="00C16A75" w:rsidRDefault="00393607" w:rsidP="00911E3F">
          <w:pPr>
            <w:jc w:val="both"/>
            <w:rPr>
              <w:rFonts w:ascii="Times New Roman" w:hAnsi="Times New Roman" w:cs="Times New Roman"/>
              <w:lang w:val="en-US"/>
            </w:rPr>
          </w:pPr>
          <w:r w:rsidRPr="00C16A75">
            <w:rPr>
              <w:rFonts w:ascii="Times New Roman" w:hAnsi="Times New Roman" w:cs="Times New Roman"/>
              <w:lang w:val="en-US"/>
            </w:rPr>
            <w:t>In 2005</w:t>
          </w:r>
          <w:r w:rsidR="008D0020" w:rsidRPr="00C16A75">
            <w:rPr>
              <w:rFonts w:ascii="Times New Roman" w:hAnsi="Times New Roman" w:cs="Times New Roman"/>
              <w:lang w:val="en-US"/>
            </w:rPr>
            <w:t>,</w:t>
          </w:r>
          <w:r w:rsidRPr="00C16A75">
            <w:rPr>
              <w:rFonts w:ascii="Times New Roman" w:hAnsi="Times New Roman" w:cs="Times New Roman"/>
              <w:lang w:val="en-US"/>
            </w:rPr>
            <w:t xml:space="preserve"> t</w:t>
          </w:r>
          <w:r w:rsidR="006D7850" w:rsidRPr="00C16A75">
            <w:rPr>
              <w:rFonts w:ascii="Times New Roman" w:hAnsi="Times New Roman" w:cs="Times New Roman"/>
              <w:lang w:val="en-US"/>
            </w:rPr>
            <w:t>he next version</w:t>
          </w:r>
          <w:r w:rsidR="00486C03" w:rsidRPr="00C16A75">
            <w:rPr>
              <w:rFonts w:ascii="Times New Roman" w:hAnsi="Times New Roman" w:cs="Times New Roman"/>
              <w:lang w:val="en-US"/>
            </w:rPr>
            <w:t xml:space="preserve"> of the model</w:t>
          </w:r>
          <w:r w:rsidRPr="00C16A75">
            <w:rPr>
              <w:rFonts w:ascii="Times New Roman" w:hAnsi="Times New Roman" w:cs="Times New Roman"/>
              <w:lang w:val="en-US"/>
            </w:rPr>
            <w:t xml:space="preserve">, </w:t>
          </w:r>
          <w:r w:rsidR="006D7850" w:rsidRPr="00C16A75">
            <w:rPr>
              <w:rFonts w:ascii="Times New Roman" w:hAnsi="Times New Roman" w:cs="Times New Roman"/>
              <w:lang w:val="en-US"/>
            </w:rPr>
            <w:t xml:space="preserve">called </w:t>
          </w:r>
          <w:r w:rsidR="00F90E06" w:rsidRPr="00C16A75">
            <w:rPr>
              <w:rFonts w:ascii="Times New Roman" w:hAnsi="Times New Roman" w:cs="Times New Roman"/>
              <w:lang w:val="en-US"/>
            </w:rPr>
            <w:t>“</w:t>
          </w:r>
          <w:r w:rsidR="006D7850" w:rsidRPr="00C16A75">
            <w:rPr>
              <w:rFonts w:ascii="Times New Roman" w:hAnsi="Times New Roman" w:cs="Times New Roman"/>
              <w:lang w:val="en-US"/>
            </w:rPr>
            <w:t>Quantitative Circulatory Physiology</w:t>
          </w:r>
          <w:r w:rsidR="00F90E06" w:rsidRPr="00C16A75">
            <w:rPr>
              <w:rFonts w:ascii="Times New Roman" w:hAnsi="Times New Roman" w:cs="Times New Roman"/>
              <w:lang w:val="en-US"/>
            </w:rPr>
            <w:t>”</w:t>
          </w:r>
          <w:r w:rsidR="006D7850" w:rsidRPr="00C16A75">
            <w:rPr>
              <w:rFonts w:ascii="Times New Roman" w:hAnsi="Times New Roman" w:cs="Times New Roman"/>
              <w:lang w:val="en-US"/>
            </w:rPr>
            <w:t xml:space="preserve"> (</w:t>
          </w:r>
          <w:hyperlink r:id="rId16" w:history="1">
            <w:r w:rsidR="004D79D5" w:rsidRPr="00C16A75">
              <w:rPr>
                <w:rStyle w:val="Hypertextovodkaz"/>
                <w:rFonts w:ascii="Times New Roman" w:hAnsi="Times New Roman" w:cs="Times New Roman"/>
                <w:lang w:val="en-US"/>
              </w:rPr>
              <w:t>QCP</w:t>
            </w:r>
          </w:hyperlink>
          <w:r w:rsidR="006D7850" w:rsidRPr="00C16A75">
            <w:rPr>
              <w:rFonts w:ascii="Times New Roman" w:hAnsi="Times New Roman" w:cs="Times New Roman"/>
              <w:lang w:val="en-US"/>
            </w:rPr>
            <w:t>)</w:t>
          </w:r>
          <w:r w:rsidR="00F90E06"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(Abram, et al., 2007)</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was released. </w:t>
          </w:r>
          <w:r w:rsidRPr="00C16A75">
            <w:rPr>
              <w:rFonts w:ascii="Times New Roman" w:hAnsi="Times New Roman" w:cs="Times New Roman"/>
              <w:lang w:val="en-US"/>
            </w:rPr>
            <w:t>Th</w:t>
          </w:r>
          <w:r w:rsidR="008D0020" w:rsidRPr="00C16A75">
            <w:rPr>
              <w:rFonts w:ascii="Times New Roman" w:hAnsi="Times New Roman" w:cs="Times New Roman"/>
              <w:lang w:val="en-US"/>
            </w:rPr>
            <w:t xml:space="preserve">is </w:t>
          </w:r>
          <w:r w:rsidRPr="00C16A75">
            <w:rPr>
              <w:rFonts w:ascii="Times New Roman" w:hAnsi="Times New Roman" w:cs="Times New Roman"/>
              <w:lang w:val="en-US"/>
            </w:rPr>
            <w:t>model continues in the style of the Human</w:t>
          </w:r>
          <w:r w:rsidR="008D0020" w:rsidRPr="00C16A75">
            <w:rPr>
              <w:rFonts w:ascii="Times New Roman" w:hAnsi="Times New Roman" w:cs="Times New Roman"/>
              <w:lang w:val="en-US"/>
            </w:rPr>
            <w:t xml:space="preserve"> model.</w:t>
          </w:r>
          <w:r w:rsidRPr="00C16A75">
            <w:rPr>
              <w:rFonts w:ascii="Times New Roman" w:hAnsi="Times New Roman" w:cs="Times New Roman"/>
              <w:lang w:val="en-US"/>
            </w:rPr>
            <w:t xml:space="preserve"> Dr. Coleman extract</w:t>
          </w:r>
          <w:r w:rsidR="008D0020" w:rsidRPr="00C16A75">
            <w:rPr>
              <w:rFonts w:ascii="Times New Roman" w:hAnsi="Times New Roman" w:cs="Times New Roman"/>
              <w:lang w:val="en-US"/>
            </w:rPr>
            <w:t>ed</w:t>
          </w:r>
          <w:r w:rsidRPr="00C16A75">
            <w:rPr>
              <w:rFonts w:ascii="Times New Roman" w:hAnsi="Times New Roman" w:cs="Times New Roman"/>
              <w:lang w:val="en-US"/>
            </w:rPr>
            <w:t xml:space="preserve"> parameter sets from</w:t>
          </w:r>
          <w:r w:rsidR="00F90E06" w:rsidRPr="00C16A75">
            <w:rPr>
              <w:rFonts w:ascii="Times New Roman" w:hAnsi="Times New Roman" w:cs="Times New Roman"/>
              <w:lang w:val="en-US"/>
            </w:rPr>
            <w:t xml:space="preserve"> the model</w:t>
          </w:r>
          <w:r w:rsidR="008D0020" w:rsidRPr="00C16A75">
            <w:rPr>
              <w:rFonts w:ascii="Times New Roman" w:hAnsi="Times New Roman" w:cs="Times New Roman"/>
              <w:lang w:val="en-US"/>
            </w:rPr>
            <w:t>, which allows for</w:t>
          </w:r>
          <w:r w:rsidR="00F90E06" w:rsidRPr="00C16A75">
            <w:rPr>
              <w:rFonts w:ascii="Times New Roman" w:hAnsi="Times New Roman" w:cs="Times New Roman"/>
              <w:lang w:val="en-US"/>
            </w:rPr>
            <w:t xml:space="preserve"> </w:t>
          </w:r>
          <w:r w:rsidR="008D0020" w:rsidRPr="00C16A75">
            <w:rPr>
              <w:rFonts w:ascii="Times New Roman" w:hAnsi="Times New Roman" w:cs="Times New Roman"/>
              <w:lang w:val="en-US"/>
            </w:rPr>
            <w:t>creating</w:t>
          </w:r>
          <w:r w:rsidR="00F90E06" w:rsidRPr="00C16A75">
            <w:rPr>
              <w:rFonts w:ascii="Times New Roman" w:hAnsi="Times New Roman" w:cs="Times New Roman"/>
              <w:lang w:val="en-US"/>
            </w:rPr>
            <w:t xml:space="preserve"> a patient</w:t>
          </w:r>
          <w:r w:rsidRPr="00C16A75">
            <w:rPr>
              <w:rFonts w:ascii="Times New Roman" w:hAnsi="Times New Roman" w:cs="Times New Roman"/>
              <w:lang w:val="en-US"/>
            </w:rPr>
            <w:t xml:space="preserve"> using separate file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with </w:t>
          </w:r>
          <w:r w:rsidR="00486C03" w:rsidRPr="00C16A75">
            <w:rPr>
              <w:rFonts w:ascii="Times New Roman" w:hAnsi="Times New Roman" w:cs="Times New Roman"/>
              <w:lang w:val="en-US"/>
            </w:rPr>
            <w:t xml:space="preserve">unique </w:t>
          </w:r>
          <w:r w:rsidRPr="00C16A75">
            <w:rPr>
              <w:rFonts w:ascii="Times New Roman" w:hAnsi="Times New Roman" w:cs="Times New Roman"/>
              <w:lang w:val="en-US"/>
            </w:rPr>
            <w:t xml:space="preserve">parameters. </w:t>
          </w:r>
          <w:r w:rsidR="008D0020" w:rsidRPr="00C16A75">
            <w:rPr>
              <w:rFonts w:ascii="Times New Roman" w:hAnsi="Times New Roman" w:cs="Times New Roman"/>
              <w:lang w:val="en-US"/>
            </w:rPr>
            <w:t xml:space="preserve">Though </w:t>
          </w:r>
          <w:r w:rsidR="00F90E06" w:rsidRPr="00C16A75">
            <w:rPr>
              <w:rFonts w:ascii="Times New Roman" w:hAnsi="Times New Roman" w:cs="Times New Roman"/>
              <w:lang w:val="en-US"/>
            </w:rPr>
            <w:t xml:space="preserve">there are more than </w:t>
          </w:r>
          <w:r w:rsidR="008D0020" w:rsidRPr="00C16A75">
            <w:rPr>
              <w:rFonts w:ascii="Times New Roman" w:hAnsi="Times New Roman" w:cs="Times New Roman"/>
              <w:lang w:val="en-US"/>
            </w:rPr>
            <w:t>1000</w:t>
          </w:r>
          <w:r w:rsidR="00F90E06" w:rsidRPr="00C16A75">
            <w:rPr>
              <w:rFonts w:ascii="Times New Roman" w:hAnsi="Times New Roman" w:cs="Times New Roman"/>
              <w:lang w:val="en-US"/>
            </w:rPr>
            <w:t xml:space="preserve"> parameters </w:t>
          </w:r>
          <w:r w:rsidR="008D0020" w:rsidRPr="00C16A75">
            <w:rPr>
              <w:rFonts w:ascii="Times New Roman" w:hAnsi="Times New Roman" w:cs="Times New Roman"/>
              <w:lang w:val="en-US"/>
            </w:rPr>
            <w:t xml:space="preserve">to </w:t>
          </w:r>
          <w:r w:rsidR="00F90E06" w:rsidRPr="00C16A75">
            <w:rPr>
              <w:rFonts w:ascii="Times New Roman" w:hAnsi="Times New Roman" w:cs="Times New Roman"/>
              <w:lang w:val="en-US"/>
            </w:rPr>
            <w:t xml:space="preserve">the setting, most of them can be copied or scaled. </w:t>
          </w:r>
        </w:p>
        <w:p w14:paraId="57BF08AA" w14:textId="0D2FCBDD" w:rsidR="008D0020" w:rsidRPr="00C16A75" w:rsidRDefault="00F90E06" w:rsidP="00911E3F">
          <w:pPr>
            <w:jc w:val="both"/>
            <w:rPr>
              <w:rFonts w:ascii="Times New Roman" w:hAnsi="Times New Roman" w:cs="Times New Roman"/>
              <w:lang w:val="en-US"/>
            </w:rPr>
          </w:pPr>
          <w:r w:rsidRPr="00C16A75">
            <w:rPr>
              <w:rFonts w:ascii="Times New Roman" w:hAnsi="Times New Roman" w:cs="Times New Roman"/>
              <w:lang w:val="en-US"/>
            </w:rPr>
            <w:t>The next improved version was called “</w:t>
          </w:r>
          <w:r w:rsidR="004D79D5" w:rsidRPr="00C16A75">
            <w:rPr>
              <w:rFonts w:ascii="Times New Roman" w:hAnsi="Times New Roman" w:cs="Times New Roman"/>
              <w:lang w:val="en-US"/>
            </w:rPr>
            <w:t>Digital Human</w:t>
          </w:r>
          <w:r w:rsidRPr="00C16A75">
            <w:rPr>
              <w:rFonts w:ascii="Times New Roman" w:hAnsi="Times New Roman" w:cs="Times New Roman"/>
              <w:lang w:val="en-US"/>
            </w:rPr>
            <w:t>” or “</w:t>
          </w:r>
          <w:r w:rsidR="004D79D5" w:rsidRPr="00C16A75">
            <w:rPr>
              <w:rFonts w:ascii="Times New Roman" w:hAnsi="Times New Roman" w:cs="Times New Roman"/>
              <w:lang w:val="en-US"/>
            </w:rPr>
            <w:t>Quantitative Human Physiology</w:t>
          </w:r>
          <w:r w:rsidRPr="00C16A75">
            <w:rPr>
              <w:rFonts w:ascii="Times New Roman" w:hAnsi="Times New Roman" w:cs="Times New Roman"/>
              <w:lang w:val="en-US"/>
            </w:rPr>
            <w:t>” (</w:t>
          </w:r>
          <w:hyperlink r:id="rId17" w:history="1">
            <w:r w:rsidRPr="00C16A75">
              <w:rPr>
                <w:rStyle w:val="Hypertextovodkaz"/>
                <w:rFonts w:ascii="Times New Roman" w:hAnsi="Times New Roman" w:cs="Times New Roman"/>
                <w:lang w:val="en-US"/>
              </w:rPr>
              <w:t>QHP</w:t>
            </w:r>
          </w:hyperlink>
          <w:r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2008)</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t>
          </w:r>
          <w:r w:rsidR="008D0020" w:rsidRPr="00C16A75">
            <w:rPr>
              <w:rFonts w:ascii="Times New Roman" w:hAnsi="Times New Roman" w:cs="Times New Roman"/>
              <w:lang w:val="en-US"/>
            </w:rPr>
            <w:t xml:space="preserve">even </w:t>
          </w:r>
          <w:r w:rsidRPr="00C16A75">
            <w:rPr>
              <w:rFonts w:ascii="Times New Roman" w:hAnsi="Times New Roman" w:cs="Times New Roman"/>
              <w:lang w:val="en-US"/>
            </w:rPr>
            <w:t>separate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equations from the compiled executable file. </w:t>
          </w:r>
        </w:p>
        <w:p w14:paraId="56BC4BEE" w14:textId="4FB243B1" w:rsidR="004D79D5" w:rsidRDefault="00F90E06" w:rsidP="00911E3F">
          <w:pPr>
            <w:jc w:val="both"/>
            <w:rPr>
              <w:rFonts w:ascii="Times New Roman" w:hAnsi="Times New Roman" w:cs="Times New Roman"/>
              <w:lang w:val="en-US"/>
            </w:rPr>
          </w:pPr>
          <w:r w:rsidRPr="00C16A75">
            <w:rPr>
              <w:rFonts w:ascii="Times New Roman" w:hAnsi="Times New Roman" w:cs="Times New Roman"/>
              <w:lang w:val="en-US"/>
            </w:rPr>
            <w:t>Dr. Coleman define</w:t>
          </w:r>
          <w:r w:rsidR="008D0020" w:rsidRPr="00C16A75">
            <w:rPr>
              <w:rFonts w:ascii="Times New Roman" w:hAnsi="Times New Roman" w:cs="Times New Roman"/>
              <w:lang w:val="en-US"/>
            </w:rPr>
            <w:t>d</w:t>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a </w:t>
          </w:r>
          <w:r w:rsidRPr="00C16A75">
            <w:rPr>
              <w:rFonts w:ascii="Times New Roman" w:hAnsi="Times New Roman" w:cs="Times New Roman"/>
              <w:lang w:val="en-US"/>
            </w:rPr>
            <w:t xml:space="preserve">new xml-based language of physiology formalization. </w:t>
          </w:r>
          <w:r w:rsidR="00AD110E" w:rsidRPr="00C16A75">
            <w:rPr>
              <w:rFonts w:ascii="Times New Roman" w:hAnsi="Times New Roman" w:cs="Times New Roman"/>
              <w:lang w:val="en-US"/>
            </w:rPr>
            <w:t xml:space="preserve">Using </w:t>
          </w:r>
          <w:r w:rsidR="00486C03" w:rsidRPr="00C16A75">
            <w:rPr>
              <w:rFonts w:ascii="Times New Roman" w:hAnsi="Times New Roman" w:cs="Times New Roman"/>
              <w:lang w:val="en-US"/>
            </w:rPr>
            <w:t xml:space="preserve">Coleman’s </w:t>
          </w:r>
          <w:r w:rsidR="00AD110E" w:rsidRPr="00C16A75">
            <w:rPr>
              <w:rFonts w:ascii="Times New Roman" w:hAnsi="Times New Roman" w:cs="Times New Roman"/>
              <w:lang w:val="en-US"/>
            </w:rPr>
            <w:t>tags</w:t>
          </w:r>
          <w:r w:rsidR="0098632B" w:rsidRPr="00C16A75">
            <w:rPr>
              <w:rFonts w:ascii="Times New Roman" w:hAnsi="Times New Roman" w:cs="Times New Roman"/>
              <w:lang w:val="en-US"/>
            </w:rPr>
            <w:t>, it</w:t>
          </w:r>
          <w:r w:rsidR="00AD110E" w:rsidRPr="00C16A75">
            <w:rPr>
              <w:rFonts w:ascii="Times New Roman" w:hAnsi="Times New Roman" w:cs="Times New Roman"/>
              <w:lang w:val="en-US"/>
            </w:rPr>
            <w:t xml:space="preserve"> is possible to implement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set of differential equations and implicit equations. To read these xml-files</w:t>
          </w:r>
          <w:r w:rsidR="0098632B" w:rsidRPr="00C16A75">
            <w:rPr>
              <w:rFonts w:ascii="Times New Roman" w:hAnsi="Times New Roman" w:cs="Times New Roman"/>
              <w:lang w:val="en-US"/>
            </w:rPr>
            <w:t>,</w:t>
          </w:r>
          <w:r w:rsidR="00AD110E" w:rsidRPr="00C16A75">
            <w:rPr>
              <w:rFonts w:ascii="Times New Roman" w:hAnsi="Times New Roman" w:cs="Times New Roman"/>
              <w:lang w:val="en-US"/>
            </w:rPr>
            <w:t xml:space="preserve"> we designed </w:t>
          </w:r>
          <w:r w:rsidR="0098632B" w:rsidRPr="00C16A75">
            <w:rPr>
              <w:rFonts w:ascii="Times New Roman" w:hAnsi="Times New Roman" w:cs="Times New Roman"/>
              <w:lang w:val="en-US"/>
            </w:rPr>
            <w:t xml:space="preserve">an </w:t>
          </w:r>
          <w:r w:rsidR="00AD110E" w:rsidRPr="00C16A75">
            <w:rPr>
              <w:rFonts w:ascii="Times New Roman" w:hAnsi="Times New Roman" w:cs="Times New Roman"/>
              <w:lang w:val="en-US"/>
            </w:rPr>
            <w:t xml:space="preserve">xsl-template for Mozilla browser called </w:t>
          </w:r>
          <w:hyperlink r:id="rId18" w:history="1">
            <w:r w:rsidR="00AD110E" w:rsidRPr="00C16A75">
              <w:rPr>
                <w:rStyle w:val="Hypertextovodkaz"/>
                <w:rFonts w:ascii="Times New Roman" w:hAnsi="Times New Roman" w:cs="Times New Roman"/>
                <w:lang w:val="en-US"/>
              </w:rPr>
              <w:t>QHPView</w:t>
            </w:r>
          </w:hyperlink>
          <w:r w:rsidR="00AD110E" w:rsidRPr="00C16A75">
            <w:rPr>
              <w:rFonts w:ascii="Times New Roman" w:hAnsi="Times New Roman" w:cs="Times New Roman"/>
              <w:lang w:val="en-US"/>
            </w:rPr>
            <w:t xml:space="preserve">, which 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read</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equation in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 xml:space="preserve">more readable style. </w:t>
          </w:r>
          <w:r w:rsidR="0098632B" w:rsidRPr="00C16A75">
            <w:rPr>
              <w:rFonts w:ascii="Times New Roman" w:hAnsi="Times New Roman" w:cs="Times New Roman"/>
              <w:lang w:val="en-US"/>
            </w:rPr>
            <w:t>Furthermore,</w:t>
          </w:r>
          <w:r w:rsidR="00AD110E" w:rsidRPr="00C16A75">
            <w:rPr>
              <w:rFonts w:ascii="Times New Roman" w:hAnsi="Times New Roman" w:cs="Times New Roman"/>
              <w:lang w:val="en-US"/>
            </w:rPr>
            <w:t xml:space="preserve"> the graphical user interface was implemented using specific xml-language</w:t>
          </w:r>
          <w:r w:rsidR="0098632B" w:rsidRPr="00C16A75">
            <w:rPr>
              <w:rFonts w:ascii="Times New Roman" w:hAnsi="Times New Roman" w:cs="Times New Roman"/>
              <w:lang w:val="en-US"/>
            </w:rPr>
            <w:t xml:space="preserve"> that </w:t>
          </w:r>
          <w:r w:rsidR="00AD110E" w:rsidRPr="00C16A75">
            <w:rPr>
              <w:rFonts w:ascii="Times New Roman" w:hAnsi="Times New Roman" w:cs="Times New Roman"/>
              <w:lang w:val="en-US"/>
            </w:rPr>
            <w:t xml:space="preserve">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design</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application </w:t>
          </w:r>
          <w:r w:rsidR="0098632B" w:rsidRPr="00C16A75">
            <w:rPr>
              <w:rFonts w:ascii="Times New Roman" w:hAnsi="Times New Roman" w:cs="Times New Roman"/>
              <w:lang w:val="en-US"/>
            </w:rPr>
            <w:t xml:space="preserve">simply </w:t>
          </w:r>
          <w:r w:rsidR="00AD110E" w:rsidRPr="00C16A75">
            <w:rPr>
              <w:rFonts w:ascii="Times New Roman" w:hAnsi="Times New Roman" w:cs="Times New Roman"/>
              <w:lang w:val="en-US"/>
            </w:rPr>
            <w:t xml:space="preserve">by editing these files. </w:t>
          </w:r>
          <w:r w:rsidR="00C30E05" w:rsidRPr="00C16A75">
            <w:rPr>
              <w:rFonts w:ascii="Times New Roman" w:hAnsi="Times New Roman" w:cs="Times New Roman"/>
              <w:lang w:val="en-US"/>
            </w:rPr>
            <w:t>This mode has more than four thousand variables</w:t>
          </w:r>
          <w:r w:rsidR="0098632B" w:rsidRPr="00C16A75">
            <w:rPr>
              <w:rFonts w:ascii="Times New Roman" w:hAnsi="Times New Roman" w:cs="Times New Roman"/>
              <w:lang w:val="en-US"/>
            </w:rPr>
            <w:t>,</w:t>
          </w:r>
          <w:r w:rsidR="00C30E05" w:rsidRPr="00C16A75">
            <w:rPr>
              <w:rFonts w:ascii="Times New Roman" w:hAnsi="Times New Roman" w:cs="Times New Roman"/>
              <w:lang w:val="en-US"/>
            </w:rPr>
            <w:t xml:space="preserve"> defined mostly as real </w:t>
          </w:r>
          <w:hyperlink r:id="rId19" w:history="1">
            <w:r w:rsidR="00C30E05" w:rsidRPr="00C16A75">
              <w:rPr>
                <w:rStyle w:val="Hypertextovodkaz"/>
                <w:rFonts w:ascii="Times New Roman" w:hAnsi="Times New Roman" w:cs="Times New Roman"/>
                <w:lang w:val="en-US"/>
              </w:rPr>
              <w:t>physical quantities</w:t>
            </w:r>
          </w:hyperlink>
          <w:r w:rsidR="00C30E05" w:rsidRPr="00C16A75">
            <w:rPr>
              <w:rFonts w:ascii="Times New Roman" w:hAnsi="Times New Roman" w:cs="Times New Roman"/>
              <w:lang w:val="en-US"/>
            </w:rPr>
            <w:t xml:space="preserve">. This model was in 2010 renamed </w:t>
          </w:r>
          <w:r w:rsidR="0098632B" w:rsidRPr="00C16A75">
            <w:rPr>
              <w:rFonts w:ascii="Times New Roman" w:hAnsi="Times New Roman" w:cs="Times New Roman"/>
              <w:lang w:val="en-US"/>
            </w:rPr>
            <w:t xml:space="preserve">as </w:t>
          </w:r>
          <w:r w:rsidR="00C30E05" w:rsidRPr="00C16A75">
            <w:rPr>
              <w:rFonts w:ascii="Times New Roman" w:hAnsi="Times New Roman" w:cs="Times New Roman"/>
              <w:lang w:val="en-US"/>
            </w:rPr>
            <w:t>“</w:t>
          </w:r>
          <w:hyperlink r:id="rId20" w:history="1">
            <w:r w:rsidR="00C30E05" w:rsidRPr="00C16A75">
              <w:rPr>
                <w:rStyle w:val="Hypertextovodkaz"/>
                <w:rFonts w:ascii="Times New Roman" w:hAnsi="Times New Roman" w:cs="Times New Roman"/>
                <w:lang w:val="en-US"/>
              </w:rPr>
              <w:t>HumMod</w:t>
            </w:r>
          </w:hyperlink>
          <w:r w:rsidR="00C30E05"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2011; Hester, et al., 2011)</w:t>
          </w:r>
          <w:r w:rsidR="00AE5364" w:rsidRPr="00C16A75">
            <w:rPr>
              <w:rFonts w:ascii="Times New Roman" w:hAnsi="Times New Roman" w:cs="Times New Roman"/>
              <w:lang w:val="en-US"/>
            </w:rPr>
            <w:fldChar w:fldCharType="end"/>
          </w:r>
          <w:r w:rsidR="00C30E05" w:rsidRPr="00C16A75">
            <w:rPr>
              <w:rFonts w:ascii="Times New Roman" w:hAnsi="Times New Roman" w:cs="Times New Roman"/>
              <w:lang w:val="en-US"/>
            </w:rPr>
            <w:t xml:space="preserve">. </w:t>
          </w:r>
          <w:r w:rsidR="0098632B" w:rsidRPr="00C16A75">
            <w:rPr>
              <w:rFonts w:ascii="Times New Roman" w:hAnsi="Times New Roman" w:cs="Times New Roman"/>
              <w:lang w:val="en-US"/>
            </w:rPr>
            <w:t xml:space="preserve">With </w:t>
          </w:r>
          <w:r w:rsidR="00C30E05" w:rsidRPr="00C16A75">
            <w:rPr>
              <w:rFonts w:ascii="Times New Roman" w:hAnsi="Times New Roman" w:cs="Times New Roman"/>
              <w:lang w:val="en-US"/>
            </w:rPr>
            <w:t>more than 4500 physical quantities definitions</w:t>
          </w:r>
          <w:r w:rsidR="0098632B" w:rsidRPr="00C16A75">
            <w:rPr>
              <w:rFonts w:ascii="Times New Roman" w:hAnsi="Times New Roman" w:cs="Times New Roman"/>
              <w:lang w:val="en-US"/>
            </w:rPr>
            <w:t xml:space="preserve">, </w:t>
          </w:r>
          <w:r w:rsidR="00C30E05" w:rsidRPr="00C16A75">
            <w:rPr>
              <w:rFonts w:ascii="Times New Roman" w:hAnsi="Times New Roman" w:cs="Times New Roman"/>
              <w:lang w:val="en-US"/>
            </w:rPr>
            <w:t xml:space="preserve">the HumMod </w:t>
          </w:r>
          <w:r w:rsidR="0098632B" w:rsidRPr="00C16A75">
            <w:rPr>
              <w:rFonts w:ascii="Times New Roman" w:hAnsi="Times New Roman" w:cs="Times New Roman"/>
              <w:lang w:val="en-US"/>
            </w:rPr>
            <w:t xml:space="preserve">is to date the largest </w:t>
          </w:r>
          <w:r w:rsidR="00C30E05" w:rsidRPr="00C16A75">
            <w:rPr>
              <w:rFonts w:ascii="Times New Roman" w:hAnsi="Times New Roman" w:cs="Times New Roman"/>
              <w:lang w:val="en-US"/>
            </w:rPr>
            <w:t xml:space="preserve">model of </w:t>
          </w:r>
          <w:r w:rsidR="0098632B" w:rsidRPr="00C16A75">
            <w:rPr>
              <w:rFonts w:ascii="Times New Roman" w:hAnsi="Times New Roman" w:cs="Times New Roman"/>
              <w:lang w:val="en-US"/>
            </w:rPr>
            <w:t xml:space="preserve">the </w:t>
          </w:r>
          <w:r w:rsidR="00C30E05" w:rsidRPr="00C16A75">
            <w:rPr>
              <w:rFonts w:ascii="Times New Roman" w:hAnsi="Times New Roman" w:cs="Times New Roman"/>
              <w:lang w:val="en-US"/>
            </w:rPr>
            <w:t>complex</w:t>
          </w:r>
          <w:r w:rsidR="0098632B" w:rsidRPr="00C16A75">
            <w:rPr>
              <w:rFonts w:ascii="Times New Roman" w:hAnsi="Times New Roman" w:cs="Times New Roman"/>
              <w:lang w:val="en-US"/>
            </w:rPr>
            <w:t>ity of</w:t>
          </w:r>
          <w:r w:rsidR="00C30E05" w:rsidRPr="00C16A75">
            <w:rPr>
              <w:rFonts w:ascii="Times New Roman" w:hAnsi="Times New Roman" w:cs="Times New Roman"/>
              <w:lang w:val="en-US"/>
            </w:rPr>
            <w:t xml:space="preserve"> human physiology. </w:t>
          </w:r>
        </w:p>
        <w:p w14:paraId="1917869F" w14:textId="1FFA513B" w:rsidR="00CA42CB" w:rsidRPr="005D04B9" w:rsidRDefault="00CA42CB" w:rsidP="00CA42CB">
          <w:pPr>
            <w:pStyle w:val="Nadpis2"/>
            <w:rPr>
              <w:rStyle w:val="Znaknadpisu1"/>
              <w:rFonts w:ascii="Times New Roman" w:hAnsi="Times New Roman" w:cs="Times New Roman"/>
            </w:rPr>
          </w:pPr>
          <w:bookmarkStart w:id="16" w:name="_Toc421792670"/>
          <w:r w:rsidRPr="005D04B9">
            <w:rPr>
              <w:rStyle w:val="Znaknadpisu1"/>
              <w:rFonts w:ascii="Times New Roman" w:hAnsi="Times New Roman" w:cs="Times New Roman"/>
            </w:rPr>
            <w:lastRenderedPageBreak/>
            <w:t>Acid-base and blood gases</w:t>
          </w:r>
          <w:bookmarkEnd w:id="16"/>
        </w:p>
        <w:p w14:paraId="1C5537BE" w14:textId="77777777" w:rsidR="002E2F57" w:rsidRPr="005D04B9" w:rsidRDefault="00CA42CB" w:rsidP="00455439">
          <w:pPr>
            <w:jc w:val="both"/>
            <w:rPr>
              <w:rFonts w:ascii="Times New Roman" w:hAnsi="Times New Roman" w:cs="Times New Roman"/>
              <w:lang w:val="en-US" w:eastAsia="cs-CZ"/>
            </w:rPr>
          </w:pPr>
          <w:r w:rsidRPr="005D04B9">
            <w:rPr>
              <w:rFonts w:ascii="Times New Roman" w:hAnsi="Times New Roman" w:cs="Times New Roman"/>
              <w:lang w:val="en-US" w:eastAsia="cs-CZ"/>
            </w:rPr>
            <w:t xml:space="preserve">The acid-base homeostasis and blood gases transport are the greatest weakness of the model HumMod in version 1.6 from our point of view. </w:t>
          </w:r>
        </w:p>
        <w:p w14:paraId="076FAE77" w14:textId="62857B59" w:rsidR="002E2F57" w:rsidRPr="005D04B9" w:rsidRDefault="00DB5903" w:rsidP="00455439">
          <w:pPr>
            <w:jc w:val="both"/>
            <w:rPr>
              <w:rFonts w:ascii="Times New Roman" w:hAnsi="Times New Roman" w:cs="Times New Roman"/>
              <w:lang w:val="en-US" w:eastAsia="cs-CZ"/>
            </w:rPr>
          </w:pPr>
          <w:r w:rsidRPr="00CA42CB">
            <w:rPr>
              <w:noProof/>
              <w:sz w:val="16"/>
              <w:szCs w:val="16"/>
              <w:lang w:val="en-US" w:eastAsia="cs-CZ"/>
            </w:rPr>
            <mc:AlternateContent>
              <mc:Choice Requires="wps">
                <w:drawing>
                  <wp:anchor distT="45720" distB="45720" distL="114300" distR="114300" simplePos="0" relativeHeight="251808768" behindDoc="0" locked="0" layoutInCell="1" allowOverlap="1" wp14:anchorId="3BC3A934" wp14:editId="33366F40">
                    <wp:simplePos x="0" y="0"/>
                    <wp:positionH relativeFrom="page">
                      <wp:posOffset>1089025</wp:posOffset>
                    </wp:positionH>
                    <wp:positionV relativeFrom="page">
                      <wp:posOffset>3230880</wp:posOffset>
                    </wp:positionV>
                    <wp:extent cx="5379720" cy="4410000"/>
                    <wp:effectExtent l="0" t="0" r="11430" b="10160"/>
                    <wp:wrapTopAndBottom/>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410000"/>
                            </a:xfrm>
                            <a:prstGeom prst="rect">
                              <a:avLst/>
                            </a:prstGeom>
                            <a:solidFill>
                              <a:srgbClr val="FFFFFF"/>
                            </a:solidFill>
                            <a:ln w="9525">
                              <a:solidFill>
                                <a:srgbClr val="000000"/>
                              </a:solidFill>
                              <a:miter lim="800000"/>
                              <a:headEnd/>
                              <a:tailEnd/>
                            </a:ln>
                          </wps:spPr>
                          <wps:txbx>
                            <w:txbxContent>
                              <w:p w14:paraId="7C90518C" w14:textId="77777777" w:rsidR="00665EF3" w:rsidRPr="00CA42CB" w:rsidRDefault="00665EF3"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665EF3" w:rsidRPr="00CA42CB" w:rsidRDefault="00665EF3" w:rsidP="00DB5903">
                                <w:pPr>
                                  <w:pStyle w:val="FormtovanvHTML"/>
                                  <w:rPr>
                                    <w:sz w:val="16"/>
                                    <w:szCs w:val="16"/>
                                  </w:rPr>
                                </w:pPr>
                                <w:r w:rsidRPr="00CA42CB">
                                  <w:rPr>
                                    <w:sz w:val="16"/>
                                    <w:szCs w:val="16"/>
                                  </w:rPr>
                                  <w:t xml:space="preserve">  [equations]</w:t>
                                </w:r>
                              </w:p>
                              <w:p w14:paraId="48DD2A1C"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der(  </w:t>
                                </w:r>
                                <w:proofErr w:type="gramStart"/>
                                <w:r w:rsidRPr="00CA42CB">
                                  <w:rPr>
                                    <w:b/>
                                    <w:bCs/>
                                    <w:sz w:val="16"/>
                                    <w:szCs w:val="16"/>
                                  </w:rPr>
                                  <w:t xml:space="preserve">Mass  ) = </w:t>
                                </w:r>
                                <w:r w:rsidRPr="00CA42CB">
                                  <w:rPr>
                                    <w:b/>
                                    <w:bCs/>
                                    <w:color w:val="8B0000"/>
                                    <w:sz w:val="16"/>
                                    <w:szCs w:val="16"/>
                                  </w:rPr>
                                  <w:t xml:space="preserve"> Change</w:t>
                                </w:r>
                                <w:proofErr w:type="gramEnd"/>
                                <w:r w:rsidRPr="00CA42CB">
                                  <w:rPr>
                                    <w:b/>
                                    <w:bCs/>
                                    <w:color w:val="8B0000"/>
                                    <w:sz w:val="16"/>
                                    <w:szCs w:val="16"/>
                                  </w:rPr>
                                  <w:t xml:space="preserve"> </w:t>
                                </w:r>
                                <w:r w:rsidRPr="00CA42CB">
                                  <w:rPr>
                                    <w:sz w:val="16"/>
                                    <w:szCs w:val="16"/>
                                  </w:rPr>
                                  <w:br/>
                                  <w:t xml:space="preserve">     intial equation: </w:t>
                                </w:r>
                                <w:r w:rsidRPr="00CA42CB">
                                  <w:rPr>
                                    <w:b/>
                                    <w:bCs/>
                                    <w:color w:val="FFFF00"/>
                                    <w:sz w:val="16"/>
                                    <w:szCs w:val="16"/>
                                  </w:rPr>
                                  <w:t xml:space="preserve"> </w:t>
                                </w:r>
                                <w:proofErr w:type="gramStart"/>
                                <w:r w:rsidRPr="00CA42CB">
                                  <w:rPr>
                                    <w:b/>
                                    <w:bCs/>
                                    <w:color w:val="FFFF00"/>
                                    <w:sz w:val="16"/>
                                    <w:szCs w:val="16"/>
                                  </w:rPr>
                                  <w:t>Mass  =  14.3</w:t>
                                </w:r>
                                <w:proofErr w:type="gramEnd"/>
                                <w:r w:rsidRPr="00CA42CB">
                                  <w:rPr>
                                    <w:b/>
                                    <w:bCs/>
                                    <w:color w:val="FFFF00"/>
                                    <w:sz w:val="16"/>
                                    <w:szCs w:val="16"/>
                                  </w:rPr>
                                  <w:t xml:space="preserve">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665EF3" w:rsidRPr="00CA42CB" w:rsidRDefault="00665EF3"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HCO3] </w:t>
                                </w:r>
                                <w:r w:rsidRPr="00CA42CB">
                                  <w:rPr>
                                    <w:sz w:val="16"/>
                                    <w:szCs w:val="16"/>
                                  </w:rPr>
                                  <w:t xml:space="preserve"> = </w:t>
                                </w:r>
                                <w:r w:rsidRPr="00CA42CB">
                                  <w:rPr>
                                    <w:b/>
                                    <w:bCs/>
                                    <w:color w:val="8B0000"/>
                                    <w:sz w:val="16"/>
                                    <w:szCs w:val="16"/>
                                  </w:rPr>
                                  <w:t xml:space="preserve"> Mass</w:t>
                                </w:r>
                                <w:proofErr w:type="gramEnd"/>
                                <w:r w:rsidRPr="00CA42CB">
                                  <w:rPr>
                                    <w:b/>
                                    <w:bCs/>
                                    <w:color w:val="8B0000"/>
                                    <w:sz w:val="16"/>
                                    <w:szCs w:val="16"/>
                                  </w:rPr>
                                  <w:t xml:space="preserve"> / Brain-Size.LiquidVol </w:t>
                                </w:r>
                              </w:p>
                              <w:p w14:paraId="25E12F47"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[HCO3(</w:t>
                                </w:r>
                                <w:proofErr w:type="gramStart"/>
                                <w:r w:rsidRPr="00CA42CB">
                                  <w:rPr>
                                    <w:b/>
                                    <w:bCs/>
                                    <w:sz w:val="16"/>
                                    <w:szCs w:val="16"/>
                                  </w:rPr>
                                  <w:t xml:space="preserve">mEq/L)] </w:t>
                                </w:r>
                                <w:r w:rsidRPr="00CA42CB">
                                  <w:rPr>
                                    <w:sz w:val="16"/>
                                    <w:szCs w:val="16"/>
                                  </w:rPr>
                                  <w:t xml:space="preserve"> = </w:t>
                                </w:r>
                                <w:r w:rsidRPr="00CA42CB">
                                  <w:rPr>
                                    <w:b/>
                                    <w:bCs/>
                                    <w:color w:val="8B0000"/>
                                    <w:sz w:val="16"/>
                                    <w:szCs w:val="16"/>
                                  </w:rPr>
                                  <w:t xml:space="preserve"> 1000.0</w:t>
                                </w:r>
                                <w:proofErr w:type="gramEnd"/>
                                <w:r w:rsidRPr="00CA42CB">
                                  <w:rPr>
                                    <w:b/>
                                    <w:bCs/>
                                    <w:color w:val="8B0000"/>
                                    <w:sz w:val="16"/>
                                    <w:szCs w:val="16"/>
                                  </w:rPr>
                                  <w:t xml:space="preserve"> * [HCO3] </w:t>
                                </w:r>
                              </w:p>
                              <w:p w14:paraId="4ADF8F22" w14:textId="77777777" w:rsidR="00665EF3" w:rsidRPr="00CA42CB" w:rsidRDefault="00665EF3" w:rsidP="00DB5903">
                                <w:pPr>
                                  <w:pStyle w:val="FormtovanvHTML"/>
                                  <w:rPr>
                                    <w:sz w:val="16"/>
                                    <w:szCs w:val="16"/>
                                  </w:rPr>
                                </w:pPr>
                                <w:r w:rsidRPr="00CA42CB">
                                  <w:rPr>
                                    <w:sz w:val="16"/>
                                    <w:szCs w:val="16"/>
                                  </w:rPr>
                                  <w:t xml:space="preserve">      </w:t>
                                </w:r>
                                <w:r w:rsidRPr="00CA42CB">
                                  <w:rPr>
                                    <w:i/>
                                    <w:iCs/>
                                    <w:sz w:val="16"/>
                                    <w:szCs w:val="16"/>
                                  </w:rPr>
                                  <w:t xml:space="preserve"> Tissue-BaseToGas.[</w:t>
                                </w:r>
                                <w:proofErr w:type="gramStart"/>
                                <w:r w:rsidRPr="00CA42CB">
                                  <w:rPr>
                                    <w:i/>
                                    <w:iCs/>
                                    <w:sz w:val="16"/>
                                    <w:szCs w:val="16"/>
                                  </w:rPr>
                                  <w:t>HCO3]  :=  [HCO3</w:t>
                                </w:r>
                                <w:proofErr w:type="gramEnd"/>
                                <w:r w:rsidRPr="00CA42CB">
                                  <w:rPr>
                                    <w:i/>
                                    <w:iCs/>
                                    <w:sz w:val="16"/>
                                    <w:szCs w:val="16"/>
                                  </w:rPr>
                                  <w:t xml:space="preserve">] </w:t>
                                </w:r>
                              </w:p>
                              <w:p w14:paraId="7D82EB1B" w14:textId="77777777" w:rsidR="00665EF3" w:rsidRPr="00CA42CB" w:rsidRDefault="00665EF3" w:rsidP="00DB5903">
                                <w:pPr>
                                  <w:pStyle w:val="FormtovanvHTML"/>
                                  <w:rPr>
                                    <w:sz w:val="16"/>
                                    <w:szCs w:val="16"/>
                                  </w:rPr>
                                </w:pPr>
                                <w:r w:rsidRPr="00CA42CB">
                                  <w:rPr>
                                    <w:sz w:val="16"/>
                                    <w:szCs w:val="16"/>
                                  </w:rPr>
                                  <w:t xml:space="preserve">      </w:t>
                                </w:r>
                                <w:r w:rsidRPr="00CA42CB">
                                  <w:rPr>
                                    <w:i/>
                                    <w:iCs/>
                                    <w:sz w:val="16"/>
                                    <w:szCs w:val="16"/>
                                  </w:rPr>
                                  <w:t xml:space="preserve"> Tissue-BaseToGas.[</w:t>
                                </w:r>
                                <w:proofErr w:type="gramStart"/>
                                <w:r w:rsidRPr="00CA42CB">
                                  <w:rPr>
                                    <w:i/>
                                    <w:iCs/>
                                    <w:sz w:val="16"/>
                                    <w:szCs w:val="16"/>
                                  </w:rPr>
                                  <w:t>SID]  :=  Brain-Ph</w:t>
                                </w:r>
                                <w:proofErr w:type="gramEnd"/>
                                <w:r w:rsidRPr="00CA42CB">
                                  <w:rPr>
                                    <w:i/>
                                    <w:iCs/>
                                    <w:sz w:val="16"/>
                                    <w:szCs w:val="16"/>
                                  </w:rPr>
                                  <w:t xml:space="preserve">.[SID] </w:t>
                                </w:r>
                              </w:p>
                              <w:p w14:paraId="22827042" w14:textId="77777777" w:rsidR="00665EF3" w:rsidRPr="00CA42CB" w:rsidRDefault="00665EF3"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1"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665EF3" w:rsidRPr="00CA42CB" w:rsidRDefault="00665EF3"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K </w:t>
                                </w:r>
                                <w:r w:rsidRPr="00CA42CB">
                                  <w:rPr>
                                    <w:sz w:val="16"/>
                                    <w:szCs w:val="16"/>
                                  </w:rPr>
                                  <w:t xml:space="preserve"> = </w:t>
                                </w:r>
                                <w:r w:rsidRPr="00CA42CB">
                                  <w:rPr>
                                    <w:b/>
                                    <w:bCs/>
                                    <w:color w:val="8B0000"/>
                                    <w:sz w:val="16"/>
                                    <w:szCs w:val="16"/>
                                  </w:rPr>
                                  <w:t xml:space="preserve"> Brain-Flow</w:t>
                                </w:r>
                                <w:proofErr w:type="gramEnd"/>
                                <w:r w:rsidRPr="00CA42CB">
                                  <w:rPr>
                                    <w:b/>
                                    <w:bCs/>
                                    <w:color w:val="8B0000"/>
                                    <w:sz w:val="16"/>
                                    <w:szCs w:val="16"/>
                                  </w:rPr>
                                  <w:t xml:space="preserve">.BloodFlow / Brain-Size.LiquidVol </w:t>
                                </w:r>
                              </w:p>
                              <w:p w14:paraId="12F102BF" w14:textId="77777777" w:rsidR="00665EF3" w:rsidRPr="00CA42CB" w:rsidRDefault="00665EF3" w:rsidP="00DB5903">
                                <w:pPr>
                                  <w:pStyle w:val="FormtovanvHTML"/>
                                  <w:rPr>
                                    <w:sz w:val="16"/>
                                    <w:szCs w:val="16"/>
                                  </w:rPr>
                                </w:pPr>
                                <w:r w:rsidRPr="00CA42CB">
                                  <w:rPr>
                                    <w:sz w:val="16"/>
                                    <w:szCs w:val="16"/>
                                  </w:rPr>
                                  <w:t xml:space="preserve">      [testcase]</w:t>
                                </w:r>
                              </w:p>
                              <w:p w14:paraId="430320A5" w14:textId="77777777" w:rsidR="00665EF3" w:rsidRPr="00CA42CB" w:rsidRDefault="00665EF3" w:rsidP="00DB5903">
                                <w:pPr>
                                  <w:pStyle w:val="FormtovanvHTML"/>
                                  <w:rPr>
                                    <w:sz w:val="16"/>
                                    <w:szCs w:val="16"/>
                                  </w:rPr>
                                </w:pPr>
                                <w:r w:rsidRPr="00CA42CB">
                                  <w:rPr>
                                    <w:sz w:val="16"/>
                                    <w:szCs w:val="16"/>
                                  </w:rPr>
                                  <w:t xml:space="preserve">        [case]</w:t>
                                </w:r>
                              </w:p>
                              <w:p w14:paraId="6A0829D0" w14:textId="77777777" w:rsidR="00665EF3" w:rsidRPr="00CA42CB" w:rsidRDefault="00665EF3"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Alpha </w:t>
                                </w:r>
                                <w:r w:rsidRPr="00CA42CB">
                                  <w:rPr>
                                    <w:sz w:val="16"/>
                                    <w:szCs w:val="16"/>
                                  </w:rPr>
                                  <w:t xml:space="preserve"> = </w:t>
                                </w:r>
                                <w:r w:rsidRPr="00CA42CB">
                                  <w:rPr>
                                    <w:b/>
                                    <w:bCs/>
                                    <w:color w:val="8B0000"/>
                                    <w:sz w:val="16"/>
                                    <w:szCs w:val="16"/>
                                  </w:rPr>
                                  <w:t xml:space="preserve"> 0.0</w:t>
                                </w:r>
                                <w:proofErr w:type="gramEnd"/>
                                <w:r w:rsidRPr="00CA42CB">
                                  <w:rPr>
                                    <w:b/>
                                    <w:bCs/>
                                    <w:color w:val="8B0000"/>
                                    <w:sz w:val="16"/>
                                    <w:szCs w:val="16"/>
                                  </w:rPr>
                                  <w:t xml:space="preserve"> </w:t>
                                </w:r>
                              </w:p>
                              <w:p w14:paraId="6422D972" w14:textId="77777777" w:rsidR="00665EF3" w:rsidRPr="00CA42CB" w:rsidRDefault="00665EF3" w:rsidP="00DB5903">
                                <w:pPr>
                                  <w:pStyle w:val="FormtovanvHTML"/>
                                  <w:rPr>
                                    <w:sz w:val="16"/>
                                    <w:szCs w:val="16"/>
                                  </w:rPr>
                                </w:pPr>
                                <w:r w:rsidRPr="00CA42CB">
                                  <w:rPr>
                                    <w:sz w:val="16"/>
                                    <w:szCs w:val="16"/>
                                  </w:rPr>
                                  <w:t xml:space="preserve">        [case]</w:t>
                                </w:r>
                              </w:p>
                              <w:p w14:paraId="27FCD38A" w14:textId="77777777" w:rsidR="00665EF3" w:rsidRPr="00CA42CB" w:rsidRDefault="00665EF3" w:rsidP="00DB5903">
                                <w:pPr>
                                  <w:pStyle w:val="FormtovanvHTML"/>
                                  <w:rPr>
                                    <w:sz w:val="16"/>
                                    <w:szCs w:val="16"/>
                                  </w:rPr>
                                </w:pPr>
                                <w:r w:rsidRPr="00CA42CB">
                                  <w:rPr>
                                    <w:sz w:val="16"/>
                                    <w:szCs w:val="16"/>
                                  </w:rPr>
                                  <w:t xml:space="preserve">          </w:t>
                                </w:r>
                                <w:proofErr w:type="gramStart"/>
                                <w:r w:rsidRPr="00CA42CB">
                                  <w:rPr>
                                    <w:sz w:val="16"/>
                                    <w:szCs w:val="16"/>
                                  </w:rPr>
                                  <w:t xml:space="preserve">test = </w:t>
                                </w:r>
                                <w:r w:rsidRPr="00CA42CB">
                                  <w:rPr>
                                    <w:b/>
                                    <w:bCs/>
                                    <w:color w:val="00008B"/>
                                    <w:sz w:val="16"/>
                                    <w:szCs w:val="16"/>
                                  </w:rPr>
                                  <w:t xml:space="preserve"> ( K * System</w:t>
                                </w:r>
                                <w:proofErr w:type="gramEnd"/>
                                <w:r w:rsidRPr="00CA42CB">
                                  <w:rPr>
                                    <w:b/>
                                    <w:bCs/>
                                    <w:color w:val="00008B"/>
                                    <w:sz w:val="16"/>
                                    <w:szCs w:val="16"/>
                                  </w:rPr>
                                  <w:t xml:space="preserve">.Dx ) &gt;= 100.0 </w:t>
                                </w:r>
                              </w:p>
                              <w:p w14:paraId="294C28E8"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Alpha </w:t>
                                </w:r>
                                <w:r w:rsidRPr="00CA42CB">
                                  <w:rPr>
                                    <w:sz w:val="16"/>
                                    <w:szCs w:val="16"/>
                                  </w:rPr>
                                  <w:t xml:space="preserve"> = </w:t>
                                </w:r>
                                <w:r w:rsidRPr="00CA42CB">
                                  <w:rPr>
                                    <w:b/>
                                    <w:bCs/>
                                    <w:color w:val="8B0000"/>
                                    <w:sz w:val="16"/>
                                    <w:szCs w:val="16"/>
                                  </w:rPr>
                                  <w:t xml:space="preserve"> 4E-44</w:t>
                                </w:r>
                                <w:proofErr w:type="gramEnd"/>
                                <w:r w:rsidRPr="00CA42CB">
                                  <w:rPr>
                                    <w:b/>
                                    <w:bCs/>
                                    <w:color w:val="8B0000"/>
                                    <w:sz w:val="16"/>
                                    <w:szCs w:val="16"/>
                                  </w:rPr>
                                  <w:t xml:space="preserve"> </w:t>
                                </w:r>
                              </w:p>
                              <w:p w14:paraId="69CA029A" w14:textId="77777777" w:rsidR="00665EF3" w:rsidRPr="00CA42CB" w:rsidRDefault="00665EF3" w:rsidP="00DB5903">
                                <w:pPr>
                                  <w:pStyle w:val="FormtovanvHTML"/>
                                  <w:rPr>
                                    <w:sz w:val="16"/>
                                    <w:szCs w:val="16"/>
                                  </w:rPr>
                                </w:pPr>
                                <w:r w:rsidRPr="00CA42CB">
                                  <w:rPr>
                                    <w:sz w:val="16"/>
                                    <w:szCs w:val="16"/>
                                  </w:rPr>
                                  <w:t xml:space="preserve">        [case]</w:t>
                                </w:r>
                              </w:p>
                              <w:p w14:paraId="05D2C23D" w14:textId="77777777" w:rsidR="00665EF3" w:rsidRPr="00CA42CB" w:rsidRDefault="00665EF3"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Alpha </w:t>
                                </w:r>
                                <w:r w:rsidRPr="00CA42CB">
                                  <w:rPr>
                                    <w:sz w:val="16"/>
                                    <w:szCs w:val="16"/>
                                  </w:rPr>
                                  <w:t xml:space="preserve"> = </w:t>
                                </w:r>
                                <w:r w:rsidRPr="00CA42CB">
                                  <w:rPr>
                                    <w:b/>
                                    <w:bCs/>
                                    <w:color w:val="8B0000"/>
                                    <w:sz w:val="16"/>
                                    <w:szCs w:val="16"/>
                                  </w:rPr>
                                  <w:t xml:space="preserve"> exp</w:t>
                                </w:r>
                                <w:proofErr w:type="gramEnd"/>
                                <w:r w:rsidRPr="00CA42CB">
                                  <w:rPr>
                                    <w:b/>
                                    <w:bCs/>
                                    <w:color w:val="8B0000"/>
                                    <w:sz w:val="16"/>
                                    <w:szCs w:val="16"/>
                                  </w:rPr>
                                  <w:t xml:space="preserve">( -  K * System.Dx ) </w:t>
                                </w:r>
                              </w:p>
                              <w:p w14:paraId="1928B219"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665EF3" w:rsidRPr="00A935C2" w:rsidRDefault="00665EF3"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665EF3" w:rsidRPr="00A935C2" w:rsidRDefault="00665EF3"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w:t>
                                </w:r>
                                <w:proofErr w:type="gramStart"/>
                                <w:r w:rsidRPr="00A935C2">
                                  <w:rPr>
                                    <w:i/>
                                    <w:iCs/>
                                    <w:sz w:val="16"/>
                                    <w:szCs w:val="16"/>
                                    <w:highlight w:val="yellow"/>
                                  </w:rPr>
                                  <w:t>SID]  :=  BloodIons</w:t>
                                </w:r>
                                <w:proofErr w:type="gramEnd"/>
                                <w:r w:rsidRPr="00A935C2">
                                  <w:rPr>
                                    <w:i/>
                                    <w:iCs/>
                                    <w:sz w:val="16"/>
                                    <w:szCs w:val="16"/>
                                    <w:highlight w:val="yellow"/>
                                  </w:rPr>
                                  <w:t>.[SID]</w:t>
                                </w:r>
                                <w:r w:rsidRPr="00A935C2">
                                  <w:rPr>
                                    <w:i/>
                                    <w:iCs/>
                                    <w:sz w:val="16"/>
                                    <w:szCs w:val="16"/>
                                  </w:rPr>
                                  <w:t xml:space="preserve"> </w:t>
                                </w:r>
                              </w:p>
                              <w:p w14:paraId="13F9BFD5" w14:textId="77777777" w:rsidR="00665EF3" w:rsidRPr="00CA42CB" w:rsidRDefault="00665EF3"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2"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w:t>
                                </w:r>
                                <w:proofErr w:type="gramStart"/>
                                <w:r w:rsidRPr="00A935C2">
                                  <w:rPr>
                                    <w:i/>
                                    <w:iCs/>
                                    <w:sz w:val="16"/>
                                    <w:szCs w:val="16"/>
                                  </w:rPr>
                                  <w:t>BloodHCO3]  :=  Blood-GasToBase</w:t>
                                </w:r>
                                <w:proofErr w:type="gramEnd"/>
                                <w:r w:rsidRPr="00A935C2">
                                  <w:rPr>
                                    <w:i/>
                                    <w:iCs/>
                                    <w:sz w:val="16"/>
                                    <w:szCs w:val="16"/>
                                  </w:rPr>
                                  <w:t>.[HCO3]</w:t>
                                </w:r>
                                <w:r w:rsidRPr="00CA42CB">
                                  <w:rPr>
                                    <w:i/>
                                    <w:iCs/>
                                    <w:sz w:val="16"/>
                                    <w:szCs w:val="16"/>
                                  </w:rPr>
                                  <w:t xml:space="preserve"> </w:t>
                                </w:r>
                              </w:p>
                              <w:p w14:paraId="6F410BAB"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w:t>
                                </w:r>
                                <w:proofErr w:type="gramStart"/>
                                <w:r w:rsidRPr="00CA42CB">
                                  <w:rPr>
                                    <w:b/>
                                    <w:bCs/>
                                    <w:color w:val="8B0000"/>
                                    <w:sz w:val="16"/>
                                    <w:szCs w:val="16"/>
                                  </w:rPr>
                                  <w:t>HCO3] )</w:t>
                                </w:r>
                                <w:proofErr w:type="gramEnd"/>
                                <w:r w:rsidRPr="00CA42CB">
                                  <w:rPr>
                                    <w:b/>
                                    <w:bCs/>
                                    <w:color w:val="8B0000"/>
                                    <w:sz w:val="16"/>
                                    <w:szCs w:val="16"/>
                                  </w:rPr>
                                  <w:t xml:space="preserve"> </w:t>
                                </w:r>
                              </w:p>
                              <w:p w14:paraId="2D698F4A" w14:textId="77777777" w:rsidR="00665EF3" w:rsidRPr="00CA42CB" w:rsidRDefault="00665EF3"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665EF3" w:rsidRPr="00CA42CB" w:rsidRDefault="00665EF3" w:rsidP="00DB5903">
                                <w:pPr>
                                  <w:pStyle w:val="FormtovanvHTML"/>
                                  <w:rPr>
                                    <w:b/>
                                    <w:bCs/>
                                    <w:color w:val="8B0000"/>
                                    <w:sz w:val="16"/>
                                    <w:szCs w:val="16"/>
                                  </w:rPr>
                                </w:pPr>
                                <w:r w:rsidRPr="00CA42CB">
                                  <w:rPr>
                                    <w:b/>
                                    <w:bCs/>
                                    <w:color w:val="8B0000"/>
                                    <w:sz w:val="16"/>
                                    <w:szCs w:val="16"/>
                                  </w:rPr>
                                  <w:t xml:space="preserve">        ( Alpha * </w:t>
                                </w:r>
                                <w:proofErr w:type="gramStart"/>
                                <w:r w:rsidRPr="00CA42CB">
                                  <w:rPr>
                                    <w:b/>
                                    <w:bCs/>
                                    <w:color w:val="8B0000"/>
                                    <w:sz w:val="16"/>
                                    <w:szCs w:val="16"/>
                                  </w:rPr>
                                  <w:t>Outflow(0) )</w:t>
                                </w:r>
                                <w:proofErr w:type="gramEnd"/>
                              </w:p>
                              <w:p w14:paraId="4776474F" w14:textId="77777777" w:rsidR="00665EF3" w:rsidRPr="00CA42CB" w:rsidRDefault="00665EF3" w:rsidP="00DB5903">
                                <w:pPr>
                                  <w:pStyle w:val="FormtovanvHTML"/>
                                  <w:rPr>
                                    <w:b/>
                                    <w:bCs/>
                                    <w:color w:val="8B0000"/>
                                    <w:sz w:val="16"/>
                                    <w:szCs w:val="16"/>
                                  </w:rPr>
                                </w:pPr>
                                <w:r w:rsidRPr="00CA42CB">
                                  <w:rPr>
                                    <w:b/>
                                    <w:bCs/>
                                    <w:color w:val="8B0000"/>
                                    <w:sz w:val="16"/>
                                    <w:szCs w:val="16"/>
                                  </w:rPr>
                                  <w:t xml:space="preserve">    </w:t>
                                </w:r>
                                <w:proofErr w:type="gramStart"/>
                                <w:r w:rsidRPr="00CA42CB">
                                  <w:rPr>
                                    <w:b/>
                                    <w:bCs/>
                                    <w:color w:val="8B0000"/>
                                    <w:sz w:val="16"/>
                                    <w:szCs w:val="16"/>
                                  </w:rPr>
                                  <w:t>+ ( ( 1 - Alpha</w:t>
                                </w:r>
                                <w:proofErr w:type="gramEnd"/>
                                <w:r w:rsidRPr="00CA42CB">
                                  <w:rPr>
                                    <w:b/>
                                    <w:bCs/>
                                    <w:color w:val="8B0000"/>
                                    <w:sz w:val="16"/>
                                    <w:szCs w:val="16"/>
                                  </w:rPr>
                                  <w:t xml:space="preserve"> ) * InflowBase )</w:t>
                                </w:r>
                              </w:p>
                              <w:p w14:paraId="1F9A8EB9" w14:textId="77777777" w:rsidR="00665EF3" w:rsidRPr="00CA42CB" w:rsidRDefault="00665EF3" w:rsidP="00DB5903">
                                <w:pPr>
                                  <w:pStyle w:val="FormtovanvHTML"/>
                                  <w:rPr>
                                    <w:sz w:val="16"/>
                                    <w:szCs w:val="16"/>
                                  </w:rPr>
                                </w:pPr>
                                <w:r w:rsidRPr="00CA42CB">
                                  <w:rPr>
                                    <w:b/>
                                    <w:bCs/>
                                    <w:color w:val="8B0000"/>
                                    <w:sz w:val="16"/>
                                    <w:szCs w:val="16"/>
                                  </w:rPr>
                                  <w:t xml:space="preserve">  </w:t>
                                </w:r>
                              </w:p>
                              <w:p w14:paraId="07620DB3" w14:textId="77777777" w:rsidR="00665EF3" w:rsidRPr="00747FE0" w:rsidRDefault="00665EF3"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C3A934" id="_x0000_t202" coordsize="21600,21600" o:spt="202" path="m,l,21600r21600,l21600,xe">
                    <v:stroke joinstyle="miter"/>
                    <v:path gradientshapeok="t" o:connecttype="rect"/>
                  </v:shapetype>
                  <v:shape id="Textové pole 2" o:spid="_x0000_s1026" type="#_x0000_t202" style="position:absolute;left:0;text-align:left;margin-left:85.75pt;margin-top:254.4pt;width:423.6pt;height:347.25pt;z-index:25180876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">
                    <v:textbox>
                      <w:txbxContent>
                        <w:p w14:paraId="7C90518C" w14:textId="77777777" w:rsidR="00665EF3" w:rsidRPr="00CA42CB" w:rsidRDefault="00665EF3"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665EF3" w:rsidRPr="00CA42CB" w:rsidRDefault="00665EF3" w:rsidP="00DB5903">
                          <w:pPr>
                            <w:pStyle w:val="FormtovanvHTML"/>
                            <w:rPr>
                              <w:sz w:val="16"/>
                              <w:szCs w:val="16"/>
                            </w:rPr>
                          </w:pPr>
                          <w:r w:rsidRPr="00CA42CB">
                            <w:rPr>
                              <w:sz w:val="16"/>
                              <w:szCs w:val="16"/>
                            </w:rPr>
                            <w:t xml:space="preserve">  [equations]</w:t>
                          </w:r>
                        </w:p>
                        <w:p w14:paraId="48DD2A1C"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der(  </w:t>
                          </w:r>
                          <w:proofErr w:type="gramStart"/>
                          <w:r w:rsidRPr="00CA42CB">
                            <w:rPr>
                              <w:b/>
                              <w:bCs/>
                              <w:sz w:val="16"/>
                              <w:szCs w:val="16"/>
                            </w:rPr>
                            <w:t xml:space="preserve">Mass  ) = </w:t>
                          </w:r>
                          <w:r w:rsidRPr="00CA42CB">
                            <w:rPr>
                              <w:b/>
                              <w:bCs/>
                              <w:color w:val="8B0000"/>
                              <w:sz w:val="16"/>
                              <w:szCs w:val="16"/>
                            </w:rPr>
                            <w:t xml:space="preserve"> Change</w:t>
                          </w:r>
                          <w:proofErr w:type="gramEnd"/>
                          <w:r w:rsidRPr="00CA42CB">
                            <w:rPr>
                              <w:b/>
                              <w:bCs/>
                              <w:color w:val="8B0000"/>
                              <w:sz w:val="16"/>
                              <w:szCs w:val="16"/>
                            </w:rPr>
                            <w:t xml:space="preserve"> </w:t>
                          </w:r>
                          <w:r w:rsidRPr="00CA42CB">
                            <w:rPr>
                              <w:sz w:val="16"/>
                              <w:szCs w:val="16"/>
                            </w:rPr>
                            <w:br/>
                            <w:t xml:space="preserve">     intial equation: </w:t>
                          </w:r>
                          <w:r w:rsidRPr="00CA42CB">
                            <w:rPr>
                              <w:b/>
                              <w:bCs/>
                              <w:color w:val="FFFF00"/>
                              <w:sz w:val="16"/>
                              <w:szCs w:val="16"/>
                            </w:rPr>
                            <w:t xml:space="preserve"> </w:t>
                          </w:r>
                          <w:proofErr w:type="gramStart"/>
                          <w:r w:rsidRPr="00CA42CB">
                            <w:rPr>
                              <w:b/>
                              <w:bCs/>
                              <w:color w:val="FFFF00"/>
                              <w:sz w:val="16"/>
                              <w:szCs w:val="16"/>
                            </w:rPr>
                            <w:t>Mass  =  14.3</w:t>
                          </w:r>
                          <w:proofErr w:type="gramEnd"/>
                          <w:r w:rsidRPr="00CA42CB">
                            <w:rPr>
                              <w:b/>
                              <w:bCs/>
                              <w:color w:val="FFFF00"/>
                              <w:sz w:val="16"/>
                              <w:szCs w:val="16"/>
                            </w:rPr>
                            <w:t xml:space="preserve">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665EF3" w:rsidRPr="00CA42CB" w:rsidRDefault="00665EF3"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HCO3] </w:t>
                          </w:r>
                          <w:r w:rsidRPr="00CA42CB">
                            <w:rPr>
                              <w:sz w:val="16"/>
                              <w:szCs w:val="16"/>
                            </w:rPr>
                            <w:t xml:space="preserve"> = </w:t>
                          </w:r>
                          <w:r w:rsidRPr="00CA42CB">
                            <w:rPr>
                              <w:b/>
                              <w:bCs/>
                              <w:color w:val="8B0000"/>
                              <w:sz w:val="16"/>
                              <w:szCs w:val="16"/>
                            </w:rPr>
                            <w:t xml:space="preserve"> Mass</w:t>
                          </w:r>
                          <w:proofErr w:type="gramEnd"/>
                          <w:r w:rsidRPr="00CA42CB">
                            <w:rPr>
                              <w:b/>
                              <w:bCs/>
                              <w:color w:val="8B0000"/>
                              <w:sz w:val="16"/>
                              <w:szCs w:val="16"/>
                            </w:rPr>
                            <w:t xml:space="preserve"> / Brain-Size.LiquidVol </w:t>
                          </w:r>
                        </w:p>
                        <w:p w14:paraId="25E12F47"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[HCO3(</w:t>
                          </w:r>
                          <w:proofErr w:type="gramStart"/>
                          <w:r w:rsidRPr="00CA42CB">
                            <w:rPr>
                              <w:b/>
                              <w:bCs/>
                              <w:sz w:val="16"/>
                              <w:szCs w:val="16"/>
                            </w:rPr>
                            <w:t xml:space="preserve">mEq/L)] </w:t>
                          </w:r>
                          <w:r w:rsidRPr="00CA42CB">
                            <w:rPr>
                              <w:sz w:val="16"/>
                              <w:szCs w:val="16"/>
                            </w:rPr>
                            <w:t xml:space="preserve"> = </w:t>
                          </w:r>
                          <w:r w:rsidRPr="00CA42CB">
                            <w:rPr>
                              <w:b/>
                              <w:bCs/>
                              <w:color w:val="8B0000"/>
                              <w:sz w:val="16"/>
                              <w:szCs w:val="16"/>
                            </w:rPr>
                            <w:t xml:space="preserve"> 1000.0</w:t>
                          </w:r>
                          <w:proofErr w:type="gramEnd"/>
                          <w:r w:rsidRPr="00CA42CB">
                            <w:rPr>
                              <w:b/>
                              <w:bCs/>
                              <w:color w:val="8B0000"/>
                              <w:sz w:val="16"/>
                              <w:szCs w:val="16"/>
                            </w:rPr>
                            <w:t xml:space="preserve"> * [HCO3] </w:t>
                          </w:r>
                        </w:p>
                        <w:p w14:paraId="4ADF8F22" w14:textId="77777777" w:rsidR="00665EF3" w:rsidRPr="00CA42CB" w:rsidRDefault="00665EF3" w:rsidP="00DB5903">
                          <w:pPr>
                            <w:pStyle w:val="FormtovanvHTML"/>
                            <w:rPr>
                              <w:sz w:val="16"/>
                              <w:szCs w:val="16"/>
                            </w:rPr>
                          </w:pPr>
                          <w:r w:rsidRPr="00CA42CB">
                            <w:rPr>
                              <w:sz w:val="16"/>
                              <w:szCs w:val="16"/>
                            </w:rPr>
                            <w:t xml:space="preserve">      </w:t>
                          </w:r>
                          <w:r w:rsidRPr="00CA42CB">
                            <w:rPr>
                              <w:i/>
                              <w:iCs/>
                              <w:sz w:val="16"/>
                              <w:szCs w:val="16"/>
                            </w:rPr>
                            <w:t xml:space="preserve"> Tissue-BaseToGas.[</w:t>
                          </w:r>
                          <w:proofErr w:type="gramStart"/>
                          <w:r w:rsidRPr="00CA42CB">
                            <w:rPr>
                              <w:i/>
                              <w:iCs/>
                              <w:sz w:val="16"/>
                              <w:szCs w:val="16"/>
                            </w:rPr>
                            <w:t>HCO3]  :=  [HCO3</w:t>
                          </w:r>
                          <w:proofErr w:type="gramEnd"/>
                          <w:r w:rsidRPr="00CA42CB">
                            <w:rPr>
                              <w:i/>
                              <w:iCs/>
                              <w:sz w:val="16"/>
                              <w:szCs w:val="16"/>
                            </w:rPr>
                            <w:t xml:space="preserve">] </w:t>
                          </w:r>
                        </w:p>
                        <w:p w14:paraId="7D82EB1B" w14:textId="77777777" w:rsidR="00665EF3" w:rsidRPr="00CA42CB" w:rsidRDefault="00665EF3" w:rsidP="00DB5903">
                          <w:pPr>
                            <w:pStyle w:val="FormtovanvHTML"/>
                            <w:rPr>
                              <w:sz w:val="16"/>
                              <w:szCs w:val="16"/>
                            </w:rPr>
                          </w:pPr>
                          <w:r w:rsidRPr="00CA42CB">
                            <w:rPr>
                              <w:sz w:val="16"/>
                              <w:szCs w:val="16"/>
                            </w:rPr>
                            <w:t xml:space="preserve">      </w:t>
                          </w:r>
                          <w:r w:rsidRPr="00CA42CB">
                            <w:rPr>
                              <w:i/>
                              <w:iCs/>
                              <w:sz w:val="16"/>
                              <w:szCs w:val="16"/>
                            </w:rPr>
                            <w:t xml:space="preserve"> Tissue-BaseToGas.[</w:t>
                          </w:r>
                          <w:proofErr w:type="gramStart"/>
                          <w:r w:rsidRPr="00CA42CB">
                            <w:rPr>
                              <w:i/>
                              <w:iCs/>
                              <w:sz w:val="16"/>
                              <w:szCs w:val="16"/>
                            </w:rPr>
                            <w:t>SID]  :=  Brain-Ph</w:t>
                          </w:r>
                          <w:proofErr w:type="gramEnd"/>
                          <w:r w:rsidRPr="00CA42CB">
                            <w:rPr>
                              <w:i/>
                              <w:iCs/>
                              <w:sz w:val="16"/>
                              <w:szCs w:val="16"/>
                            </w:rPr>
                            <w:t xml:space="preserve">.[SID] </w:t>
                          </w:r>
                        </w:p>
                        <w:p w14:paraId="22827042" w14:textId="77777777" w:rsidR="00665EF3" w:rsidRPr="00CA42CB" w:rsidRDefault="00665EF3"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3"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665EF3" w:rsidRPr="00CA42CB" w:rsidRDefault="00665EF3"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K </w:t>
                          </w:r>
                          <w:r w:rsidRPr="00CA42CB">
                            <w:rPr>
                              <w:sz w:val="16"/>
                              <w:szCs w:val="16"/>
                            </w:rPr>
                            <w:t xml:space="preserve"> = </w:t>
                          </w:r>
                          <w:r w:rsidRPr="00CA42CB">
                            <w:rPr>
                              <w:b/>
                              <w:bCs/>
                              <w:color w:val="8B0000"/>
                              <w:sz w:val="16"/>
                              <w:szCs w:val="16"/>
                            </w:rPr>
                            <w:t xml:space="preserve"> Brain-Flow</w:t>
                          </w:r>
                          <w:proofErr w:type="gramEnd"/>
                          <w:r w:rsidRPr="00CA42CB">
                            <w:rPr>
                              <w:b/>
                              <w:bCs/>
                              <w:color w:val="8B0000"/>
                              <w:sz w:val="16"/>
                              <w:szCs w:val="16"/>
                            </w:rPr>
                            <w:t xml:space="preserve">.BloodFlow / Brain-Size.LiquidVol </w:t>
                          </w:r>
                        </w:p>
                        <w:p w14:paraId="12F102BF" w14:textId="77777777" w:rsidR="00665EF3" w:rsidRPr="00CA42CB" w:rsidRDefault="00665EF3" w:rsidP="00DB5903">
                          <w:pPr>
                            <w:pStyle w:val="FormtovanvHTML"/>
                            <w:rPr>
                              <w:sz w:val="16"/>
                              <w:szCs w:val="16"/>
                            </w:rPr>
                          </w:pPr>
                          <w:r w:rsidRPr="00CA42CB">
                            <w:rPr>
                              <w:sz w:val="16"/>
                              <w:szCs w:val="16"/>
                            </w:rPr>
                            <w:t xml:space="preserve">      [testcase]</w:t>
                          </w:r>
                        </w:p>
                        <w:p w14:paraId="430320A5" w14:textId="77777777" w:rsidR="00665EF3" w:rsidRPr="00CA42CB" w:rsidRDefault="00665EF3" w:rsidP="00DB5903">
                          <w:pPr>
                            <w:pStyle w:val="FormtovanvHTML"/>
                            <w:rPr>
                              <w:sz w:val="16"/>
                              <w:szCs w:val="16"/>
                            </w:rPr>
                          </w:pPr>
                          <w:r w:rsidRPr="00CA42CB">
                            <w:rPr>
                              <w:sz w:val="16"/>
                              <w:szCs w:val="16"/>
                            </w:rPr>
                            <w:t xml:space="preserve">        [case]</w:t>
                          </w:r>
                        </w:p>
                        <w:p w14:paraId="6A0829D0" w14:textId="77777777" w:rsidR="00665EF3" w:rsidRPr="00CA42CB" w:rsidRDefault="00665EF3"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Alpha </w:t>
                          </w:r>
                          <w:r w:rsidRPr="00CA42CB">
                            <w:rPr>
                              <w:sz w:val="16"/>
                              <w:szCs w:val="16"/>
                            </w:rPr>
                            <w:t xml:space="preserve"> = </w:t>
                          </w:r>
                          <w:r w:rsidRPr="00CA42CB">
                            <w:rPr>
                              <w:b/>
                              <w:bCs/>
                              <w:color w:val="8B0000"/>
                              <w:sz w:val="16"/>
                              <w:szCs w:val="16"/>
                            </w:rPr>
                            <w:t xml:space="preserve"> 0.0</w:t>
                          </w:r>
                          <w:proofErr w:type="gramEnd"/>
                          <w:r w:rsidRPr="00CA42CB">
                            <w:rPr>
                              <w:b/>
                              <w:bCs/>
                              <w:color w:val="8B0000"/>
                              <w:sz w:val="16"/>
                              <w:szCs w:val="16"/>
                            </w:rPr>
                            <w:t xml:space="preserve"> </w:t>
                          </w:r>
                        </w:p>
                        <w:p w14:paraId="6422D972" w14:textId="77777777" w:rsidR="00665EF3" w:rsidRPr="00CA42CB" w:rsidRDefault="00665EF3" w:rsidP="00DB5903">
                          <w:pPr>
                            <w:pStyle w:val="FormtovanvHTML"/>
                            <w:rPr>
                              <w:sz w:val="16"/>
                              <w:szCs w:val="16"/>
                            </w:rPr>
                          </w:pPr>
                          <w:r w:rsidRPr="00CA42CB">
                            <w:rPr>
                              <w:sz w:val="16"/>
                              <w:szCs w:val="16"/>
                            </w:rPr>
                            <w:t xml:space="preserve">        [case]</w:t>
                          </w:r>
                        </w:p>
                        <w:p w14:paraId="27FCD38A" w14:textId="77777777" w:rsidR="00665EF3" w:rsidRPr="00CA42CB" w:rsidRDefault="00665EF3" w:rsidP="00DB5903">
                          <w:pPr>
                            <w:pStyle w:val="FormtovanvHTML"/>
                            <w:rPr>
                              <w:sz w:val="16"/>
                              <w:szCs w:val="16"/>
                            </w:rPr>
                          </w:pPr>
                          <w:r w:rsidRPr="00CA42CB">
                            <w:rPr>
                              <w:sz w:val="16"/>
                              <w:szCs w:val="16"/>
                            </w:rPr>
                            <w:t xml:space="preserve">          </w:t>
                          </w:r>
                          <w:proofErr w:type="gramStart"/>
                          <w:r w:rsidRPr="00CA42CB">
                            <w:rPr>
                              <w:sz w:val="16"/>
                              <w:szCs w:val="16"/>
                            </w:rPr>
                            <w:t xml:space="preserve">test = </w:t>
                          </w:r>
                          <w:r w:rsidRPr="00CA42CB">
                            <w:rPr>
                              <w:b/>
                              <w:bCs/>
                              <w:color w:val="00008B"/>
                              <w:sz w:val="16"/>
                              <w:szCs w:val="16"/>
                            </w:rPr>
                            <w:t xml:space="preserve"> ( K * System</w:t>
                          </w:r>
                          <w:proofErr w:type="gramEnd"/>
                          <w:r w:rsidRPr="00CA42CB">
                            <w:rPr>
                              <w:b/>
                              <w:bCs/>
                              <w:color w:val="00008B"/>
                              <w:sz w:val="16"/>
                              <w:szCs w:val="16"/>
                            </w:rPr>
                            <w:t xml:space="preserve">.Dx ) &gt;= 100.0 </w:t>
                          </w:r>
                        </w:p>
                        <w:p w14:paraId="294C28E8"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Alpha </w:t>
                          </w:r>
                          <w:r w:rsidRPr="00CA42CB">
                            <w:rPr>
                              <w:sz w:val="16"/>
                              <w:szCs w:val="16"/>
                            </w:rPr>
                            <w:t xml:space="preserve"> = </w:t>
                          </w:r>
                          <w:r w:rsidRPr="00CA42CB">
                            <w:rPr>
                              <w:b/>
                              <w:bCs/>
                              <w:color w:val="8B0000"/>
                              <w:sz w:val="16"/>
                              <w:szCs w:val="16"/>
                            </w:rPr>
                            <w:t xml:space="preserve"> 4E-44</w:t>
                          </w:r>
                          <w:proofErr w:type="gramEnd"/>
                          <w:r w:rsidRPr="00CA42CB">
                            <w:rPr>
                              <w:b/>
                              <w:bCs/>
                              <w:color w:val="8B0000"/>
                              <w:sz w:val="16"/>
                              <w:szCs w:val="16"/>
                            </w:rPr>
                            <w:t xml:space="preserve"> </w:t>
                          </w:r>
                        </w:p>
                        <w:p w14:paraId="69CA029A" w14:textId="77777777" w:rsidR="00665EF3" w:rsidRPr="00CA42CB" w:rsidRDefault="00665EF3" w:rsidP="00DB5903">
                          <w:pPr>
                            <w:pStyle w:val="FormtovanvHTML"/>
                            <w:rPr>
                              <w:sz w:val="16"/>
                              <w:szCs w:val="16"/>
                            </w:rPr>
                          </w:pPr>
                          <w:r w:rsidRPr="00CA42CB">
                            <w:rPr>
                              <w:sz w:val="16"/>
                              <w:szCs w:val="16"/>
                            </w:rPr>
                            <w:t xml:space="preserve">        [case]</w:t>
                          </w:r>
                        </w:p>
                        <w:p w14:paraId="05D2C23D" w14:textId="77777777" w:rsidR="00665EF3" w:rsidRPr="00CA42CB" w:rsidRDefault="00665EF3"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Alpha </w:t>
                          </w:r>
                          <w:r w:rsidRPr="00CA42CB">
                            <w:rPr>
                              <w:sz w:val="16"/>
                              <w:szCs w:val="16"/>
                            </w:rPr>
                            <w:t xml:space="preserve"> = </w:t>
                          </w:r>
                          <w:r w:rsidRPr="00CA42CB">
                            <w:rPr>
                              <w:b/>
                              <w:bCs/>
                              <w:color w:val="8B0000"/>
                              <w:sz w:val="16"/>
                              <w:szCs w:val="16"/>
                            </w:rPr>
                            <w:t xml:space="preserve"> exp</w:t>
                          </w:r>
                          <w:proofErr w:type="gramEnd"/>
                          <w:r w:rsidRPr="00CA42CB">
                            <w:rPr>
                              <w:b/>
                              <w:bCs/>
                              <w:color w:val="8B0000"/>
                              <w:sz w:val="16"/>
                              <w:szCs w:val="16"/>
                            </w:rPr>
                            <w:t xml:space="preserve">( -  K * System.Dx ) </w:t>
                          </w:r>
                        </w:p>
                        <w:p w14:paraId="1928B219"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665EF3" w:rsidRPr="00A935C2" w:rsidRDefault="00665EF3"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665EF3" w:rsidRPr="00A935C2" w:rsidRDefault="00665EF3"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w:t>
                          </w:r>
                          <w:proofErr w:type="gramStart"/>
                          <w:r w:rsidRPr="00A935C2">
                            <w:rPr>
                              <w:i/>
                              <w:iCs/>
                              <w:sz w:val="16"/>
                              <w:szCs w:val="16"/>
                              <w:highlight w:val="yellow"/>
                            </w:rPr>
                            <w:t>SID]  :=  BloodIons</w:t>
                          </w:r>
                          <w:proofErr w:type="gramEnd"/>
                          <w:r w:rsidRPr="00A935C2">
                            <w:rPr>
                              <w:i/>
                              <w:iCs/>
                              <w:sz w:val="16"/>
                              <w:szCs w:val="16"/>
                              <w:highlight w:val="yellow"/>
                            </w:rPr>
                            <w:t>.[SID]</w:t>
                          </w:r>
                          <w:r w:rsidRPr="00A935C2">
                            <w:rPr>
                              <w:i/>
                              <w:iCs/>
                              <w:sz w:val="16"/>
                              <w:szCs w:val="16"/>
                            </w:rPr>
                            <w:t xml:space="preserve"> </w:t>
                          </w:r>
                        </w:p>
                        <w:p w14:paraId="13F9BFD5" w14:textId="77777777" w:rsidR="00665EF3" w:rsidRPr="00CA42CB" w:rsidRDefault="00665EF3"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4"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w:t>
                          </w:r>
                          <w:proofErr w:type="gramStart"/>
                          <w:r w:rsidRPr="00A935C2">
                            <w:rPr>
                              <w:i/>
                              <w:iCs/>
                              <w:sz w:val="16"/>
                              <w:szCs w:val="16"/>
                            </w:rPr>
                            <w:t>BloodHCO3]  :=  Blood-GasToBase</w:t>
                          </w:r>
                          <w:proofErr w:type="gramEnd"/>
                          <w:r w:rsidRPr="00A935C2">
                            <w:rPr>
                              <w:i/>
                              <w:iCs/>
                              <w:sz w:val="16"/>
                              <w:szCs w:val="16"/>
                            </w:rPr>
                            <w:t>.[HCO3]</w:t>
                          </w:r>
                          <w:r w:rsidRPr="00CA42CB">
                            <w:rPr>
                              <w:i/>
                              <w:iCs/>
                              <w:sz w:val="16"/>
                              <w:szCs w:val="16"/>
                            </w:rPr>
                            <w:t xml:space="preserve"> </w:t>
                          </w:r>
                        </w:p>
                        <w:p w14:paraId="6F410BAB"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w:t>
                          </w:r>
                          <w:proofErr w:type="gramStart"/>
                          <w:r w:rsidRPr="00CA42CB">
                            <w:rPr>
                              <w:b/>
                              <w:bCs/>
                              <w:color w:val="8B0000"/>
                              <w:sz w:val="16"/>
                              <w:szCs w:val="16"/>
                            </w:rPr>
                            <w:t>HCO3] )</w:t>
                          </w:r>
                          <w:proofErr w:type="gramEnd"/>
                          <w:r w:rsidRPr="00CA42CB">
                            <w:rPr>
                              <w:b/>
                              <w:bCs/>
                              <w:color w:val="8B0000"/>
                              <w:sz w:val="16"/>
                              <w:szCs w:val="16"/>
                            </w:rPr>
                            <w:t xml:space="preserve"> </w:t>
                          </w:r>
                        </w:p>
                        <w:p w14:paraId="2D698F4A" w14:textId="77777777" w:rsidR="00665EF3" w:rsidRPr="00CA42CB" w:rsidRDefault="00665EF3"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665EF3" w:rsidRPr="00CA42CB" w:rsidRDefault="00665EF3" w:rsidP="00DB5903">
                          <w:pPr>
                            <w:pStyle w:val="FormtovanvHTML"/>
                            <w:rPr>
                              <w:b/>
                              <w:bCs/>
                              <w:color w:val="8B0000"/>
                              <w:sz w:val="16"/>
                              <w:szCs w:val="16"/>
                            </w:rPr>
                          </w:pPr>
                          <w:r w:rsidRPr="00CA42CB">
                            <w:rPr>
                              <w:b/>
                              <w:bCs/>
                              <w:color w:val="8B0000"/>
                              <w:sz w:val="16"/>
                              <w:szCs w:val="16"/>
                            </w:rPr>
                            <w:t xml:space="preserve">        ( Alpha * </w:t>
                          </w:r>
                          <w:proofErr w:type="gramStart"/>
                          <w:r w:rsidRPr="00CA42CB">
                            <w:rPr>
                              <w:b/>
                              <w:bCs/>
                              <w:color w:val="8B0000"/>
                              <w:sz w:val="16"/>
                              <w:szCs w:val="16"/>
                            </w:rPr>
                            <w:t>Outflow(0) )</w:t>
                          </w:r>
                          <w:proofErr w:type="gramEnd"/>
                        </w:p>
                        <w:p w14:paraId="4776474F" w14:textId="77777777" w:rsidR="00665EF3" w:rsidRPr="00CA42CB" w:rsidRDefault="00665EF3" w:rsidP="00DB5903">
                          <w:pPr>
                            <w:pStyle w:val="FormtovanvHTML"/>
                            <w:rPr>
                              <w:b/>
                              <w:bCs/>
                              <w:color w:val="8B0000"/>
                              <w:sz w:val="16"/>
                              <w:szCs w:val="16"/>
                            </w:rPr>
                          </w:pPr>
                          <w:r w:rsidRPr="00CA42CB">
                            <w:rPr>
                              <w:b/>
                              <w:bCs/>
                              <w:color w:val="8B0000"/>
                              <w:sz w:val="16"/>
                              <w:szCs w:val="16"/>
                            </w:rPr>
                            <w:t xml:space="preserve">    </w:t>
                          </w:r>
                          <w:proofErr w:type="gramStart"/>
                          <w:r w:rsidRPr="00CA42CB">
                            <w:rPr>
                              <w:b/>
                              <w:bCs/>
                              <w:color w:val="8B0000"/>
                              <w:sz w:val="16"/>
                              <w:szCs w:val="16"/>
                            </w:rPr>
                            <w:t>+ ( ( 1 - Alpha</w:t>
                          </w:r>
                          <w:proofErr w:type="gramEnd"/>
                          <w:r w:rsidRPr="00CA42CB">
                            <w:rPr>
                              <w:b/>
                              <w:bCs/>
                              <w:color w:val="8B0000"/>
                              <w:sz w:val="16"/>
                              <w:szCs w:val="16"/>
                            </w:rPr>
                            <w:t xml:space="preserve"> ) * InflowBase )</w:t>
                          </w:r>
                        </w:p>
                        <w:p w14:paraId="1F9A8EB9" w14:textId="77777777" w:rsidR="00665EF3" w:rsidRPr="00CA42CB" w:rsidRDefault="00665EF3" w:rsidP="00DB5903">
                          <w:pPr>
                            <w:pStyle w:val="FormtovanvHTML"/>
                            <w:rPr>
                              <w:sz w:val="16"/>
                              <w:szCs w:val="16"/>
                            </w:rPr>
                          </w:pPr>
                          <w:r w:rsidRPr="00CA42CB">
                            <w:rPr>
                              <w:b/>
                              <w:bCs/>
                              <w:color w:val="8B0000"/>
                              <w:sz w:val="16"/>
                              <w:szCs w:val="16"/>
                            </w:rPr>
                            <w:t xml:space="preserve">  </w:t>
                          </w:r>
                        </w:p>
                        <w:p w14:paraId="07620DB3" w14:textId="77777777" w:rsidR="00665EF3" w:rsidRPr="00747FE0" w:rsidRDefault="00665EF3"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v:textbox>
                    <w10:wrap type="topAndBottom" anchorx="page" anchory="page"/>
                  </v:shape>
                </w:pict>
              </mc:Fallback>
            </mc:AlternateContent>
          </w:r>
          <w:r w:rsidR="00CA42CB" w:rsidRPr="005D04B9">
            <w:rPr>
              <w:rFonts w:ascii="Times New Roman" w:hAnsi="Times New Roman" w:cs="Times New Roman"/>
              <w:lang w:val="en-US" w:eastAsia="cs-CZ"/>
            </w:rPr>
            <w:t>The production of carbon dioxide (CO</w:t>
          </w:r>
          <w:r w:rsidR="00CA42CB" w:rsidRPr="005D04B9">
            <w:rPr>
              <w:rFonts w:ascii="Times New Roman" w:hAnsi="Times New Roman" w:cs="Times New Roman"/>
              <w:vertAlign w:val="subscript"/>
              <w:lang w:val="en-US" w:eastAsia="cs-CZ"/>
            </w:rPr>
            <w:t>2</w:t>
          </w:r>
          <w:r w:rsidR="00CA42CB" w:rsidRPr="005D04B9">
            <w:rPr>
              <w:rFonts w:ascii="Times New Roman" w:hAnsi="Times New Roman" w:cs="Times New Roman"/>
              <w:lang w:val="en-US" w:eastAsia="cs-CZ"/>
            </w:rPr>
            <w:t>)</w:t>
          </w:r>
          <w:r w:rsidR="00583F65" w:rsidRPr="005D04B9">
            <w:rPr>
              <w:rFonts w:ascii="Times New Roman" w:hAnsi="Times New Roman" w:cs="Times New Roman"/>
              <w:lang w:val="en-US" w:eastAsia="cs-CZ"/>
            </w:rPr>
            <w:t xml:space="preserve"> is here</w:t>
          </w:r>
          <w:r w:rsidR="00CA42CB" w:rsidRPr="005D04B9">
            <w:rPr>
              <w:rFonts w:ascii="Times New Roman" w:hAnsi="Times New Roman" w:cs="Times New Roman"/>
              <w:lang w:val="en-US" w:eastAsia="cs-CZ"/>
            </w:rPr>
            <w:t xml:space="preserve"> in each tissue defined from global respiratory quotient named “Metabolism-RespiratoryQuotient.RQ”</w:t>
          </w:r>
          <w:r w:rsidR="002E2F57" w:rsidRPr="005D04B9">
            <w:rPr>
              <w:rFonts w:ascii="Times New Roman" w:hAnsi="Times New Roman" w:cs="Times New Roman"/>
              <w:lang w:val="en-US" w:eastAsia="cs-CZ"/>
            </w:rPr>
            <w:t xml:space="preserve"> (see </w:t>
          </w:r>
          <w:r w:rsidR="002E2F57" w:rsidRPr="005D04B9">
            <w:rPr>
              <w:rFonts w:ascii="Times New Roman" w:hAnsi="Times New Roman" w:cs="Times New Roman"/>
              <w:lang w:val="en-US" w:eastAsia="cs-CZ"/>
            </w:rPr>
            <w:fldChar w:fldCharType="begin"/>
          </w:r>
          <w:r w:rsidR="002E2F57" w:rsidRPr="005D04B9">
            <w:rPr>
              <w:rFonts w:ascii="Times New Roman" w:hAnsi="Times New Roman" w:cs="Times New Roman"/>
              <w:lang w:val="en-US" w:eastAsia="cs-CZ"/>
            </w:rPr>
            <w:instrText xml:space="preserve"> REF _Ref421772720 \h </w:instrText>
          </w:r>
          <w:r w:rsidR="002E2F57" w:rsidRPr="005D04B9">
            <w:rPr>
              <w:rFonts w:ascii="Times New Roman" w:hAnsi="Times New Roman" w:cs="Times New Roman"/>
              <w:lang w:val="en-US" w:eastAsia="cs-CZ"/>
            </w:rPr>
          </w:r>
          <w:r w:rsidR="005D04B9">
            <w:rPr>
              <w:rFonts w:ascii="Times New Roman" w:hAnsi="Times New Roman" w:cs="Times New Roman"/>
              <w:lang w:val="en-US" w:eastAsia="cs-CZ"/>
            </w:rPr>
            <w:instrText xml:space="preserve"> \* MERGEFORMAT </w:instrText>
          </w:r>
          <w:r w:rsidR="002E2F57" w:rsidRPr="005D04B9">
            <w:rPr>
              <w:rFonts w:ascii="Times New Roman" w:hAnsi="Times New Roman" w:cs="Times New Roman"/>
              <w:lang w:val="en-US" w:eastAsia="cs-CZ"/>
            </w:rPr>
            <w:fldChar w:fldCharType="separate"/>
          </w:r>
          <w:r w:rsidRPr="005D04B9">
            <w:rPr>
              <w:rFonts w:ascii="Times New Roman" w:hAnsi="Times New Roman" w:cs="Times New Roman"/>
              <w:lang w:val="en-US"/>
            </w:rPr>
            <w:t xml:space="preserve">Source code </w:t>
          </w:r>
          <w:r>
            <w:rPr>
              <w:rFonts w:ascii="Times New Roman" w:hAnsi="Times New Roman" w:cs="Times New Roman"/>
              <w:noProof/>
              <w:lang w:val="en-US"/>
            </w:rPr>
            <w:t>1</w:t>
          </w:r>
          <w:r w:rsidR="002E2F57" w:rsidRPr="005D04B9">
            <w:rPr>
              <w:rFonts w:ascii="Times New Roman" w:hAnsi="Times New Roman" w:cs="Times New Roman"/>
              <w:lang w:val="en-US" w:eastAsia="cs-CZ"/>
            </w:rPr>
            <w:fldChar w:fldCharType="end"/>
          </w:r>
          <w:r w:rsidR="002E2F57" w:rsidRPr="005D04B9">
            <w:rPr>
              <w:rFonts w:ascii="Times New Roman" w:hAnsi="Times New Roman" w:cs="Times New Roman"/>
              <w:lang w:val="en-US" w:eastAsia="cs-CZ"/>
            </w:rPr>
            <w:t>)</w:t>
          </w:r>
          <w:r w:rsidR="00583F65" w:rsidRPr="005D04B9">
            <w:rPr>
              <w:rFonts w:ascii="Times New Roman" w:hAnsi="Times New Roman" w:cs="Times New Roman"/>
              <w:lang w:val="en-US" w:eastAsia="cs-CZ"/>
            </w:rPr>
            <w:t>, what can be improved because the model already contains metabolic consumptions of</w:t>
          </w:r>
          <w:r w:rsidR="00CA42CB" w:rsidRPr="005D04B9">
            <w:rPr>
              <w:rFonts w:ascii="Times New Roman" w:hAnsi="Times New Roman" w:cs="Times New Roman"/>
              <w:lang w:val="en-US" w:eastAsia="cs-CZ"/>
            </w:rPr>
            <w:t xml:space="preserve"> </w:t>
          </w:r>
          <w:r w:rsidR="00583F65" w:rsidRPr="005D04B9">
            <w:rPr>
              <w:rFonts w:ascii="Times New Roman" w:hAnsi="Times New Roman" w:cs="Times New Roman"/>
              <w:lang w:val="en-US" w:eastAsia="cs-CZ"/>
            </w:rPr>
            <w:t>base nutrients such as glucose, fatty acids, lactate or keto acids or amino acids</w:t>
          </w:r>
          <w:r w:rsidR="00B2645B" w:rsidRPr="005D04B9">
            <w:rPr>
              <w:rFonts w:ascii="Times New Roman" w:hAnsi="Times New Roman" w:cs="Times New Roman"/>
              <w:lang w:val="en-US" w:eastAsia="cs-CZ"/>
            </w:rPr>
            <w:t>, per each tissue</w:t>
          </w:r>
          <w:r w:rsidR="00583F65" w:rsidRPr="005D04B9">
            <w:rPr>
              <w:rFonts w:ascii="Times New Roman" w:hAnsi="Times New Roman" w:cs="Times New Roman"/>
              <w:lang w:val="en-US" w:eastAsia="cs-CZ"/>
            </w:rPr>
            <w:t>. If these consumption</w:t>
          </w:r>
          <w:r w:rsidR="00B2645B" w:rsidRPr="005D04B9">
            <w:rPr>
              <w:rFonts w:ascii="Times New Roman" w:hAnsi="Times New Roman" w:cs="Times New Roman"/>
              <w:lang w:val="en-US" w:eastAsia="cs-CZ"/>
            </w:rPr>
            <w:t xml:space="preserve"> rates are known, then</w:t>
          </w:r>
          <w:r w:rsidR="00583F65" w:rsidRPr="005D04B9">
            <w:rPr>
              <w:rFonts w:ascii="Times New Roman" w:hAnsi="Times New Roman" w:cs="Times New Roman"/>
              <w:lang w:val="en-US" w:eastAsia="cs-CZ"/>
            </w:rPr>
            <w:t xml:space="preserve"> the production of CO</w:t>
          </w:r>
          <w:r w:rsidR="00583F65" w:rsidRPr="005D04B9">
            <w:rPr>
              <w:rFonts w:ascii="Times New Roman" w:hAnsi="Times New Roman" w:cs="Times New Roman"/>
              <w:vertAlign w:val="subscript"/>
              <w:lang w:val="en-US" w:eastAsia="cs-CZ"/>
            </w:rPr>
            <w:t>2</w:t>
          </w:r>
          <w:r w:rsidR="00583F65" w:rsidRPr="005D04B9">
            <w:rPr>
              <w:rFonts w:ascii="Times New Roman" w:hAnsi="Times New Roman" w:cs="Times New Roman"/>
              <w:lang w:val="en-US" w:eastAsia="cs-CZ"/>
            </w:rPr>
            <w:t xml:space="preserve"> is a result of product of oxygen rates to burn these nutrients with respiratory quotients</w:t>
          </w:r>
          <w:r w:rsidR="00A935C2" w:rsidRPr="005D04B9">
            <w:rPr>
              <w:rFonts w:ascii="Times New Roman" w:hAnsi="Times New Roman" w:cs="Times New Roman"/>
              <w:lang w:val="en-US" w:eastAsia="cs-CZ"/>
            </w:rPr>
            <w:t xml:space="preserve"> (RQ)</w:t>
          </w:r>
          <w:r w:rsidR="00583F65" w:rsidRPr="005D04B9">
            <w:rPr>
              <w:rFonts w:ascii="Times New Roman" w:hAnsi="Times New Roman" w:cs="Times New Roman"/>
              <w:lang w:val="en-US" w:eastAsia="cs-CZ"/>
            </w:rPr>
            <w:t xml:space="preserve"> of the nutrients, e.g. glucose </w:t>
          </w:r>
          <w:r w:rsidR="00B2645B" w:rsidRPr="005D04B9">
            <w:rPr>
              <w:rFonts w:ascii="Times New Roman" w:hAnsi="Times New Roman" w:cs="Times New Roman"/>
              <w:lang w:val="en-US" w:eastAsia="cs-CZ"/>
            </w:rPr>
            <w:t>has RQ=1, fatty acids has RQ around 0.7</w:t>
          </w:r>
          <w:r w:rsidR="00583F65" w:rsidRPr="005D04B9">
            <w:rPr>
              <w:rFonts w:ascii="Times New Roman" w:hAnsi="Times New Roman" w:cs="Times New Roman"/>
              <w:lang w:val="en-US" w:eastAsia="cs-CZ"/>
            </w:rPr>
            <w:t xml:space="preserve">. </w:t>
          </w:r>
        </w:p>
        <w:p w14:paraId="2B034EAC" w14:textId="77777777" w:rsidR="00DB5903" w:rsidRPr="005D04B9" w:rsidRDefault="00DB5903" w:rsidP="00DB5903">
          <w:pPr>
            <w:pStyle w:val="Titulek"/>
            <w:rPr>
              <w:rFonts w:ascii="Times New Roman" w:hAnsi="Times New Roman" w:cs="Times New Roman"/>
              <w:noProof/>
              <w:sz w:val="16"/>
              <w:szCs w:val="16"/>
              <w:lang w:val="en-US" w:eastAsia="cs-CZ"/>
            </w:rPr>
          </w:pPr>
          <w:bookmarkStart w:id="17" w:name="_Ref421772720"/>
          <w:r w:rsidRPr="005D04B9">
            <w:rPr>
              <w:rFonts w:ascii="Times New Roman" w:hAnsi="Times New Roman" w:cs="Times New Roman"/>
              <w:lang w:val="en-US"/>
            </w:rPr>
            <w:t xml:space="preserve">Source code </w:t>
          </w:r>
          <w:r w:rsidRPr="005D04B9">
            <w:rPr>
              <w:rFonts w:ascii="Times New Roman" w:hAnsi="Times New Roman" w:cs="Times New Roman"/>
              <w:lang w:val="en-US"/>
            </w:rPr>
            <w:fldChar w:fldCharType="begin"/>
          </w:r>
          <w:r w:rsidRPr="005D04B9">
            <w:rPr>
              <w:rFonts w:ascii="Times New Roman" w:hAnsi="Times New Roman" w:cs="Times New Roman"/>
              <w:lang w:val="en-US"/>
            </w:rPr>
            <w:instrText xml:space="preserve"> SEQ Source_code \* ARABIC </w:instrText>
          </w:r>
          <w:r w:rsidRPr="005D04B9">
            <w:rPr>
              <w:rFonts w:ascii="Times New Roman" w:hAnsi="Times New Roman" w:cs="Times New Roman"/>
              <w:lang w:val="en-US"/>
            </w:rPr>
            <w:fldChar w:fldCharType="separate"/>
          </w:r>
          <w:r>
            <w:rPr>
              <w:rFonts w:ascii="Times New Roman" w:hAnsi="Times New Roman" w:cs="Times New Roman"/>
              <w:noProof/>
              <w:lang w:val="en-US"/>
            </w:rPr>
            <w:t>1</w:t>
          </w:r>
          <w:r w:rsidRPr="005D04B9">
            <w:rPr>
              <w:rFonts w:ascii="Times New Roman" w:hAnsi="Times New Roman" w:cs="Times New Roman"/>
              <w:lang w:val="en-US"/>
            </w:rPr>
            <w:fldChar w:fldCharType="end"/>
          </w:r>
          <w:bookmarkEnd w:id="17"/>
          <w:r w:rsidRPr="005D04B9">
            <w:rPr>
              <w:rFonts w:ascii="Times New Roman" w:hAnsi="Times New Roman" w:cs="Times New Roman"/>
              <w:lang w:val="en-US"/>
            </w:rPr>
            <w:t>, Example of carbon dioxide code in neural tissue (file Structure/Brain/Brain-</w:t>
          </w:r>
          <w:proofErr w:type="gramStart"/>
          <w:r w:rsidRPr="005D04B9">
            <w:rPr>
              <w:rFonts w:ascii="Times New Roman" w:hAnsi="Times New Roman" w:cs="Times New Roman"/>
              <w:lang w:val="en-US"/>
            </w:rPr>
            <w:t>CO2.DES )</w:t>
          </w:r>
          <w:proofErr w:type="gramEnd"/>
          <w:r w:rsidRPr="005D04B9">
            <w:rPr>
              <w:rFonts w:ascii="Times New Roman" w:hAnsi="Times New Roman" w:cs="Times New Roman"/>
              <w:lang w:val="en-US"/>
            </w:rPr>
            <w:t xml:space="preserve"> of  HumMod 1.6.1 (model downloaded from </w:t>
          </w:r>
          <w:hyperlink r:id="rId25" w:history="1">
            <w:r w:rsidRPr="005D04B9">
              <w:rPr>
                <w:rStyle w:val="Hypertextovodkaz"/>
                <w:rFonts w:ascii="Times New Roman" w:hAnsi="Times New Roman" w:cs="Times New Roman"/>
                <w:lang w:val="en-US"/>
              </w:rPr>
              <w:t>http://hummod.org</w:t>
            </w:r>
          </w:hyperlink>
          <w:r w:rsidRPr="005D04B9">
            <w:rPr>
              <w:rFonts w:ascii="Times New Roman" w:hAnsi="Times New Roman" w:cs="Times New Roman"/>
              <w:lang w:val="en-US"/>
            </w:rPr>
            <w:t xml:space="preserve"> using “Get Started” button) with highlighted assignment of source of carbon dioxide flow in tissue and input of strong ions difference as input for Henderson-Hasselbalch relation. </w:t>
          </w:r>
        </w:p>
        <w:p w14:paraId="18FB7C70" w14:textId="19496E12" w:rsidR="00BE61D8" w:rsidRDefault="00A935C2" w:rsidP="00455439">
          <w:pPr>
            <w:jc w:val="both"/>
            <w:rPr>
              <w:rFonts w:ascii="Times New Roman" w:hAnsi="Times New Roman" w:cs="Times New Roman"/>
              <w:lang w:val="en-US" w:eastAsia="cs-CZ"/>
            </w:rPr>
          </w:pPr>
          <w:r w:rsidRPr="005D04B9">
            <w:rPr>
              <w:rFonts w:ascii="Times New Roman" w:hAnsi="Times New Roman" w:cs="Times New Roman"/>
              <w:lang w:val="en-US" w:eastAsia="cs-CZ"/>
            </w:rPr>
            <w:t>The next more questionable thing is calculation of the bicarbonate (HCO</w:t>
          </w:r>
          <w:r w:rsidRPr="005D04B9">
            <w:rPr>
              <w:rFonts w:ascii="Times New Roman" w:hAnsi="Times New Roman" w:cs="Times New Roman"/>
              <w:vertAlign w:val="subscript"/>
              <w:lang w:val="en-US" w:eastAsia="cs-CZ"/>
            </w:rPr>
            <w:t>3</w:t>
          </w:r>
          <w:r w:rsidRPr="005D04B9">
            <w:rPr>
              <w:rFonts w:ascii="Times New Roman" w:hAnsi="Times New Roman" w:cs="Times New Roman"/>
              <w:vertAlign w:val="superscript"/>
              <w:lang w:val="en-US" w:eastAsia="cs-CZ"/>
            </w:rPr>
            <w:t>-</w:t>
          </w:r>
          <w:r w:rsidRPr="005D04B9">
            <w:rPr>
              <w:rFonts w:ascii="Times New Roman" w:hAnsi="Times New Roman" w:cs="Times New Roman"/>
              <w:lang w:val="en-US" w:eastAsia="cs-CZ"/>
            </w:rPr>
            <w:t>) from the strong ion difference (SID)</w:t>
          </w:r>
          <w:r w:rsidR="002E2F57" w:rsidRPr="005D04B9">
            <w:rPr>
              <w:rFonts w:ascii="Times New Roman" w:hAnsi="Times New Roman" w:cs="Times New Roman"/>
              <w:lang w:val="en-US" w:eastAsia="cs-CZ"/>
            </w:rPr>
            <w:t xml:space="preserve"> as in </w:t>
          </w:r>
          <w:r w:rsidR="002E2F57" w:rsidRPr="005D04B9">
            <w:rPr>
              <w:rFonts w:ascii="Times New Roman" w:hAnsi="Times New Roman" w:cs="Times New Roman"/>
              <w:lang w:val="en-US" w:eastAsia="cs-CZ"/>
            </w:rPr>
            <w:fldChar w:fldCharType="begin"/>
          </w:r>
          <w:r w:rsidR="002E2F57" w:rsidRPr="005D04B9">
            <w:rPr>
              <w:rFonts w:ascii="Times New Roman" w:hAnsi="Times New Roman" w:cs="Times New Roman"/>
              <w:lang w:val="en-US" w:eastAsia="cs-CZ"/>
            </w:rPr>
            <w:instrText xml:space="preserve"> REF _Ref421772773 \h </w:instrText>
          </w:r>
          <w:r w:rsidR="002E2F57" w:rsidRPr="005D04B9">
            <w:rPr>
              <w:rFonts w:ascii="Times New Roman" w:hAnsi="Times New Roman" w:cs="Times New Roman"/>
              <w:lang w:val="en-US" w:eastAsia="cs-CZ"/>
            </w:rPr>
          </w:r>
          <w:r w:rsidR="005D04B9">
            <w:rPr>
              <w:rFonts w:ascii="Times New Roman" w:hAnsi="Times New Roman" w:cs="Times New Roman"/>
              <w:lang w:val="en-US" w:eastAsia="cs-CZ"/>
            </w:rPr>
            <w:instrText xml:space="preserve"> \* MERGEFORMAT </w:instrText>
          </w:r>
          <w:r w:rsidR="002E2F57" w:rsidRPr="005D04B9">
            <w:rPr>
              <w:rFonts w:ascii="Times New Roman" w:hAnsi="Times New Roman" w:cs="Times New Roman"/>
              <w:lang w:val="en-US" w:eastAsia="cs-CZ"/>
            </w:rPr>
            <w:fldChar w:fldCharType="separate"/>
          </w:r>
          <w:r w:rsidR="00DB5903" w:rsidRPr="005D04B9">
            <w:rPr>
              <w:rFonts w:ascii="Times New Roman" w:hAnsi="Times New Roman" w:cs="Times New Roman"/>
            </w:rPr>
            <w:t xml:space="preserve">Source code </w:t>
          </w:r>
          <w:r w:rsidR="00DB5903">
            <w:rPr>
              <w:rFonts w:ascii="Times New Roman" w:hAnsi="Times New Roman" w:cs="Times New Roman"/>
              <w:noProof/>
            </w:rPr>
            <w:t>2</w:t>
          </w:r>
          <w:r w:rsidR="002E2F57" w:rsidRPr="005D04B9">
            <w:rPr>
              <w:rFonts w:ascii="Times New Roman" w:hAnsi="Times New Roman" w:cs="Times New Roman"/>
              <w:lang w:val="en-US" w:eastAsia="cs-CZ"/>
            </w:rPr>
            <w:fldChar w:fldCharType="end"/>
          </w:r>
          <w:r w:rsidRPr="005D04B9">
            <w:rPr>
              <w:rFonts w:ascii="Times New Roman" w:hAnsi="Times New Roman" w:cs="Times New Roman"/>
              <w:lang w:val="en-US" w:eastAsia="cs-CZ"/>
            </w:rPr>
            <w:t>.</w:t>
          </w:r>
          <w:r w:rsidR="002E2F57" w:rsidRPr="005D04B9">
            <w:rPr>
              <w:rFonts w:ascii="Times New Roman" w:hAnsi="Times New Roman" w:cs="Times New Roman"/>
              <w:lang w:val="en-US" w:eastAsia="cs-CZ"/>
            </w:rPr>
            <w:t xml:space="preserve"> In reality, the relation between pH, as –</w:t>
          </w:r>
          <w:proofErr w:type="gramStart"/>
          <w:r w:rsidR="002E2F57" w:rsidRPr="005D04B9">
            <w:rPr>
              <w:rFonts w:ascii="Times New Roman" w:hAnsi="Times New Roman" w:cs="Times New Roman"/>
              <w:lang w:val="en-US" w:eastAsia="cs-CZ"/>
            </w:rPr>
            <w:t>log</w:t>
          </w:r>
          <w:r w:rsidR="002E2F57" w:rsidRPr="005D04B9">
            <w:rPr>
              <w:rFonts w:ascii="Times New Roman" w:hAnsi="Times New Roman" w:cs="Times New Roman"/>
              <w:vertAlign w:val="subscript"/>
              <w:lang w:val="en-US" w:eastAsia="cs-CZ"/>
            </w:rPr>
            <w:t>10</w:t>
          </w:r>
          <w:r w:rsidR="002E2F57" w:rsidRPr="005D04B9">
            <w:rPr>
              <w:rFonts w:ascii="Times New Roman" w:hAnsi="Times New Roman" w:cs="Times New Roman"/>
              <w:lang w:val="en-US" w:eastAsia="cs-CZ"/>
            </w:rPr>
            <w:t>(</w:t>
          </w:r>
          <w:proofErr w:type="gramEnd"/>
          <w:r w:rsidR="002E2F57" w:rsidRPr="005D04B9">
            <w:rPr>
              <w:rFonts w:ascii="Times New Roman" w:hAnsi="Times New Roman" w:cs="Times New Roman"/>
              <w:lang w:val="en-US" w:eastAsia="cs-CZ"/>
            </w:rPr>
            <w:t>aH</w:t>
          </w:r>
          <w:r w:rsidR="002E2F57" w:rsidRPr="005D04B9">
            <w:rPr>
              <w:rFonts w:ascii="Times New Roman" w:hAnsi="Times New Roman" w:cs="Times New Roman"/>
              <w:vertAlign w:val="superscript"/>
              <w:lang w:val="en-US" w:eastAsia="cs-CZ"/>
            </w:rPr>
            <w:t>+</w:t>
          </w:r>
          <w:r w:rsidR="002E2F57" w:rsidRPr="005D04B9">
            <w:rPr>
              <w:rFonts w:ascii="Times New Roman" w:hAnsi="Times New Roman" w:cs="Times New Roman"/>
              <w:lang w:val="en-US" w:eastAsia="cs-CZ"/>
            </w:rPr>
            <w:t>), and partial pressure of carbon dioxide (pCO</w:t>
          </w:r>
          <w:r w:rsidR="002E2F57" w:rsidRPr="005D04B9">
            <w:rPr>
              <w:rFonts w:ascii="Times New Roman" w:hAnsi="Times New Roman" w:cs="Times New Roman"/>
              <w:vertAlign w:val="subscript"/>
              <w:lang w:val="en-US" w:eastAsia="cs-CZ"/>
            </w:rPr>
            <w:t>2</w:t>
          </w:r>
          <w:r w:rsidR="002E2F57" w:rsidRPr="005D04B9">
            <w:rPr>
              <w:rFonts w:ascii="Times New Roman" w:hAnsi="Times New Roman" w:cs="Times New Roman"/>
              <w:lang w:val="en-US" w:eastAsia="cs-CZ"/>
            </w:rPr>
            <w:t>)</w:t>
          </w:r>
          <w:r w:rsidRPr="005D04B9">
            <w:rPr>
              <w:rFonts w:ascii="Times New Roman" w:hAnsi="Times New Roman" w:cs="Times New Roman"/>
              <w:lang w:val="en-US" w:eastAsia="cs-CZ"/>
            </w:rPr>
            <w:t xml:space="preserve"> </w:t>
          </w:r>
          <w:r w:rsidR="002E2F57" w:rsidRPr="005D04B9">
            <w:rPr>
              <w:rFonts w:ascii="Times New Roman" w:hAnsi="Times New Roman" w:cs="Times New Roman"/>
              <w:lang w:val="en-US" w:eastAsia="cs-CZ"/>
            </w:rPr>
            <w:t>is driven by t</w:t>
          </w:r>
          <w:r w:rsidRPr="005D04B9">
            <w:rPr>
              <w:rFonts w:ascii="Times New Roman" w:hAnsi="Times New Roman" w:cs="Times New Roman"/>
              <w:lang w:val="en-US" w:eastAsia="cs-CZ"/>
            </w:rPr>
            <w:t xml:space="preserve">he </w:t>
          </w:r>
          <w:r w:rsidR="00991334" w:rsidRPr="005D04B9">
            <w:rPr>
              <w:rFonts w:ascii="Times New Roman" w:hAnsi="Times New Roman" w:cs="Times New Roman"/>
              <w:lang w:val="en-US" w:eastAsia="cs-CZ"/>
            </w:rPr>
            <w:t xml:space="preserve">Henderson-Hasselbalch </w:t>
          </w:r>
          <w:r w:rsidRPr="005D04B9">
            <w:rPr>
              <w:rFonts w:ascii="Times New Roman" w:hAnsi="Times New Roman" w:cs="Times New Roman"/>
              <w:lang w:val="en-US" w:eastAsia="cs-CZ"/>
            </w:rPr>
            <w:t>reaction CO</w:t>
          </w:r>
          <w:r w:rsidRPr="005D04B9">
            <w:rPr>
              <w:rFonts w:ascii="Times New Roman" w:hAnsi="Times New Roman" w:cs="Times New Roman"/>
              <w:vertAlign w:val="subscript"/>
              <w:lang w:val="en-US" w:eastAsia="cs-CZ"/>
            </w:rPr>
            <w:t>2</w:t>
          </w:r>
          <w:r w:rsidRPr="005D04B9">
            <w:rPr>
              <w:rFonts w:ascii="Times New Roman" w:hAnsi="Times New Roman" w:cs="Times New Roman"/>
              <w:lang w:val="en-US" w:eastAsia="cs-CZ"/>
            </w:rPr>
            <w:t xml:space="preserve"> + H</w:t>
          </w:r>
          <w:r w:rsidRPr="005D04B9">
            <w:rPr>
              <w:rFonts w:ascii="Times New Roman" w:hAnsi="Times New Roman" w:cs="Times New Roman"/>
              <w:vertAlign w:val="subscript"/>
              <w:lang w:val="en-US" w:eastAsia="cs-CZ"/>
            </w:rPr>
            <w:t>2</w:t>
          </w:r>
          <w:r w:rsidRPr="005D04B9">
            <w:rPr>
              <w:rFonts w:ascii="Times New Roman" w:hAnsi="Times New Roman" w:cs="Times New Roman"/>
              <w:lang w:val="en-US" w:eastAsia="cs-CZ"/>
            </w:rPr>
            <w:t>O &lt;-&gt; H</w:t>
          </w:r>
          <w:r w:rsidRPr="005D04B9">
            <w:rPr>
              <w:rFonts w:ascii="Times New Roman" w:hAnsi="Times New Roman" w:cs="Times New Roman"/>
              <w:vertAlign w:val="superscript"/>
              <w:lang w:val="en-US" w:eastAsia="cs-CZ"/>
            </w:rPr>
            <w:t>+</w:t>
          </w:r>
          <w:r w:rsidRPr="005D04B9">
            <w:rPr>
              <w:rFonts w:ascii="Times New Roman" w:hAnsi="Times New Roman" w:cs="Times New Roman"/>
              <w:lang w:val="en-US" w:eastAsia="cs-CZ"/>
            </w:rPr>
            <w:t xml:space="preserve"> + </w:t>
          </w:r>
          <w:r w:rsidR="00991334" w:rsidRPr="005D04B9">
            <w:rPr>
              <w:rFonts w:ascii="Times New Roman" w:hAnsi="Times New Roman" w:cs="Times New Roman"/>
              <w:lang w:val="en-US" w:eastAsia="cs-CZ"/>
            </w:rPr>
            <w:t>HCO</w:t>
          </w:r>
          <w:r w:rsidR="00991334" w:rsidRPr="005D04B9">
            <w:rPr>
              <w:rFonts w:ascii="Times New Roman" w:hAnsi="Times New Roman" w:cs="Times New Roman"/>
              <w:vertAlign w:val="subscript"/>
              <w:lang w:val="en-US" w:eastAsia="cs-CZ"/>
            </w:rPr>
            <w:t>3</w:t>
          </w:r>
          <w:r w:rsidR="00991334" w:rsidRPr="005D04B9">
            <w:rPr>
              <w:rFonts w:ascii="Times New Roman" w:hAnsi="Times New Roman" w:cs="Times New Roman"/>
              <w:vertAlign w:val="superscript"/>
              <w:lang w:val="en-US" w:eastAsia="cs-CZ"/>
            </w:rPr>
            <w:t>-</w:t>
          </w:r>
          <w:r w:rsidR="00991334" w:rsidRPr="005D04B9">
            <w:rPr>
              <w:rFonts w:ascii="Times New Roman" w:hAnsi="Times New Roman" w:cs="Times New Roman"/>
              <w:lang w:val="en-US" w:eastAsia="cs-CZ"/>
            </w:rPr>
            <w:t>. And the relation between SID an</w:t>
          </w:r>
          <w:r w:rsidR="00B9691B" w:rsidRPr="005D04B9">
            <w:rPr>
              <w:rFonts w:ascii="Times New Roman" w:hAnsi="Times New Roman" w:cs="Times New Roman"/>
              <w:lang w:val="en-US" w:eastAsia="cs-CZ"/>
            </w:rPr>
            <w:t>d</w:t>
          </w:r>
          <w:r w:rsidR="00991334" w:rsidRPr="005D04B9">
            <w:rPr>
              <w:rFonts w:ascii="Times New Roman" w:hAnsi="Times New Roman" w:cs="Times New Roman"/>
              <w:lang w:val="en-US" w:eastAsia="cs-CZ"/>
            </w:rPr>
            <w:t xml:space="preserve"> pH </w:t>
          </w:r>
          <w:r w:rsidR="00B9691B" w:rsidRPr="005D04B9">
            <w:rPr>
              <w:rFonts w:ascii="Times New Roman" w:hAnsi="Times New Roman" w:cs="Times New Roman"/>
              <w:lang w:val="en-US" w:eastAsia="cs-CZ"/>
            </w:rPr>
            <w:t xml:space="preserve">in blood </w:t>
          </w:r>
          <w:r w:rsidR="002E2F57" w:rsidRPr="005D04B9">
            <w:rPr>
              <w:rFonts w:ascii="Times New Roman" w:hAnsi="Times New Roman" w:cs="Times New Roman"/>
              <w:lang w:val="en-US" w:eastAsia="cs-CZ"/>
            </w:rPr>
            <w:t>is</w:t>
          </w:r>
          <w:r w:rsidR="00991334" w:rsidRPr="005D04B9">
            <w:rPr>
              <w:rFonts w:ascii="Times New Roman" w:hAnsi="Times New Roman" w:cs="Times New Roman"/>
              <w:lang w:val="en-US" w:eastAsia="cs-CZ"/>
            </w:rPr>
            <w:t xml:space="preserve"> the goal of </w:t>
          </w:r>
          <w:r w:rsidR="00B9691B" w:rsidRPr="005D04B9">
            <w:rPr>
              <w:rFonts w:ascii="Times New Roman" w:hAnsi="Times New Roman" w:cs="Times New Roman"/>
              <w:lang w:val="en-US" w:eastAsia="cs-CZ"/>
            </w:rPr>
            <w:t xml:space="preserve">blood </w:t>
          </w:r>
          <w:r w:rsidR="00991334" w:rsidRPr="005D04B9">
            <w:rPr>
              <w:rFonts w:ascii="Times New Roman" w:hAnsi="Times New Roman" w:cs="Times New Roman"/>
              <w:lang w:val="en-US" w:eastAsia="cs-CZ"/>
            </w:rPr>
            <w:t>acid-base model.</w:t>
          </w:r>
          <w:r w:rsidR="00B9691B" w:rsidRPr="005D04B9">
            <w:rPr>
              <w:rFonts w:ascii="Times New Roman" w:hAnsi="Times New Roman" w:cs="Times New Roman"/>
              <w:lang w:val="en-US" w:eastAsia="cs-CZ"/>
            </w:rPr>
            <w:t xml:space="preserve"> </w:t>
          </w:r>
          <w:r w:rsidR="002E2F57" w:rsidRPr="005D04B9">
            <w:rPr>
              <w:rFonts w:ascii="Times New Roman" w:hAnsi="Times New Roman" w:cs="Times New Roman"/>
              <w:lang w:val="en-US" w:eastAsia="cs-CZ"/>
            </w:rPr>
            <w:t>I</w:t>
          </w:r>
          <w:r w:rsidR="00B9691B" w:rsidRPr="005D04B9">
            <w:rPr>
              <w:rFonts w:ascii="Times New Roman" w:hAnsi="Times New Roman" w:cs="Times New Roman"/>
              <w:lang w:val="en-US" w:eastAsia="cs-CZ"/>
            </w:rPr>
            <w:t>n HumMod 1.6 is the relation between pH and SID questionable especially in pathological conditions, because the amount of HCO</w:t>
          </w:r>
          <w:r w:rsidR="00B9691B" w:rsidRPr="005D04B9">
            <w:rPr>
              <w:rFonts w:ascii="Times New Roman" w:hAnsi="Times New Roman" w:cs="Times New Roman"/>
              <w:vertAlign w:val="subscript"/>
              <w:lang w:val="en-US" w:eastAsia="cs-CZ"/>
            </w:rPr>
            <w:t>3</w:t>
          </w:r>
          <w:r w:rsidR="00747FE0" w:rsidRPr="005D04B9">
            <w:rPr>
              <w:rFonts w:ascii="Times New Roman" w:hAnsi="Times New Roman" w:cs="Times New Roman"/>
              <w:vertAlign w:val="superscript"/>
              <w:lang w:val="en-US" w:eastAsia="cs-CZ"/>
            </w:rPr>
            <w:t>-</w:t>
          </w:r>
          <w:r w:rsidR="00B9691B" w:rsidRPr="005D04B9">
            <w:rPr>
              <w:rFonts w:ascii="Times New Roman" w:hAnsi="Times New Roman" w:cs="Times New Roman"/>
              <w:lang w:val="en-US" w:eastAsia="cs-CZ"/>
            </w:rPr>
            <w:t xml:space="preserve"> is not always 23.25% of SID</w:t>
          </w:r>
          <w:r w:rsidR="00747FE0" w:rsidRPr="005D04B9">
            <w:rPr>
              <w:rFonts w:ascii="Times New Roman" w:hAnsi="Times New Roman" w:cs="Times New Roman"/>
              <w:lang w:val="en-US" w:eastAsia="cs-CZ"/>
            </w:rPr>
            <w:t xml:space="preserve"> (SID has normal value of 42 mmol/L)</w:t>
          </w:r>
          <w:r w:rsidR="00B9691B" w:rsidRPr="005D04B9">
            <w:rPr>
              <w:rFonts w:ascii="Times New Roman" w:hAnsi="Times New Roman" w:cs="Times New Roman"/>
              <w:lang w:val="en-US" w:eastAsia="cs-CZ"/>
            </w:rPr>
            <w:t xml:space="preserve"> plus here</w:t>
          </w:r>
          <w:r w:rsidR="00747FE0" w:rsidRPr="005D04B9">
            <w:rPr>
              <w:rFonts w:ascii="Times New Roman" w:hAnsi="Times New Roman" w:cs="Times New Roman"/>
              <w:lang w:val="en-US" w:eastAsia="cs-CZ"/>
            </w:rPr>
            <w:t xml:space="preserve"> 0.36 times pCO</w:t>
          </w:r>
          <w:r w:rsidR="00747FE0" w:rsidRPr="005D04B9">
            <w:rPr>
              <w:rFonts w:ascii="Times New Roman" w:hAnsi="Times New Roman" w:cs="Times New Roman"/>
              <w:vertAlign w:val="subscript"/>
              <w:lang w:val="en-US" w:eastAsia="cs-CZ"/>
            </w:rPr>
            <w:t>2</w:t>
          </w:r>
          <w:r w:rsidR="00747FE0" w:rsidRPr="005D04B9">
            <w:rPr>
              <w:rFonts w:ascii="Times New Roman" w:hAnsi="Times New Roman" w:cs="Times New Roman"/>
              <w:lang w:val="en-US" w:eastAsia="cs-CZ"/>
            </w:rPr>
            <w:t xml:space="preserve"> in mmHg (pCO</w:t>
          </w:r>
          <w:r w:rsidR="00747FE0" w:rsidRPr="005D04B9">
            <w:rPr>
              <w:rFonts w:ascii="Times New Roman" w:hAnsi="Times New Roman" w:cs="Times New Roman"/>
              <w:vertAlign w:val="subscript"/>
              <w:lang w:val="en-US" w:eastAsia="cs-CZ"/>
            </w:rPr>
            <w:t>2</w:t>
          </w:r>
          <w:r w:rsidR="00747FE0" w:rsidRPr="005D04B9">
            <w:rPr>
              <w:rFonts w:ascii="Times New Roman" w:hAnsi="Times New Roman" w:cs="Times New Roman"/>
              <w:lang w:val="en-US" w:eastAsia="cs-CZ"/>
            </w:rPr>
            <w:t xml:space="preserve"> in arteries has normal value 40 mmHg). This empirical relation in HumMod is designed to approximate only </w:t>
          </w:r>
          <w:r w:rsidR="00747FE0" w:rsidRPr="005D04B9">
            <w:rPr>
              <w:rFonts w:ascii="Times New Roman" w:hAnsi="Times New Roman" w:cs="Times New Roman"/>
              <w:lang w:val="en-US" w:eastAsia="cs-CZ"/>
            </w:rPr>
            <w:lastRenderedPageBreak/>
            <w:t xml:space="preserve">the normal state very close to normal condition. It does not take into the account the current types and amounts of acid-base buffers. However there are already presented the model of proteins in blood plasma, so for example the amount of albumins can be </w:t>
          </w:r>
          <w:r w:rsidR="00680162" w:rsidRPr="005D04B9">
            <w:rPr>
              <w:rFonts w:ascii="Times New Roman" w:hAnsi="Times New Roman" w:cs="Times New Roman"/>
              <w:lang w:val="en-US" w:eastAsia="cs-CZ"/>
            </w:rPr>
            <w:t xml:space="preserve">connected to acid-base homeostasis with significant dependences as shown by Fige-Fencl </w:t>
          </w:r>
          <w:r w:rsidR="005B66D8">
            <w:rPr>
              <w:rFonts w:ascii="Times New Roman" w:hAnsi="Times New Roman" w:cs="Times New Roman"/>
              <w:lang w:val="en-US" w:eastAsia="cs-CZ"/>
            </w:rPr>
            <w:fldChar w:fldCharType="begin"/>
          </w:r>
          <w:r w:rsidR="005B66D8">
            <w:rPr>
              <w:rFonts w:ascii="Times New Roman" w:hAnsi="Times New Roman" w:cs="Times New Roman"/>
              <w:lang w:val="en-US" w:eastAsia="cs-CZ"/>
            </w:rPr>
            <w:instrText xml:space="preserve"> ADDIN EN.CITE &lt;EndNote&gt;&lt;Cite ExcludeYear="1"&gt;&lt;Author&gt;Figge&lt;/Author&gt;&lt;RecNum&gt;159&lt;/RecNum&gt;&lt;DisplayText&gt;(Figge)&lt;/DisplayText&gt;&lt;record&gt;&lt;rec-number&gt;159&lt;/rec-number&gt;&lt;foreign-keys&gt;&lt;key app="EN" db-id="x9fzp9txovfw59ezxsmv2dxytdwvzexpew95" timestamp="1434000836"&gt;159&lt;/key&gt;&lt;/foreign-keys&gt;&lt;ref-type name="Journal Article"&gt;17&lt;/ref-type&gt;&lt;contributors&gt;&lt;authors&gt;&lt;author&gt;Figge, James J&lt;/author&gt;&lt;/authors&gt;&lt;/contributors&gt;&lt;titles&gt;&lt;title&gt;The Figge-Fencl Quantitative Physicochemical Model of Human Acid-Base Physiology (Version 2.0)&lt;/title&gt;&lt;secondary-title&gt;An Educational Web Site about Modern Human Acid-Base Physiology&lt;/secondary-title&gt;&lt;/titles&gt;&lt;periodical&gt;&lt;full-title&gt;An Educational Web Site about Modern Human Acid-Base Physiology&lt;/full-title&gt;&lt;/periodical&gt;&lt;dates&gt;&lt;/dates&gt;&lt;urls&gt;&lt;/urls&gt;&lt;/record&gt;&lt;/Cite&gt;&lt;/EndNote&gt;</w:instrText>
          </w:r>
          <w:r w:rsidR="005B66D8">
            <w:rPr>
              <w:rFonts w:ascii="Times New Roman" w:hAnsi="Times New Roman" w:cs="Times New Roman"/>
              <w:lang w:val="en-US" w:eastAsia="cs-CZ"/>
            </w:rPr>
            <w:fldChar w:fldCharType="separate"/>
          </w:r>
          <w:r w:rsidR="005B66D8">
            <w:rPr>
              <w:rFonts w:ascii="Times New Roman" w:hAnsi="Times New Roman" w:cs="Times New Roman"/>
              <w:noProof/>
              <w:lang w:val="en-US" w:eastAsia="cs-CZ"/>
            </w:rPr>
            <w:t>(Figge)</w:t>
          </w:r>
          <w:r w:rsidR="005B66D8">
            <w:rPr>
              <w:rFonts w:ascii="Times New Roman" w:hAnsi="Times New Roman" w:cs="Times New Roman"/>
              <w:lang w:val="en-US" w:eastAsia="cs-CZ"/>
            </w:rPr>
            <w:fldChar w:fldCharType="end"/>
          </w:r>
          <w:r w:rsidR="00680162" w:rsidRPr="005D04B9">
            <w:rPr>
              <w:rFonts w:ascii="Times New Roman" w:hAnsi="Times New Roman" w:cs="Times New Roman"/>
              <w:lang w:val="en-US" w:eastAsia="cs-CZ"/>
            </w:rPr>
            <w:t>.</w:t>
          </w:r>
          <w:r w:rsidR="002E2F57" w:rsidRPr="005D04B9">
            <w:rPr>
              <w:rFonts w:ascii="Times New Roman" w:hAnsi="Times New Roman" w:cs="Times New Roman"/>
              <w:lang w:val="en-US" w:eastAsia="cs-CZ"/>
            </w:rPr>
            <w:t xml:space="preserve"> As </w:t>
          </w:r>
          <w:r w:rsidR="008637CA" w:rsidRPr="005D04B9">
            <w:rPr>
              <w:rFonts w:ascii="Times New Roman" w:hAnsi="Times New Roman" w:cs="Times New Roman"/>
              <w:lang w:val="en-US" w:eastAsia="cs-CZ"/>
            </w:rPr>
            <w:t>significant regulator of pH also red cells are known</w:t>
          </w:r>
          <w:r w:rsidR="00680162" w:rsidRPr="005D04B9">
            <w:rPr>
              <w:rFonts w:ascii="Times New Roman" w:hAnsi="Times New Roman" w:cs="Times New Roman"/>
              <w:lang w:val="en-US" w:eastAsia="cs-CZ"/>
            </w:rPr>
            <w:t xml:space="preserve">, </w:t>
          </w:r>
          <w:r w:rsidR="00BE61D8" w:rsidRPr="005D04B9">
            <w:rPr>
              <w:rFonts w:ascii="Times New Roman" w:hAnsi="Times New Roman" w:cs="Times New Roman"/>
              <w:lang w:val="en-US" w:eastAsia="cs-CZ"/>
            </w:rPr>
            <w:t>where</w:t>
          </w:r>
          <w:r w:rsidR="00680162" w:rsidRPr="005D04B9">
            <w:rPr>
              <w:rFonts w:ascii="Times New Roman" w:hAnsi="Times New Roman" w:cs="Times New Roman"/>
              <w:lang w:val="en-US" w:eastAsia="cs-CZ"/>
            </w:rPr>
            <w:t xml:space="preserve"> hemoglobin and phosphates buffers the H</w:t>
          </w:r>
          <w:r w:rsidR="00680162" w:rsidRPr="005D04B9">
            <w:rPr>
              <w:rFonts w:ascii="Times New Roman" w:hAnsi="Times New Roman" w:cs="Times New Roman"/>
              <w:vertAlign w:val="superscript"/>
              <w:lang w:val="en-US" w:eastAsia="cs-CZ"/>
            </w:rPr>
            <w:t>+</w:t>
          </w:r>
          <w:r w:rsidR="00680162" w:rsidRPr="005D04B9">
            <w:rPr>
              <w:rFonts w:ascii="Times New Roman" w:hAnsi="Times New Roman" w:cs="Times New Roman"/>
              <w:lang w:val="en-US" w:eastAsia="cs-CZ"/>
            </w:rPr>
            <w:t>. Even more, the pH i</w:t>
          </w:r>
          <w:r w:rsidR="00BE61D8" w:rsidRPr="005D04B9">
            <w:rPr>
              <w:rFonts w:ascii="Times New Roman" w:hAnsi="Times New Roman" w:cs="Times New Roman"/>
              <w:lang w:val="en-US" w:eastAsia="cs-CZ"/>
            </w:rPr>
            <w:t>s also</w:t>
          </w:r>
          <w:r w:rsidR="00680162" w:rsidRPr="005D04B9">
            <w:rPr>
              <w:rFonts w:ascii="Times New Roman" w:hAnsi="Times New Roman" w:cs="Times New Roman"/>
              <w:lang w:val="en-US" w:eastAsia="cs-CZ"/>
            </w:rPr>
            <w:t xml:space="preserve"> dependent on oxygenation state of hemoglobin</w:t>
          </w:r>
          <w:r w:rsidR="00BE61D8" w:rsidRPr="005D04B9">
            <w:rPr>
              <w:rFonts w:ascii="Times New Roman" w:hAnsi="Times New Roman" w:cs="Times New Roman"/>
              <w:lang w:val="en-US" w:eastAsia="cs-CZ"/>
            </w:rPr>
            <w:t xml:space="preserve"> </w:t>
          </w:r>
          <w:r w:rsidR="005B66D8">
            <w:rPr>
              <w:rFonts w:ascii="Times New Roman" w:hAnsi="Times New Roman" w:cs="Times New Roman"/>
              <w:lang w:val="en-US" w:eastAsia="cs-CZ"/>
            </w:rPr>
            <w:fldChar w:fldCharType="begin"/>
          </w:r>
          <w:r w:rsidR="005B66D8">
            <w:rPr>
              <w:rFonts w:ascii="Times New Roman" w:hAnsi="Times New Roman" w:cs="Times New Roman"/>
              <w:lang w:val="en-US" w:eastAsia="cs-CZ"/>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5B66D8">
            <w:rPr>
              <w:rFonts w:ascii="Times New Roman" w:hAnsi="Times New Roman" w:cs="Times New Roman"/>
              <w:lang w:val="en-US" w:eastAsia="cs-CZ"/>
            </w:rPr>
            <w:fldChar w:fldCharType="separate"/>
          </w:r>
          <w:r w:rsidR="005B66D8">
            <w:rPr>
              <w:rFonts w:ascii="Times New Roman" w:hAnsi="Times New Roman" w:cs="Times New Roman"/>
              <w:noProof/>
              <w:lang w:val="en-US" w:eastAsia="cs-CZ"/>
            </w:rPr>
            <w:t>(Siggaard-Andersen, 1971)</w:t>
          </w:r>
          <w:r w:rsidR="005B66D8">
            <w:rPr>
              <w:rFonts w:ascii="Times New Roman" w:hAnsi="Times New Roman" w:cs="Times New Roman"/>
              <w:lang w:val="en-US" w:eastAsia="cs-CZ"/>
            </w:rPr>
            <w:fldChar w:fldCharType="end"/>
          </w:r>
          <w:r w:rsidR="00680162" w:rsidRPr="005D04B9">
            <w:rPr>
              <w:rFonts w:ascii="Times New Roman" w:hAnsi="Times New Roman" w:cs="Times New Roman"/>
              <w:lang w:val="en-US" w:eastAsia="cs-CZ"/>
            </w:rPr>
            <w:t xml:space="preserve">. </w:t>
          </w:r>
          <w:r w:rsidR="00BE61D8" w:rsidRPr="005D04B9">
            <w:rPr>
              <w:rFonts w:ascii="Times New Roman" w:hAnsi="Times New Roman" w:cs="Times New Roman"/>
              <w:lang w:val="en-US" w:eastAsia="cs-CZ"/>
            </w:rPr>
            <w:t xml:space="preserve">This missing process can be also taken into account, because the </w:t>
          </w:r>
          <w:r w:rsidR="00DB5903" w:rsidRPr="00991334">
            <w:rPr>
              <w:noProof/>
              <w:lang w:val="en-US" w:eastAsia="cs-CZ"/>
            </w:rPr>
            <mc:AlternateContent>
              <mc:Choice Requires="wps">
                <w:drawing>
                  <wp:anchor distT="45720" distB="45720" distL="114300" distR="114300" simplePos="0" relativeHeight="251833344" behindDoc="0" locked="0" layoutInCell="1" allowOverlap="1" wp14:anchorId="0FB270A7" wp14:editId="3A409963">
                    <wp:simplePos x="0" y="0"/>
                    <wp:positionH relativeFrom="page">
                      <wp:posOffset>1111885</wp:posOffset>
                    </wp:positionH>
                    <wp:positionV relativeFrom="page">
                      <wp:posOffset>2766060</wp:posOffset>
                    </wp:positionV>
                    <wp:extent cx="5295600" cy="1486800"/>
                    <wp:effectExtent l="0" t="0" r="19685" b="18415"/>
                    <wp:wrapTopAndBottom/>
                    <wp:docPr id="8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600" cy="1486800"/>
                            </a:xfrm>
                            <a:prstGeom prst="rect">
                              <a:avLst/>
                            </a:prstGeom>
                            <a:solidFill>
                              <a:srgbClr val="FFFFFF"/>
                            </a:solidFill>
                            <a:ln w="9525">
                              <a:solidFill>
                                <a:srgbClr val="000000"/>
                              </a:solidFill>
                              <a:miter lim="800000"/>
                              <a:headEnd/>
                              <a:tailEnd/>
                            </a:ln>
                          </wps:spPr>
                          <wps:txbx>
                            <w:txbxContent>
                              <w:p w14:paraId="0E7E0C03" w14:textId="77777777" w:rsidR="00665EF3" w:rsidRPr="00991334" w:rsidRDefault="00665EF3"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665EF3" w:rsidRDefault="00665EF3" w:rsidP="00DB59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270A7" id="_x0000_s1027" type="#_x0000_t202" style="position:absolute;left:0;text-align:left;margin-left:87.55pt;margin-top:217.8pt;width:417pt;height:117.05pt;z-index:25183334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">
                    <v:textbox>
                      <w:txbxContent>
                        <w:p w14:paraId="0E7E0C03" w14:textId="77777777" w:rsidR="00665EF3" w:rsidRPr="00991334" w:rsidRDefault="00665EF3"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665EF3" w:rsidRDefault="00665EF3" w:rsidP="00DB5903"/>
                      </w:txbxContent>
                    </v:textbox>
                    <w10:wrap type="topAndBottom" anchorx="page" anchory="page"/>
                  </v:shape>
                </w:pict>
              </mc:Fallback>
            </mc:AlternateContent>
          </w:r>
          <w:r w:rsidR="00BE61D8" w:rsidRPr="005D04B9">
            <w:rPr>
              <w:rFonts w:ascii="Times New Roman" w:hAnsi="Times New Roman" w:cs="Times New Roman"/>
              <w:lang w:val="en-US" w:eastAsia="cs-CZ"/>
            </w:rPr>
            <w:t>hematocrit and oxygen saturation are also presented in HumMod 1.6.</w:t>
          </w:r>
        </w:p>
        <w:p w14:paraId="2465CA12" w14:textId="29F4737B" w:rsidR="00DB5903" w:rsidRPr="00455439" w:rsidRDefault="00DB5903" w:rsidP="00DB5903">
          <w:pPr>
            <w:pStyle w:val="Titulek"/>
            <w:rPr>
              <w:rFonts w:ascii="Times New Roman" w:hAnsi="Times New Roman" w:cs="Times New Roman"/>
              <w:noProof/>
            </w:rPr>
          </w:pPr>
          <w:bookmarkStart w:id="18" w:name="_Ref421772773"/>
          <w:r w:rsidRPr="005D04B9">
            <w:rPr>
              <w:rFonts w:ascii="Times New Roman" w:hAnsi="Times New Roman" w:cs="Times New Roman"/>
            </w:rPr>
            <w:t xml:space="preserve">Source code </w:t>
          </w:r>
          <w:r w:rsidRPr="005D04B9">
            <w:rPr>
              <w:rFonts w:ascii="Times New Roman" w:hAnsi="Times New Roman" w:cs="Times New Roman"/>
            </w:rPr>
            <w:fldChar w:fldCharType="begin"/>
          </w:r>
          <w:r w:rsidRPr="005D04B9">
            <w:rPr>
              <w:rFonts w:ascii="Times New Roman" w:hAnsi="Times New Roman" w:cs="Times New Roman"/>
            </w:rPr>
            <w:instrText xml:space="preserve"> SEQ Source_code \* ARABIC </w:instrText>
          </w:r>
          <w:r w:rsidRPr="005D04B9">
            <w:rPr>
              <w:rFonts w:ascii="Times New Roman" w:hAnsi="Times New Roman" w:cs="Times New Roman"/>
            </w:rPr>
            <w:fldChar w:fldCharType="separate"/>
          </w:r>
          <w:r>
            <w:rPr>
              <w:rFonts w:ascii="Times New Roman" w:hAnsi="Times New Roman" w:cs="Times New Roman"/>
              <w:noProof/>
            </w:rPr>
            <w:t>2</w:t>
          </w:r>
          <w:r w:rsidRPr="005D04B9">
            <w:rPr>
              <w:rFonts w:ascii="Times New Roman" w:hAnsi="Times New Roman" w:cs="Times New Roman"/>
            </w:rPr>
            <w:fldChar w:fldCharType="end"/>
          </w:r>
          <w:bookmarkEnd w:id="18"/>
          <w:r w:rsidRPr="00DB5903">
            <w:rPr>
              <w:rFonts w:ascii="Times New Roman" w:hAnsi="Times New Roman" w:cs="Times New Roman"/>
              <w:lang w:val="en-US"/>
            </w:rPr>
            <w:t xml:space="preserve">, Model of bicarbonate calculation from pCO2 and SID in HumMod 1.6.1 from file Structure/CO2/Blood-GasToBase.DES with highlighted expression of bicarbonate </w:t>
          </w:r>
          <w:r w:rsidRPr="005D04B9">
            <w:rPr>
              <w:rFonts w:ascii="Times New Roman" w:hAnsi="Times New Roman" w:cs="Times New Roman"/>
            </w:rPr>
            <w:t>.</w:t>
          </w:r>
          <w:r w:rsidRPr="00DB5903">
            <w:rPr>
              <w:noProof/>
              <w:lang w:val="en-US" w:eastAsia="cs-CZ"/>
            </w:rPr>
            <w:t xml:space="preserve"> </w:t>
          </w:r>
        </w:p>
        <w:p w14:paraId="3460E67F" w14:textId="298219E9" w:rsidR="00455439" w:rsidRDefault="008637CA" w:rsidP="00455439">
          <w:pPr>
            <w:jc w:val="both"/>
            <w:rPr>
              <w:rFonts w:ascii="Times New Roman" w:hAnsi="Times New Roman" w:cs="Times New Roman"/>
              <w:lang w:val="en-US" w:eastAsia="cs-CZ"/>
            </w:rPr>
          </w:pPr>
          <w:r w:rsidRPr="005D04B9">
            <w:rPr>
              <w:rFonts w:ascii="Times New Roman" w:hAnsi="Times New Roman" w:cs="Times New Roman"/>
              <w:lang w:val="en-US" w:eastAsia="cs-CZ"/>
            </w:rPr>
            <w:t xml:space="preserve">The connected oxygen </w:t>
          </w:r>
          <w:r w:rsidR="00BA61DA" w:rsidRPr="005D04B9">
            <w:rPr>
              <w:rFonts w:ascii="Times New Roman" w:hAnsi="Times New Roman" w:cs="Times New Roman"/>
              <w:lang w:val="en-US" w:eastAsia="cs-CZ"/>
            </w:rPr>
            <w:t xml:space="preserve">dissociation curve </w:t>
          </w:r>
          <w:r w:rsidRPr="005D04B9">
            <w:rPr>
              <w:rFonts w:ascii="Times New Roman" w:hAnsi="Times New Roman" w:cs="Times New Roman"/>
              <w:lang w:val="en-US" w:eastAsia="cs-CZ"/>
            </w:rPr>
            <w:t>o</w:t>
          </w:r>
          <w:r w:rsidR="00BA61DA" w:rsidRPr="005D04B9">
            <w:rPr>
              <w:rFonts w:ascii="Times New Roman" w:hAnsi="Times New Roman" w:cs="Times New Roman"/>
              <w:lang w:val="en-US" w:eastAsia="cs-CZ"/>
            </w:rPr>
            <w:t>n</w:t>
          </w:r>
          <w:r w:rsidRPr="005D04B9">
            <w:rPr>
              <w:rFonts w:ascii="Times New Roman" w:hAnsi="Times New Roman" w:cs="Times New Roman"/>
              <w:lang w:val="en-US" w:eastAsia="cs-CZ"/>
            </w:rPr>
            <w:t xml:space="preserve"> hemoglobin</w:t>
          </w:r>
          <w:r w:rsidR="00BA61DA" w:rsidRPr="005D04B9">
            <w:rPr>
              <w:rFonts w:ascii="Times New Roman" w:hAnsi="Times New Roman" w:cs="Times New Roman"/>
              <w:lang w:val="en-US" w:eastAsia="cs-CZ"/>
            </w:rPr>
            <w:t xml:space="preserve"> (ODC)</w:t>
          </w:r>
          <w:r w:rsidR="00A1424C" w:rsidRPr="005D04B9">
            <w:rPr>
              <w:rFonts w:ascii="Times New Roman" w:hAnsi="Times New Roman" w:cs="Times New Roman"/>
              <w:lang w:val="en-US" w:eastAsia="cs-CZ"/>
            </w:rPr>
            <w:t xml:space="preserve"> </w:t>
          </w:r>
          <w:del w:id="19" w:author="Marek Mateják" w:date="2015-06-11T16:04:00Z">
            <w:r w:rsidR="00A1424C" w:rsidRPr="005D04B9" w:rsidDel="00AF529B">
              <w:rPr>
                <w:rFonts w:ascii="Times New Roman" w:hAnsi="Times New Roman" w:cs="Times New Roman"/>
                <w:lang w:val="en-US" w:eastAsia="cs-CZ"/>
              </w:rPr>
              <w:delText>can</w:delText>
            </w:r>
            <w:r w:rsidRPr="005D04B9" w:rsidDel="00AF529B">
              <w:rPr>
                <w:rFonts w:ascii="Times New Roman" w:hAnsi="Times New Roman" w:cs="Times New Roman"/>
                <w:lang w:val="en-US" w:eastAsia="cs-CZ"/>
              </w:rPr>
              <w:delText xml:space="preserve"> </w:delText>
            </w:r>
            <w:r w:rsidR="00A1424C" w:rsidRPr="005D04B9" w:rsidDel="00AF529B">
              <w:rPr>
                <w:rFonts w:ascii="Times New Roman" w:hAnsi="Times New Roman" w:cs="Times New Roman"/>
                <w:lang w:val="en-US" w:eastAsia="cs-CZ"/>
              </w:rPr>
              <w:delText>be</w:delText>
            </w:r>
          </w:del>
          <w:ins w:id="20" w:author="Marek Mateják" w:date="2015-06-11T16:04:00Z">
            <w:r w:rsidR="00AF529B">
              <w:rPr>
                <w:rFonts w:ascii="Times New Roman" w:hAnsi="Times New Roman" w:cs="Times New Roman"/>
                <w:lang w:val="en-US" w:eastAsia="cs-CZ"/>
              </w:rPr>
              <w:t>is</w:t>
            </w:r>
          </w:ins>
          <w:r w:rsidR="00A1424C" w:rsidRPr="005D04B9">
            <w:rPr>
              <w:rFonts w:ascii="Times New Roman" w:hAnsi="Times New Roman" w:cs="Times New Roman"/>
              <w:lang w:val="en-US" w:eastAsia="cs-CZ"/>
            </w:rPr>
            <w:t xml:space="preserve"> </w:t>
          </w:r>
          <w:r w:rsidRPr="005D04B9">
            <w:rPr>
              <w:rFonts w:ascii="Times New Roman" w:hAnsi="Times New Roman" w:cs="Times New Roman"/>
              <w:lang w:val="en-US" w:eastAsia="cs-CZ"/>
            </w:rPr>
            <w:t>shift</w:t>
          </w:r>
          <w:r w:rsidR="00A1424C" w:rsidRPr="005D04B9">
            <w:rPr>
              <w:rFonts w:ascii="Times New Roman" w:hAnsi="Times New Roman" w:cs="Times New Roman"/>
              <w:lang w:val="en-US" w:eastAsia="cs-CZ"/>
            </w:rPr>
            <w:t>ed</w:t>
          </w:r>
          <w:r w:rsidRPr="005D04B9">
            <w:rPr>
              <w:rFonts w:ascii="Times New Roman" w:hAnsi="Times New Roman" w:cs="Times New Roman"/>
              <w:lang w:val="en-US" w:eastAsia="cs-CZ"/>
            </w:rPr>
            <w:t xml:space="preserve"> by effects of pH, pCO2</w:t>
          </w:r>
          <w:r w:rsidR="00BA61DA" w:rsidRPr="005D04B9">
            <w:rPr>
              <w:rFonts w:ascii="Times New Roman" w:hAnsi="Times New Roman" w:cs="Times New Roman"/>
              <w:lang w:val="en-US" w:eastAsia="cs-CZ"/>
            </w:rPr>
            <w:t xml:space="preserve"> and carbon monoxide (</w:t>
          </w:r>
          <w:r w:rsidRPr="005D04B9">
            <w:rPr>
              <w:rFonts w:ascii="Times New Roman" w:hAnsi="Times New Roman" w:cs="Times New Roman"/>
              <w:lang w:val="en-US" w:eastAsia="cs-CZ"/>
            </w:rPr>
            <w:t>CO</w:t>
          </w:r>
          <w:r w:rsidR="00BA61DA" w:rsidRPr="005D04B9">
            <w:rPr>
              <w:rFonts w:ascii="Times New Roman" w:hAnsi="Times New Roman" w:cs="Times New Roman"/>
              <w:lang w:val="en-US" w:eastAsia="cs-CZ"/>
            </w:rPr>
            <w:t>)</w:t>
          </w:r>
          <w:r w:rsidRPr="005D04B9">
            <w:rPr>
              <w:rFonts w:ascii="Times New Roman" w:hAnsi="Times New Roman" w:cs="Times New Roman"/>
              <w:lang w:val="en-US" w:eastAsia="cs-CZ"/>
            </w:rPr>
            <w:t xml:space="preserve"> and temperature </w:t>
          </w:r>
          <w:r w:rsidR="00BA61DA" w:rsidRPr="005D04B9">
            <w:rPr>
              <w:rFonts w:ascii="Times New Roman" w:hAnsi="Times New Roman" w:cs="Times New Roman"/>
              <w:lang w:val="en-US" w:eastAsia="cs-CZ"/>
            </w:rPr>
            <w:t>(T)</w:t>
          </w:r>
          <w:r w:rsidR="00A1424C" w:rsidRPr="005D04B9">
            <w:rPr>
              <w:rFonts w:ascii="Times New Roman" w:hAnsi="Times New Roman" w:cs="Times New Roman"/>
              <w:lang w:val="en-US" w:eastAsia="cs-CZ"/>
            </w:rPr>
            <w:t>. However,</w:t>
          </w:r>
          <w:r w:rsidR="00BA61DA" w:rsidRPr="005D04B9">
            <w:rPr>
              <w:rFonts w:ascii="Times New Roman" w:hAnsi="Times New Roman" w:cs="Times New Roman"/>
              <w:lang w:val="en-US" w:eastAsia="cs-CZ"/>
            </w:rPr>
            <w:t xml:space="preserve"> </w:t>
          </w:r>
          <w:r w:rsidRPr="005D04B9">
            <w:rPr>
              <w:rFonts w:ascii="Times New Roman" w:hAnsi="Times New Roman" w:cs="Times New Roman"/>
              <w:lang w:val="en-US" w:eastAsia="cs-CZ"/>
            </w:rPr>
            <w:t xml:space="preserve">each of these effects is valid only in situation than other effects are in normal </w:t>
          </w:r>
          <w:r w:rsidR="00BA61DA" w:rsidRPr="005D04B9">
            <w:rPr>
              <w:rFonts w:ascii="Times New Roman" w:hAnsi="Times New Roman" w:cs="Times New Roman"/>
              <w:lang w:val="en-US" w:eastAsia="cs-CZ"/>
            </w:rPr>
            <w:t xml:space="preserve">values. </w:t>
          </w:r>
          <w:r w:rsidR="00A1424C" w:rsidRPr="005D04B9">
            <w:rPr>
              <w:rFonts w:ascii="Times New Roman" w:hAnsi="Times New Roman" w:cs="Times New Roman"/>
              <w:lang w:val="en-US" w:eastAsia="cs-CZ"/>
            </w:rPr>
            <w:t>In pathological disorders</w:t>
          </w:r>
          <w:r w:rsidR="00BA61DA" w:rsidRPr="005D04B9">
            <w:rPr>
              <w:rFonts w:ascii="Times New Roman" w:hAnsi="Times New Roman" w:cs="Times New Roman"/>
              <w:lang w:val="en-US" w:eastAsia="cs-CZ"/>
            </w:rPr>
            <w:t xml:space="preserve"> is common, than more of one of these effect is deflected, e.g.  </w:t>
          </w:r>
          <w:proofErr w:type="gramStart"/>
          <w:r w:rsidR="00BA61DA" w:rsidRPr="005D04B9">
            <w:rPr>
              <w:rFonts w:ascii="Times New Roman" w:hAnsi="Times New Roman" w:cs="Times New Roman"/>
              <w:lang w:val="en-US" w:eastAsia="cs-CZ"/>
            </w:rPr>
            <w:t>in</w:t>
          </w:r>
          <w:proofErr w:type="gramEnd"/>
          <w:r w:rsidR="00BA61DA" w:rsidRPr="005D04B9">
            <w:rPr>
              <w:rFonts w:ascii="Times New Roman" w:hAnsi="Times New Roman" w:cs="Times New Roman"/>
              <w:lang w:val="en-US" w:eastAsia="cs-CZ"/>
            </w:rPr>
            <w:t xml:space="preserve"> during respiratory acidosis with acidic pH and higher concentration of CO2 the effect of CO2 almost disappears and the Borh’s effect (shift of ODC by pH) is also</w:t>
          </w:r>
          <w:r w:rsidR="00DB5903">
            <w:rPr>
              <w:rFonts w:ascii="Times New Roman" w:hAnsi="Times New Roman" w:cs="Times New Roman"/>
              <w:lang w:val="en-US" w:eastAsia="cs-CZ"/>
            </w:rPr>
            <w:t xml:space="preserve"> significantly affected by CO2 </w:t>
          </w:r>
          <w:r w:rsidR="005B66D8">
            <w:rPr>
              <w:rFonts w:ascii="Times New Roman" w:hAnsi="Times New Roman" w:cs="Times New Roman"/>
              <w:lang w:val="en-US" w:eastAsia="cs-CZ"/>
            </w:rPr>
            <w:fldChar w:fldCharType="begin">
              <w:fldData xml:space="preserve">PEVuZE5vdGU+PENpdGU+PEF1dGhvcj5CYXVlcjwvQXV0aG9yPjxZZWFyPjE5NzI8L1llYXI+PFJl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</w:fldData>
            </w:fldChar>
          </w:r>
          <w:r w:rsidR="005B66D8">
            <w:rPr>
              <w:rFonts w:ascii="Times New Roman" w:hAnsi="Times New Roman" w:cs="Times New Roman"/>
              <w:lang w:val="en-US" w:eastAsia="cs-CZ"/>
            </w:rPr>
            <w:instrText xml:space="preserve"> ADDIN EN.CITE </w:instrText>
          </w:r>
          <w:r w:rsidR="005B66D8">
            <w:rPr>
              <w:rFonts w:ascii="Times New Roman" w:hAnsi="Times New Roman" w:cs="Times New Roman"/>
              <w:lang w:val="en-US" w:eastAsia="cs-CZ"/>
            </w:rPr>
            <w:fldChar w:fldCharType="begin">
              <w:fldData xml:space="preserve">PEVuZE5vdGU+PENpdGU+PEF1dGhvcj5CYXVlcjwvQXV0aG9yPjxZZWFyPjE5NzI8L1llYXI+PFJl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</w:fldData>
            </w:fldChar>
          </w:r>
          <w:r w:rsidR="005B66D8">
            <w:rPr>
              <w:rFonts w:ascii="Times New Roman" w:hAnsi="Times New Roman" w:cs="Times New Roman"/>
              <w:lang w:val="en-US" w:eastAsia="cs-CZ"/>
            </w:rPr>
            <w:instrText xml:space="preserve"> ADDIN EN.CITE.DATA </w:instrText>
          </w:r>
          <w:r w:rsidR="005B66D8">
            <w:rPr>
              <w:rFonts w:ascii="Times New Roman" w:hAnsi="Times New Roman" w:cs="Times New Roman"/>
              <w:lang w:val="en-US" w:eastAsia="cs-CZ"/>
            </w:rPr>
          </w:r>
          <w:r w:rsidR="005B66D8">
            <w:rPr>
              <w:rFonts w:ascii="Times New Roman" w:hAnsi="Times New Roman" w:cs="Times New Roman"/>
              <w:lang w:val="en-US" w:eastAsia="cs-CZ"/>
            </w:rPr>
            <w:fldChar w:fldCharType="end"/>
          </w:r>
          <w:r w:rsidR="005B66D8">
            <w:rPr>
              <w:rFonts w:ascii="Times New Roman" w:hAnsi="Times New Roman" w:cs="Times New Roman"/>
              <w:lang w:val="en-US" w:eastAsia="cs-CZ"/>
            </w:rPr>
            <w:fldChar w:fldCharType="separate"/>
          </w:r>
          <w:r w:rsidR="005B66D8">
            <w:rPr>
              <w:rFonts w:ascii="Times New Roman" w:hAnsi="Times New Roman" w:cs="Times New Roman"/>
              <w:noProof/>
              <w:lang w:val="en-US" w:eastAsia="cs-CZ"/>
            </w:rPr>
            <w:t>(Bauer and Schröder, 1972; Matthew, et al., 1977; Monod, et al., 1965; Siggaard-Andersen, 1971)</w:t>
          </w:r>
          <w:r w:rsidR="005B66D8">
            <w:rPr>
              <w:rFonts w:ascii="Times New Roman" w:hAnsi="Times New Roman" w:cs="Times New Roman"/>
              <w:lang w:val="en-US" w:eastAsia="cs-CZ"/>
            </w:rPr>
            <w:fldChar w:fldCharType="end"/>
          </w:r>
          <w:r w:rsidR="00BA61DA" w:rsidRPr="005D04B9">
            <w:rPr>
              <w:rFonts w:ascii="Times New Roman" w:hAnsi="Times New Roman" w:cs="Times New Roman"/>
              <w:lang w:val="en-US" w:eastAsia="cs-CZ"/>
            </w:rPr>
            <w:t>.</w:t>
          </w:r>
          <w:r w:rsidR="004D4896" w:rsidRPr="005D04B9">
            <w:rPr>
              <w:rFonts w:ascii="Times New Roman" w:hAnsi="Times New Roman" w:cs="Times New Roman"/>
              <w:lang w:val="en-US" w:eastAsia="cs-CZ"/>
            </w:rPr>
            <w:t xml:space="preserve"> Implemented Hill’s equation </w:t>
          </w:r>
          <w:r w:rsidR="005B66D8">
            <w:rPr>
              <w:rFonts w:ascii="Times New Roman" w:hAnsi="Times New Roman" w:cs="Times New Roman"/>
              <w:lang w:val="en-US" w:eastAsia="cs-CZ"/>
            </w:rPr>
            <w:fldChar w:fldCharType="begin"/>
          </w:r>
          <w:r w:rsidR="005B66D8">
            <w:rPr>
              <w:rFonts w:ascii="Times New Roman" w:hAnsi="Times New Roman" w:cs="Times New Roman"/>
              <w:lang w:val="en-US" w:eastAsia="cs-CZ"/>
            </w:rPr>
            <w:instrText xml:space="preserve"> ADDIN EN.CITE &lt;EndNote&gt;&lt;Cite&gt;&lt;Author&gt;Hill&lt;/Author&gt;&lt;Year&gt;1913&lt;/Year&gt;&lt;RecNum&gt;7&lt;/RecNum&gt;&lt;DisplayText&gt;(Hill, 1913)&lt;/DisplayText&gt;&lt;record&gt;&lt;rec-number&gt;7&lt;/rec-number&gt;&lt;foreign-keys&gt;&lt;key app="EN" db-id="x9fzp9txovfw59ezxsmv2dxytdwvzexpew95" timestamp="0"&gt;7&lt;/key&gt;&lt;/foreign-keys&gt;&lt;ref-type name="Journal Article"&gt;17&lt;/ref-type&gt;&lt;contributors&gt;&lt;authors&gt;&lt;author&gt;Hill, Archibald Vivian&lt;/author&gt;&lt;/authors&gt;&lt;/contributors&gt;&lt;titles&gt;&lt;title&gt;The combinations of haemoglobin with oxygen and with carbon monoxide. I&lt;/title&gt;&lt;secondary-title&gt;Biochemical Journal&lt;/secondary-title&gt;&lt;/titles&gt;&lt;periodical&gt;&lt;full-title&gt;Biochemical Journal&lt;/full-title&gt;&lt;abbr-1&gt;Biochem. J.&lt;/abbr-1&gt;&lt;abbr-2&gt;Biochem J&lt;/abbr-2&gt;&lt;/periodical&gt;&lt;pages&gt;471&lt;/pages&gt;&lt;volume&gt;7&lt;/volume&gt;&lt;number&gt;5&lt;/number&gt;&lt;dates&gt;&lt;year&gt;1913&lt;/year&gt;&lt;/dates&gt;&lt;urls&gt;&lt;/urls&gt;&lt;/record&gt;&lt;/Cite&gt;&lt;/EndNote&gt;</w:instrText>
          </w:r>
          <w:r w:rsidR="005B66D8">
            <w:rPr>
              <w:rFonts w:ascii="Times New Roman" w:hAnsi="Times New Roman" w:cs="Times New Roman"/>
              <w:lang w:val="en-US" w:eastAsia="cs-CZ"/>
            </w:rPr>
            <w:fldChar w:fldCharType="separate"/>
          </w:r>
          <w:r w:rsidR="005B66D8">
            <w:rPr>
              <w:rFonts w:ascii="Times New Roman" w:hAnsi="Times New Roman" w:cs="Times New Roman"/>
              <w:noProof/>
              <w:lang w:val="en-US" w:eastAsia="cs-CZ"/>
            </w:rPr>
            <w:t>(Hill, 1913)</w:t>
          </w:r>
          <w:r w:rsidR="005B66D8">
            <w:rPr>
              <w:rFonts w:ascii="Times New Roman" w:hAnsi="Times New Roman" w:cs="Times New Roman"/>
              <w:lang w:val="en-US" w:eastAsia="cs-CZ"/>
            </w:rPr>
            <w:fldChar w:fldCharType="end"/>
          </w:r>
          <w:r w:rsidR="004D4896" w:rsidRPr="005D04B9">
            <w:rPr>
              <w:rFonts w:ascii="Times New Roman" w:hAnsi="Times New Roman" w:cs="Times New Roman"/>
              <w:lang w:val="en-US" w:eastAsia="cs-CZ"/>
            </w:rPr>
            <w:t xml:space="preserve"> of oxygen saturation </w:t>
          </w:r>
          <w:r w:rsidR="00A1424C" w:rsidRPr="005D04B9">
            <w:rPr>
              <w:rFonts w:ascii="Times New Roman" w:hAnsi="Times New Roman" w:cs="Times New Roman"/>
              <w:lang w:val="en-US" w:eastAsia="cs-CZ"/>
            </w:rPr>
            <w:t xml:space="preserve">in HumMod </w:t>
          </w:r>
          <w:r w:rsidR="004D4896" w:rsidRPr="005D04B9">
            <w:rPr>
              <w:rFonts w:ascii="Times New Roman" w:hAnsi="Times New Roman" w:cs="Times New Roman"/>
              <w:lang w:val="en-US" w:eastAsia="cs-CZ"/>
            </w:rPr>
            <w:t xml:space="preserve">can describe the right shape of oxygen saturation curve, </w:t>
          </w:r>
          <w:r w:rsidR="00A1424C" w:rsidRPr="005D04B9">
            <w:rPr>
              <w:rFonts w:ascii="Times New Roman" w:hAnsi="Times New Roman" w:cs="Times New Roman"/>
              <w:lang w:val="en-US" w:eastAsia="cs-CZ"/>
            </w:rPr>
            <w:t xml:space="preserve">only </w:t>
          </w:r>
          <w:r w:rsidR="004D4896" w:rsidRPr="005D04B9">
            <w:rPr>
              <w:rFonts w:ascii="Times New Roman" w:hAnsi="Times New Roman" w:cs="Times New Roman"/>
              <w:lang w:val="en-US" w:eastAsia="cs-CZ"/>
            </w:rPr>
            <w:t>if all other ligand are in normal valu</w:t>
          </w:r>
          <w:r w:rsidR="00A1424C" w:rsidRPr="005D04B9">
            <w:rPr>
              <w:rFonts w:ascii="Times New Roman" w:hAnsi="Times New Roman" w:cs="Times New Roman"/>
              <w:lang w:val="en-US" w:eastAsia="cs-CZ"/>
            </w:rPr>
            <w:t xml:space="preserve">es. </w:t>
          </w:r>
        </w:p>
        <w:p w14:paraId="7D625DE7" w14:textId="5E5F9ADF" w:rsidR="004D4896" w:rsidRPr="005D04B9" w:rsidRDefault="004D4896" w:rsidP="00455439">
          <w:pPr>
            <w:jc w:val="both"/>
            <w:rPr>
              <w:rFonts w:ascii="Times New Roman" w:hAnsi="Times New Roman" w:cs="Times New Roman"/>
              <w:lang w:val="en-US" w:eastAsia="cs-CZ"/>
            </w:rPr>
          </w:pPr>
          <w:r w:rsidRPr="005D04B9">
            <w:rPr>
              <w:rFonts w:ascii="Times New Roman" w:hAnsi="Times New Roman" w:cs="Times New Roman"/>
              <w:lang w:val="en-US" w:eastAsia="cs-CZ"/>
            </w:rPr>
            <w:t>The HumMod 1.6 does not contain the binding of CO</w:t>
          </w:r>
          <w:r w:rsidRPr="005D04B9">
            <w:rPr>
              <w:rFonts w:ascii="Times New Roman" w:hAnsi="Times New Roman" w:cs="Times New Roman"/>
              <w:vertAlign w:val="subscript"/>
              <w:lang w:val="en-US" w:eastAsia="cs-CZ"/>
            </w:rPr>
            <w:t>2</w:t>
          </w:r>
          <w:r w:rsidRPr="005D04B9">
            <w:rPr>
              <w:rFonts w:ascii="Times New Roman" w:hAnsi="Times New Roman" w:cs="Times New Roman"/>
              <w:lang w:val="en-US" w:eastAsia="cs-CZ"/>
            </w:rPr>
            <w:t xml:space="preserve"> to hemoglobin. Even this is only small amount, the hemoglobin helps to transport almost 25% of carbon dioxide. </w:t>
          </w:r>
          <w:r w:rsidR="00187480" w:rsidRPr="005D04B9">
            <w:rPr>
              <w:rFonts w:ascii="Times New Roman" w:hAnsi="Times New Roman" w:cs="Times New Roman"/>
              <w:lang w:val="en-US" w:eastAsia="cs-CZ"/>
            </w:rPr>
            <w:t xml:space="preserve">Behind these transporting power are the married processes on hemoglobin - when the hemoglobin bounds O2 it release H+, CO2 and heat, when it release O2 it bounds H+, CO2 and heat </w:t>
          </w:r>
          <w:r w:rsidR="005B66D8">
            <w:rPr>
              <w:rFonts w:ascii="Times New Roman" w:hAnsi="Times New Roman" w:cs="Times New Roman"/>
              <w:lang w:val="en-US" w:eastAsia="cs-CZ"/>
            </w:rPr>
            <w:fldChar w:fldCharType="begin"/>
          </w:r>
          <w:r w:rsidR="005B66D8">
            <w:rPr>
              <w:rFonts w:ascii="Times New Roman" w:hAnsi="Times New Roman" w:cs="Times New Roman"/>
              <w:lang w:val="en-US" w:eastAsia="cs-CZ"/>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5B66D8">
            <w:rPr>
              <w:rFonts w:ascii="Times New Roman" w:hAnsi="Times New Roman" w:cs="Times New Roman"/>
              <w:lang w:val="en-US" w:eastAsia="cs-CZ"/>
            </w:rPr>
            <w:fldChar w:fldCharType="separate"/>
          </w:r>
          <w:r w:rsidR="005B66D8">
            <w:rPr>
              <w:rFonts w:ascii="Times New Roman" w:hAnsi="Times New Roman" w:cs="Times New Roman"/>
              <w:noProof/>
              <w:lang w:val="en-US" w:eastAsia="cs-CZ"/>
            </w:rPr>
            <w:t>(Mateják, et al., 2015)</w:t>
          </w:r>
          <w:r w:rsidR="005B66D8">
            <w:rPr>
              <w:rFonts w:ascii="Times New Roman" w:hAnsi="Times New Roman" w:cs="Times New Roman"/>
              <w:lang w:val="en-US" w:eastAsia="cs-CZ"/>
            </w:rPr>
            <w:fldChar w:fldCharType="end"/>
          </w:r>
          <w:r w:rsidR="00187480" w:rsidRPr="005D04B9">
            <w:rPr>
              <w:rFonts w:ascii="Times New Roman" w:hAnsi="Times New Roman" w:cs="Times New Roman"/>
              <w:lang w:val="en-US" w:eastAsia="cs-CZ"/>
            </w:rPr>
            <w:t xml:space="preserve">. This very smart mechanism is the base of blood gases transport and can be even implemented as one </w:t>
          </w:r>
          <w:r w:rsidR="00A1424C" w:rsidRPr="005D04B9">
            <w:rPr>
              <w:rFonts w:ascii="Times New Roman" w:hAnsi="Times New Roman" w:cs="Times New Roman"/>
              <w:lang w:val="en-US" w:eastAsia="cs-CZ"/>
            </w:rPr>
            <w:t xml:space="preserve">integrative </w:t>
          </w:r>
          <w:r w:rsidR="00187480" w:rsidRPr="005D04B9">
            <w:rPr>
              <w:rFonts w:ascii="Times New Roman" w:hAnsi="Times New Roman" w:cs="Times New Roman"/>
              <w:lang w:val="en-US" w:eastAsia="cs-CZ"/>
            </w:rPr>
            <w:t>model which is describing ODC, carbon dioxide saturation and heat transfers. The HumMod 1.6 does not calculate any of these processes expect of mentioned oxygen saturation.</w:t>
          </w:r>
        </w:p>
        <w:p w14:paraId="4B020793" w14:textId="417B538F" w:rsidR="00BE55F4" w:rsidRPr="00C16A75" w:rsidRDefault="00BE55F4" w:rsidP="00911E3F">
          <w:pPr>
            <w:pStyle w:val="Nadpis2"/>
            <w:rPr>
              <w:rStyle w:val="Znaknadpisu1"/>
              <w:rFonts w:ascii="Times New Roman" w:hAnsi="Times New Roman" w:cs="Times New Roman"/>
            </w:rPr>
          </w:pPr>
          <w:bookmarkStart w:id="21" w:name="_Toc408842107"/>
          <w:bookmarkStart w:id="22" w:name="_Toc408844056"/>
          <w:bookmarkStart w:id="23" w:name="_Toc408845889"/>
          <w:bookmarkStart w:id="24" w:name="_Toc409289271"/>
          <w:bookmarkStart w:id="25" w:name="_Toc420288819"/>
          <w:bookmarkStart w:id="26" w:name="_Toc421792671"/>
          <w:r w:rsidRPr="00C16A75">
            <w:rPr>
              <w:rStyle w:val="Znaknadpisu1"/>
              <w:rFonts w:ascii="Times New Roman" w:hAnsi="Times New Roman" w:cs="Times New Roman"/>
            </w:rPr>
            <w:t xml:space="preserve">Goals </w:t>
          </w:r>
          <w:r w:rsidR="00DD6938" w:rsidRPr="00C16A75">
            <w:rPr>
              <w:rStyle w:val="Znaknadpisu1"/>
              <w:rFonts w:ascii="Times New Roman" w:hAnsi="Times New Roman" w:cs="Times New Roman"/>
            </w:rPr>
            <w:t xml:space="preserve">– </w:t>
          </w:r>
          <w:r w:rsidR="001F1448" w:rsidRPr="00C16A75">
            <w:rPr>
              <w:rStyle w:val="Znaknadpisu1"/>
              <w:rFonts w:ascii="Times New Roman" w:hAnsi="Times New Roman" w:cs="Times New Roman"/>
            </w:rPr>
            <w:t>integrative</w:t>
          </w:r>
          <w:r w:rsidR="00DD6938" w:rsidRPr="00C16A75">
            <w:rPr>
              <w:rStyle w:val="Znaknadpisu1"/>
              <w:rFonts w:ascii="Times New Roman" w:hAnsi="Times New Roman" w:cs="Times New Roman"/>
            </w:rPr>
            <w:t xml:space="preserve"> model </w:t>
          </w:r>
          <w:r w:rsidR="00C773C2" w:rsidRPr="00C16A75">
            <w:rPr>
              <w:rStyle w:val="Znaknadpisu1"/>
              <w:rFonts w:ascii="Times New Roman" w:hAnsi="Times New Roman" w:cs="Times New Roman"/>
            </w:rPr>
            <w:t>for computer s</w:t>
          </w:r>
          <w:r w:rsidR="00053C8D" w:rsidRPr="00C16A75">
            <w:rPr>
              <w:rStyle w:val="Znaknadpisu1"/>
              <w:rFonts w:ascii="Times New Roman" w:hAnsi="Times New Roman" w:cs="Times New Roman"/>
            </w:rPr>
            <w:t>i</w:t>
          </w:r>
          <w:r w:rsidR="00C773C2" w:rsidRPr="00C16A75">
            <w:rPr>
              <w:rStyle w:val="Znaknadpisu1"/>
              <w:rFonts w:ascii="Times New Roman" w:hAnsi="Times New Roman" w:cs="Times New Roman"/>
            </w:rPr>
            <w:t>mulation</w:t>
          </w:r>
          <w:bookmarkEnd w:id="21"/>
          <w:bookmarkEnd w:id="22"/>
          <w:bookmarkEnd w:id="23"/>
          <w:bookmarkEnd w:id="24"/>
          <w:bookmarkEnd w:id="25"/>
          <w:bookmarkEnd w:id="26"/>
        </w:p>
        <w:p w14:paraId="27E96606" w14:textId="576A774C" w:rsidR="00F03059" w:rsidRPr="00C16A75" w:rsidRDefault="00EE7C01" w:rsidP="00E377A0">
          <w:pPr>
            <w:jc w:val="both"/>
            <w:rPr>
              <w:rFonts w:ascii="Times New Roman" w:hAnsi="Times New Roman" w:cs="Times New Roman"/>
              <w:lang w:val="en-US"/>
            </w:rPr>
          </w:pPr>
          <w:r w:rsidRPr="00C16A75">
            <w:rPr>
              <w:rFonts w:ascii="Times New Roman" w:hAnsi="Times New Roman" w:cs="Times New Roman"/>
              <w:lang w:val="en-US"/>
            </w:rPr>
            <w:t>The main goal of formalization should be to achieve the formal possibility to express the theory. All formalized definitions and terms must have unique meaning.  Even more, the number of first principles must be minimized and their usage and connections should be standardized. As a result of integrative physiology formalization should be the option to implement the formalized theory into the computer to achieve computer simulation. However, the formalized theory must be as much readable as is possible</w:t>
          </w:r>
          <w:r w:rsidR="00E377A0" w:rsidRPr="00C16A75">
            <w:rPr>
              <w:rFonts w:ascii="Times New Roman" w:hAnsi="Times New Roman" w:cs="Times New Roman"/>
              <w:lang w:val="en-US"/>
            </w:rPr>
            <w:t>, because of verification</w:t>
          </w:r>
          <w:r w:rsidRPr="00C16A75">
            <w:rPr>
              <w:rFonts w:ascii="Times New Roman" w:hAnsi="Times New Roman" w:cs="Times New Roman"/>
              <w:lang w:val="en-US"/>
            </w:rPr>
            <w:t xml:space="preserve">. For this purposes should be designed the approach using graphical </w:t>
          </w:r>
          <w:r w:rsidR="009C2A87">
            <w:rPr>
              <w:rFonts w:ascii="Times New Roman" w:hAnsi="Times New Roman" w:cs="Times New Roman"/>
              <w:lang w:val="en-US"/>
            </w:rPr>
            <w:t>diagram</w:t>
          </w:r>
          <w:r w:rsidRPr="00C16A75">
            <w:rPr>
              <w:rFonts w:ascii="Times New Roman" w:hAnsi="Times New Roman" w:cs="Times New Roman"/>
              <w:lang w:val="en-US"/>
            </w:rPr>
            <w:t xml:space="preserve">s for describing integrative model. These </w:t>
          </w:r>
          <w:r w:rsidR="009C2A87">
            <w:rPr>
              <w:rFonts w:ascii="Times New Roman" w:hAnsi="Times New Roman" w:cs="Times New Roman"/>
              <w:lang w:val="en-US"/>
            </w:rPr>
            <w:t>diagrams</w:t>
          </w:r>
          <w:r w:rsidRPr="00C16A75">
            <w:rPr>
              <w:rFonts w:ascii="Times New Roman" w:hAnsi="Times New Roman" w:cs="Times New Roman"/>
              <w:lang w:val="en-US"/>
            </w:rPr>
            <w:t xml:space="preserve"> should </w:t>
          </w:r>
          <w:r w:rsidR="00E377A0" w:rsidRPr="00C16A75">
            <w:rPr>
              <w:rFonts w:ascii="Times New Roman" w:hAnsi="Times New Roman" w:cs="Times New Roman"/>
              <w:lang w:val="en-US"/>
            </w:rPr>
            <w:t xml:space="preserve">exactly </w:t>
          </w:r>
          <w:r w:rsidRPr="00C16A75">
            <w:rPr>
              <w:rFonts w:ascii="Times New Roman" w:hAnsi="Times New Roman" w:cs="Times New Roman"/>
              <w:lang w:val="en-US"/>
            </w:rPr>
            <w:t>describe the</w:t>
          </w:r>
          <w:r w:rsidR="00E377A0" w:rsidRPr="00C16A75">
            <w:rPr>
              <w:rFonts w:ascii="Times New Roman" w:hAnsi="Times New Roman" w:cs="Times New Roman"/>
              <w:lang w:val="en-US"/>
            </w:rPr>
            <w:t xml:space="preserve"> theory, so it should be possible to generate </w:t>
          </w:r>
          <w:r w:rsidR="00E377A0" w:rsidRPr="00C16A75">
            <w:rPr>
              <w:rFonts w:ascii="Times New Roman" w:hAnsi="Times New Roman" w:cs="Times New Roman"/>
              <w:lang w:val="en-US"/>
            </w:rPr>
            <w:lastRenderedPageBreak/>
            <w:t>the computer</w:t>
          </w:r>
          <w:r w:rsidRPr="00C16A75">
            <w:rPr>
              <w:rFonts w:ascii="Times New Roman" w:hAnsi="Times New Roman" w:cs="Times New Roman"/>
              <w:lang w:val="en-US"/>
            </w:rPr>
            <w:t xml:space="preserve"> </w:t>
          </w:r>
          <w:r w:rsidR="00E377A0" w:rsidRPr="00C16A75">
            <w:rPr>
              <w:rFonts w:ascii="Times New Roman" w:hAnsi="Times New Roman" w:cs="Times New Roman"/>
              <w:lang w:val="en-US"/>
            </w:rPr>
            <w:t>code from them.</w:t>
          </w:r>
          <w:r w:rsidRPr="00C16A75">
            <w:rPr>
              <w:rFonts w:ascii="Times New Roman" w:hAnsi="Times New Roman" w:cs="Times New Roman"/>
              <w:lang w:val="en-US"/>
            </w:rPr>
            <w:t xml:space="preserve"> </w:t>
          </w:r>
          <w:r w:rsidR="00E377A0" w:rsidRPr="00C16A75">
            <w:rPr>
              <w:rFonts w:ascii="Times New Roman" w:hAnsi="Times New Roman" w:cs="Times New Roman"/>
              <w:lang w:val="en-US"/>
            </w:rPr>
            <w:t xml:space="preserve">As a good candidate for this approach seems to be </w:t>
          </w:r>
          <w:hyperlink r:id="rId26" w:history="1">
            <w:r w:rsidR="00E377A0" w:rsidRPr="00C16A75">
              <w:rPr>
                <w:rStyle w:val="Hypertextovodkaz"/>
                <w:rFonts w:ascii="Times New Roman" w:hAnsi="Times New Roman" w:cs="Times New Roman"/>
                <w:lang w:val="en-US"/>
              </w:rPr>
              <w:t>Modelica</w:t>
            </w:r>
          </w:hyperlink>
          <w:r w:rsidR="00E377A0" w:rsidRPr="00C16A75">
            <w:rPr>
              <w:rFonts w:ascii="Times New Roman" w:hAnsi="Times New Roman" w:cs="Times New Roman"/>
              <w:lang w:val="en-US"/>
            </w:rPr>
            <w:t xml:space="preserve"> language standard.</w:t>
          </w:r>
        </w:p>
        <w:p w14:paraId="5909A025" w14:textId="70A32441" w:rsidR="00E377A0" w:rsidRPr="00C16A75" w:rsidRDefault="00E377A0" w:rsidP="00F03059">
          <w:pPr>
            <w:rPr>
              <w:rFonts w:ascii="Times New Roman" w:hAnsi="Times New Roman" w:cs="Times New Roman"/>
              <w:lang w:val="en-US"/>
            </w:rPr>
          </w:pPr>
          <w:r w:rsidRPr="00C16A75">
            <w:rPr>
              <w:rFonts w:ascii="Times New Roman" w:hAnsi="Times New Roman" w:cs="Times New Roman"/>
              <w:lang w:val="en-US"/>
            </w:rPr>
            <w:t>Modelica® is the most recent generation of computer equation-based object-oriented language for physical modeling and is maintained by the Modelica Association (</w:t>
          </w:r>
          <w:r w:rsidRPr="00C16A75">
            <w:rPr>
              <w:rFonts w:ascii="Times New Roman" w:hAnsi="Times New Roman" w:cs="Times New Roman"/>
              <w:color w:val="000000"/>
              <w:lang w:val="en-US"/>
            </w:rPr>
            <w:t>non-profit organization with</w:t>
          </w:r>
          <w:r w:rsidRPr="00C16A75">
            <w:rPr>
              <w:rStyle w:val="apple-converted-space"/>
              <w:rFonts w:ascii="Times New Roman" w:hAnsi="Times New Roman" w:cs="Times New Roman"/>
              <w:color w:val="000000"/>
              <w:lang w:val="en-US"/>
            </w:rPr>
            <w:t xml:space="preserve"> members </w:t>
          </w:r>
          <w:r w:rsidRPr="00C16A75">
            <w:rPr>
              <w:rFonts w:ascii="Times New Roman" w:hAnsi="Times New Roman" w:cs="Times New Roman"/>
              <w:color w:val="000000"/>
              <w:lang w:val="en-US"/>
            </w:rPr>
            <w:t>from Europe, USA, Canada and Asia</w:t>
          </w:r>
          <w:r w:rsidRPr="00C16A75">
            <w:rPr>
              <w:rFonts w:ascii="Times New Roman" w:hAnsi="Times New Roman" w:cs="Times New Roman"/>
              <w:lang w:val="en-US"/>
            </w:rPr>
            <w:t>). It contains all the necessary support for an exact definition of elementary physical laws, as well as support for the robust integration of complex systems. Many libraries for electrical, mechanical, magnetic and thermal domains already in use in the industry are already included, particularly among</w:t>
          </w:r>
          <w:r w:rsidRPr="00C16A75">
            <w:rPr>
              <w:rFonts w:ascii="Times New Roman" w:hAnsi="Times New Roman" w:cs="Times New Roman"/>
              <w:color w:val="000000"/>
              <w:lang w:val="en-US"/>
            </w:rPr>
            <w:t xml:space="preserve"> automotive companies, such as Audi, BMW, Daimler, Ford, Toyota and Volkswagen. However, usage of Modelica in chemistry or biology is still in its initial phase. Existing Modelica libraries such as Fluid, HemoltzMedia, BioChem, ADGenKinetics, FCSys, FuelCellLib and NeuralNetwork are not yet well-enough designed for all general physiological purposes. As such, the current thesis should be a pioneering work regarding the use of Modelica in the field of physiology. Furthermore, because to date no-one knows whether it is really possible, the usability of this language in the field of integrative physiology serves as the primary investigation of this work.</w:t>
          </w:r>
        </w:p>
        <w:p w14:paraId="3FFBC2EE" w14:textId="66CF6138" w:rsidR="00E72B67" w:rsidRPr="00C16A75" w:rsidRDefault="00E72B67" w:rsidP="00E72B67">
          <w:pPr>
            <w:jc w:val="both"/>
            <w:rPr>
              <w:rFonts w:ascii="Times New Roman" w:hAnsi="Times New Roman" w:cs="Times New Roman"/>
              <w:b/>
              <w:lang w:val="en-US"/>
            </w:rPr>
          </w:pPr>
          <w:r w:rsidRPr="00C16A75">
            <w:rPr>
              <w:rFonts w:ascii="Times New Roman" w:hAnsi="Times New Roman" w:cs="Times New Roman"/>
              <w:b/>
              <w:lang w:val="en-US"/>
            </w:rPr>
            <w:t>Hypothesis 1</w:t>
          </w:r>
          <w:r w:rsidR="00486C03" w:rsidRPr="00C16A75">
            <w:rPr>
              <w:rFonts w:ascii="Times New Roman" w:hAnsi="Times New Roman" w:cs="Times New Roman"/>
              <w:b/>
              <w:lang w:val="en-US"/>
            </w:rPr>
            <w:t xml:space="preserve"> (formalization)</w:t>
          </w:r>
          <w:r w:rsidRPr="00C16A75">
            <w:rPr>
              <w:rFonts w:ascii="Times New Roman" w:hAnsi="Times New Roman" w:cs="Times New Roman"/>
              <w:b/>
              <w:lang w:val="en-US"/>
            </w:rPr>
            <w:t xml:space="preserve">: </w:t>
          </w:r>
        </w:p>
        <w:p w14:paraId="3871FAA1" w14:textId="5DDC0F03" w:rsidR="00E72B67" w:rsidRPr="00C16A75" w:rsidRDefault="00E72B67" w:rsidP="00E72B67">
          <w:pPr>
            <w:rPr>
              <w:rFonts w:ascii="Times New Roman" w:hAnsi="Times New Roman" w:cs="Times New Roman"/>
              <w:b/>
              <w:i/>
              <w:lang w:val="en-US"/>
            </w:rPr>
          </w:pPr>
          <w:r w:rsidRPr="00C16A75">
            <w:rPr>
              <w:rFonts w:ascii="Times New Roman" w:hAnsi="Times New Roman" w:cs="Times New Roman"/>
              <w:b/>
              <w:i/>
              <w:lang w:val="en-US"/>
            </w:rPr>
            <w:t>Modelica®</w:t>
          </w:r>
          <w:r w:rsidR="00F03059" w:rsidRPr="00C16A75">
            <w:rPr>
              <w:rFonts w:ascii="Times New Roman" w:hAnsi="Times New Roman" w:cs="Times New Roman"/>
              <w:b/>
              <w:i/>
              <w:lang w:val="en-US"/>
            </w:rPr>
            <w:t>,</w:t>
          </w:r>
          <w:r w:rsidR="00E377A0" w:rsidRPr="00C16A75">
            <w:rPr>
              <w:rFonts w:ascii="Times New Roman" w:hAnsi="Times New Roman" w:cs="Times New Roman"/>
              <w:b/>
              <w:i/>
              <w:lang w:val="en-US"/>
            </w:rPr>
            <w:t xml:space="preserve"> as</w:t>
          </w:r>
          <w:r w:rsidRPr="00C16A75">
            <w:rPr>
              <w:rFonts w:ascii="Times New Roman" w:hAnsi="Times New Roman" w:cs="Times New Roman"/>
              <w:b/>
              <w:i/>
              <w:lang w:val="en-US"/>
            </w:rPr>
            <w:t xml:space="preserve"> the </w:t>
          </w:r>
          <w:r w:rsidR="00BA0AF2" w:rsidRPr="00C16A75">
            <w:rPr>
              <w:rFonts w:ascii="Times New Roman" w:hAnsi="Times New Roman" w:cs="Times New Roman"/>
              <w:b/>
              <w:i/>
              <w:lang w:val="en-US"/>
            </w:rPr>
            <w:t xml:space="preserve">most recent </w:t>
          </w:r>
          <w:r w:rsidRPr="00C16A75">
            <w:rPr>
              <w:rFonts w:ascii="Times New Roman" w:hAnsi="Times New Roman" w:cs="Times New Roman"/>
              <w:b/>
              <w:i/>
              <w:lang w:val="en-US"/>
            </w:rPr>
            <w:t xml:space="preserve">generation of </w:t>
          </w:r>
          <w:r w:rsidR="00962E44" w:rsidRPr="00C16A75">
            <w:rPr>
              <w:rFonts w:ascii="Times New Roman" w:hAnsi="Times New Roman" w:cs="Times New Roman"/>
              <w:b/>
              <w:i/>
              <w:lang w:val="en-US"/>
            </w:rPr>
            <w:t>object-oriented equation-based computer language</w:t>
          </w:r>
          <w:r w:rsidRPr="00C16A75">
            <w:rPr>
              <w:rFonts w:ascii="Times New Roman" w:hAnsi="Times New Roman" w:cs="Times New Roman"/>
              <w:b/>
              <w:i/>
              <w:lang w:val="en-US"/>
            </w:rPr>
            <w:t xml:space="preserve"> designed for </w:t>
          </w:r>
          <w:r w:rsidR="00BA0AF2" w:rsidRPr="00C16A75">
            <w:rPr>
              <w:rFonts w:ascii="Times New Roman" w:hAnsi="Times New Roman" w:cs="Times New Roman"/>
              <w:b/>
              <w:i/>
              <w:lang w:val="en-US"/>
            </w:rPr>
            <w:t xml:space="preserve">the </w:t>
          </w:r>
          <w:r w:rsidRPr="00C16A75">
            <w:rPr>
              <w:rFonts w:ascii="Times New Roman" w:hAnsi="Times New Roman" w:cs="Times New Roman"/>
              <w:b/>
              <w:i/>
              <w:lang w:val="en-US"/>
            </w:rPr>
            <w:t xml:space="preserve">dynamic simulation of </w:t>
          </w:r>
          <w:r w:rsidR="00BA0AF2" w:rsidRPr="00C16A75">
            <w:rPr>
              <w:rFonts w:ascii="Times New Roman" w:hAnsi="Times New Roman" w:cs="Times New Roman"/>
              <w:b/>
              <w:i/>
              <w:lang w:val="en-US"/>
            </w:rPr>
            <w:t xml:space="preserve">large </w:t>
          </w:r>
          <w:r w:rsidRPr="00C16A75">
            <w:rPr>
              <w:rFonts w:ascii="Times New Roman" w:hAnsi="Times New Roman" w:cs="Times New Roman"/>
              <w:b/>
              <w:i/>
              <w:lang w:val="en-US"/>
            </w:rPr>
            <w:t xml:space="preserve">complex </w:t>
          </w:r>
          <w:r w:rsidR="00E377A0" w:rsidRPr="00C16A75">
            <w:rPr>
              <w:rFonts w:ascii="Times New Roman" w:hAnsi="Times New Roman" w:cs="Times New Roman"/>
              <w:b/>
              <w:i/>
              <w:lang w:val="en-US"/>
            </w:rPr>
            <w:t xml:space="preserve">physical </w:t>
          </w:r>
          <w:r w:rsidRPr="00C16A75">
            <w:rPr>
              <w:rFonts w:ascii="Times New Roman" w:hAnsi="Times New Roman" w:cs="Times New Roman"/>
              <w:b/>
              <w:i/>
              <w:lang w:val="en-US"/>
            </w:rPr>
            <w:t>systems and machines</w:t>
          </w:r>
          <w:r w:rsidR="00F03059" w:rsidRPr="00C16A75">
            <w:rPr>
              <w:rFonts w:ascii="Times New Roman" w:hAnsi="Times New Roman" w:cs="Times New Roman"/>
              <w:b/>
              <w:i/>
              <w:lang w:val="en-US"/>
            </w:rPr>
            <w:t>,</w:t>
          </w:r>
          <w:r w:rsidRPr="00C16A75">
            <w:rPr>
              <w:rFonts w:ascii="Times New Roman" w:hAnsi="Times New Roman" w:cs="Times New Roman"/>
              <w:b/>
              <w:i/>
              <w:lang w:val="en-US"/>
            </w:rPr>
            <w:t xml:space="preserve"> is suitable for exact formalization of integrative human physiology.</w:t>
          </w:r>
        </w:p>
        <w:p w14:paraId="5ED28748" w14:textId="201001E5" w:rsidR="00E377A0" w:rsidRPr="00C16A75" w:rsidRDefault="00E377A0" w:rsidP="00E377A0">
          <w:pPr>
            <w:jc w:val="both"/>
            <w:rPr>
              <w:rFonts w:ascii="Times New Roman" w:hAnsi="Times New Roman" w:cs="Times New Roman"/>
              <w:lang w:val="en-US"/>
            </w:rPr>
          </w:pPr>
          <w:r w:rsidRPr="00C16A75">
            <w:rPr>
              <w:rFonts w:ascii="Times New Roman" w:hAnsi="Times New Roman" w:cs="Times New Roman"/>
              <w:lang w:val="en-US"/>
            </w:rPr>
            <w:t xml:space="preserve">The suitability of Modelica support for the development of the model should be based on giving the user the power to develop complex physical human health simulations simply by dragging, dropping and connecting small amounts of components from prepared libraries into </w:t>
          </w:r>
          <w:r w:rsidR="009C2A87">
            <w:rPr>
              <w:rFonts w:ascii="Times New Roman" w:hAnsi="Times New Roman" w:cs="Times New Roman"/>
              <w:lang w:val="en-US"/>
            </w:rPr>
            <w:t>diagram</w:t>
          </w:r>
          <w:r w:rsidRPr="00C16A75">
            <w:rPr>
              <w:rFonts w:ascii="Times New Roman" w:hAnsi="Times New Roman" w:cs="Times New Roman"/>
              <w:lang w:val="en-US"/>
            </w:rPr>
            <w:t xml:space="preserve">s, such as electrical circuits with connectors independent of the causality of calculation. Each </w:t>
          </w:r>
          <w:r w:rsidR="009C2A87">
            <w:rPr>
              <w:rFonts w:ascii="Times New Roman" w:hAnsi="Times New Roman" w:cs="Times New Roman"/>
              <w:lang w:val="en-US"/>
            </w:rPr>
            <w:t>diagram</w:t>
          </w:r>
          <w:r w:rsidRPr="00C16A75">
            <w:rPr>
              <w:rFonts w:ascii="Times New Roman" w:hAnsi="Times New Roman" w:cs="Times New Roman"/>
              <w:lang w:val="en-US"/>
            </w:rPr>
            <w:t xml:space="preserve"> should be able to be used many times in many other </w:t>
          </w:r>
          <w:r w:rsidR="009C2A87">
            <w:rPr>
              <w:rFonts w:ascii="Times New Roman" w:hAnsi="Times New Roman" w:cs="Times New Roman"/>
              <w:lang w:val="en-US"/>
            </w:rPr>
            <w:t>diagram</w:t>
          </w:r>
          <w:r w:rsidRPr="00C16A75">
            <w:rPr>
              <w:rFonts w:ascii="Times New Roman" w:hAnsi="Times New Roman" w:cs="Times New Roman"/>
              <w:lang w:val="en-US"/>
            </w:rPr>
            <w:t>s with different values and parameters for each type of tissue, cell, organelle, receptor, macromolecule or any chemical element. To attain such support, physiology should be considered as a science in which all</w:t>
          </w:r>
          <w:r w:rsidR="00B96F1D" w:rsidRPr="00C16A75">
            <w:rPr>
              <w:rFonts w:ascii="Times New Roman" w:hAnsi="Times New Roman" w:cs="Times New Roman"/>
              <w:lang w:val="en-US"/>
            </w:rPr>
            <w:t xml:space="preserve"> first</w:t>
          </w:r>
          <w:r w:rsidRPr="00C16A75">
            <w:rPr>
              <w:rFonts w:ascii="Times New Roman" w:hAnsi="Times New Roman" w:cs="Times New Roman"/>
              <w:lang w:val="en-US"/>
            </w:rPr>
            <w:t xml:space="preserve"> principles need to be exactly described according to the laws of nature. Without a physical description, the data becomes more valuable than their interpolation, or worse, extrapolation functions. A much better approach s</w:t>
          </w:r>
          <w:r w:rsidR="00B96F1D" w:rsidRPr="00C16A75">
            <w:rPr>
              <w:rFonts w:ascii="Times New Roman" w:hAnsi="Times New Roman" w:cs="Times New Roman"/>
              <w:lang w:val="en-US"/>
            </w:rPr>
            <w:t>hould be</w:t>
          </w:r>
          <w:r w:rsidRPr="00C16A75">
            <w:rPr>
              <w:rFonts w:ascii="Times New Roman" w:hAnsi="Times New Roman" w:cs="Times New Roman"/>
              <w:lang w:val="en-US"/>
            </w:rPr>
            <w:t xml:space="preserve"> to use physics to describe the experimental setting and results using physical quantities and physical units. </w:t>
          </w:r>
          <w:r w:rsidR="00B96F1D" w:rsidRPr="00C16A75">
            <w:rPr>
              <w:rFonts w:ascii="Times New Roman" w:hAnsi="Times New Roman" w:cs="Times New Roman"/>
              <w:lang w:val="en-US"/>
            </w:rPr>
            <w:t>When this will be</w:t>
          </w:r>
          <w:r w:rsidRPr="00C16A75">
            <w:rPr>
              <w:rFonts w:ascii="Times New Roman" w:hAnsi="Times New Roman" w:cs="Times New Roman"/>
              <w:lang w:val="en-US"/>
            </w:rPr>
            <w:t xml:space="preserve"> the case, well-known and valid relations from physics and physical chemistry can also be used. </w:t>
          </w:r>
        </w:p>
        <w:p w14:paraId="6B0B0492" w14:textId="20BB3A58" w:rsidR="00B96F1D" w:rsidRPr="00C16A75" w:rsidRDefault="00B96F1D" w:rsidP="00E377A0">
          <w:pPr>
            <w:jc w:val="both"/>
            <w:rPr>
              <w:rFonts w:ascii="Times New Roman" w:hAnsi="Times New Roman" w:cs="Times New Roman"/>
              <w:lang w:val="en-US"/>
            </w:rPr>
          </w:pPr>
          <w:r w:rsidRPr="00C16A75">
            <w:rPr>
              <w:rFonts w:ascii="Times New Roman" w:hAnsi="Times New Roman" w:cs="Times New Roman"/>
              <w:lang w:val="en-US"/>
            </w:rPr>
            <w:t>Nowadays, physiological research is more focused on unknown elementary interactions, typically concerning one type of gene or molecule. These results should be integrated in order to gain a complex picture of physiological functions. Of course, the goal of the present work is not to integrate all of these interactions; however, it should provide the rules, the basis and the motivation for integrating them within Modelica.</w:t>
          </w:r>
        </w:p>
        <w:p w14:paraId="07A8C7FC" w14:textId="71309481" w:rsidR="009B2367" w:rsidRPr="00C16A75" w:rsidRDefault="00E72B67" w:rsidP="009B2367">
          <w:pPr>
            <w:jc w:val="both"/>
            <w:rPr>
              <w:rFonts w:ascii="Times New Roman" w:hAnsi="Times New Roman" w:cs="Times New Roman"/>
              <w:b/>
              <w:lang w:val="en-US"/>
            </w:rPr>
          </w:pPr>
          <w:r w:rsidRPr="00C16A75">
            <w:rPr>
              <w:rFonts w:ascii="Times New Roman" w:hAnsi="Times New Roman" w:cs="Times New Roman"/>
              <w:b/>
              <w:lang w:val="en-US"/>
            </w:rPr>
            <w:t xml:space="preserve">Hypothesis </w:t>
          </w:r>
          <w:r w:rsidR="00F03059" w:rsidRPr="00C16A75">
            <w:rPr>
              <w:rFonts w:ascii="Times New Roman" w:hAnsi="Times New Roman" w:cs="Times New Roman"/>
              <w:b/>
              <w:lang w:val="en-US"/>
            </w:rPr>
            <w:t>2</w:t>
          </w:r>
          <w:r w:rsidR="00486C03" w:rsidRPr="00C16A75">
            <w:rPr>
              <w:rFonts w:ascii="Times New Roman" w:hAnsi="Times New Roman" w:cs="Times New Roman"/>
              <w:b/>
              <w:lang w:val="en-US"/>
            </w:rPr>
            <w:t xml:space="preserve"> (integrative)</w:t>
          </w:r>
          <w:r w:rsidR="009B2367" w:rsidRPr="00C16A75">
            <w:rPr>
              <w:rFonts w:ascii="Times New Roman" w:hAnsi="Times New Roman" w:cs="Times New Roman"/>
              <w:b/>
              <w:lang w:val="en-US"/>
            </w:rPr>
            <w:t xml:space="preserve">: </w:t>
          </w:r>
        </w:p>
        <w:p w14:paraId="710CCBB0" w14:textId="4F876E56" w:rsidR="00ED442B" w:rsidRPr="00C16A75" w:rsidRDefault="00F03059" w:rsidP="009B2367">
          <w:pPr>
            <w:jc w:val="both"/>
            <w:rPr>
              <w:rFonts w:ascii="Times New Roman" w:hAnsi="Times New Roman" w:cs="Times New Roman"/>
              <w:b/>
              <w:i/>
              <w:lang w:val="en-US"/>
            </w:rPr>
          </w:pPr>
          <w:r w:rsidRPr="00C16A75">
            <w:rPr>
              <w:rFonts w:ascii="Times New Roman" w:hAnsi="Times New Roman" w:cs="Times New Roman"/>
              <w:b/>
              <w:i/>
              <w:lang w:val="en-US"/>
            </w:rPr>
            <w:t xml:space="preserve">Mathematical formalizations </w:t>
          </w:r>
          <w:r w:rsidR="00ED442B" w:rsidRPr="00C16A75">
            <w:rPr>
              <w:rFonts w:ascii="Times New Roman" w:hAnsi="Times New Roman" w:cs="Times New Roman"/>
              <w:b/>
              <w:i/>
              <w:lang w:val="en-US"/>
            </w:rPr>
            <w:t xml:space="preserve">of physiological knowledge about one organism </w:t>
          </w:r>
          <w:r w:rsidR="00B50E4E" w:rsidRPr="00C16A75">
            <w:rPr>
              <w:rFonts w:ascii="Times New Roman" w:hAnsi="Times New Roman" w:cs="Times New Roman"/>
              <w:b/>
              <w:i/>
              <w:lang w:val="en-US"/>
            </w:rPr>
            <w:t>can be</w:t>
          </w:r>
          <w:r w:rsidR="00ED442B" w:rsidRPr="00C16A75">
            <w:rPr>
              <w:rFonts w:ascii="Times New Roman" w:hAnsi="Times New Roman" w:cs="Times New Roman"/>
              <w:b/>
              <w:i/>
              <w:lang w:val="en-US"/>
            </w:rPr>
            <w:t xml:space="preserve"> </w:t>
          </w:r>
          <w:r w:rsidRPr="00C16A75">
            <w:rPr>
              <w:rFonts w:ascii="Times New Roman" w:hAnsi="Times New Roman" w:cs="Times New Roman"/>
              <w:b/>
              <w:i/>
              <w:lang w:val="en-US"/>
            </w:rPr>
            <w:t>integrate</w:t>
          </w:r>
          <w:r w:rsidR="00B50E4E" w:rsidRPr="00C16A75">
            <w:rPr>
              <w:rFonts w:ascii="Times New Roman" w:hAnsi="Times New Roman" w:cs="Times New Roman"/>
              <w:b/>
              <w:i/>
              <w:lang w:val="en-US"/>
            </w:rPr>
            <w:t>d</w:t>
          </w:r>
          <w:r w:rsidR="00091A87" w:rsidRPr="00C16A75">
            <w:rPr>
              <w:rFonts w:ascii="Times New Roman" w:hAnsi="Times New Roman" w:cs="Times New Roman"/>
              <w:b/>
              <w:i/>
              <w:lang w:val="en-US"/>
            </w:rPr>
            <w:t xml:space="preserve"> </w:t>
          </w:r>
          <w:r w:rsidR="006A66B3">
            <w:rPr>
              <w:rFonts w:ascii="Times New Roman" w:hAnsi="Times New Roman" w:cs="Times New Roman"/>
              <w:b/>
              <w:i/>
              <w:lang w:val="en-US"/>
            </w:rPr>
            <w:t xml:space="preserve">using graphical hierarchical physical </w:t>
          </w:r>
          <w:r w:rsidR="00991967">
            <w:rPr>
              <w:rFonts w:ascii="Times New Roman" w:hAnsi="Times New Roman" w:cs="Times New Roman"/>
              <w:b/>
              <w:i/>
              <w:lang w:val="en-US"/>
            </w:rPr>
            <w:t>diagrams</w:t>
          </w:r>
          <w:r w:rsidR="00ED442B" w:rsidRPr="00C16A75">
            <w:rPr>
              <w:rFonts w:ascii="Times New Roman" w:hAnsi="Times New Roman" w:cs="Times New Roman"/>
              <w:b/>
              <w:i/>
              <w:lang w:val="en-US"/>
            </w:rPr>
            <w:t xml:space="preserve"> into one complex physiological model</w:t>
          </w:r>
          <w:r w:rsidR="00991967">
            <w:rPr>
              <w:rFonts w:ascii="Times New Roman" w:hAnsi="Times New Roman" w:cs="Times New Roman"/>
              <w:b/>
              <w:i/>
              <w:lang w:val="en-US"/>
            </w:rPr>
            <w:t>, which will simulate all integrated physiological experiments</w:t>
          </w:r>
          <w:r w:rsidR="00ED442B" w:rsidRPr="00C16A75">
            <w:rPr>
              <w:rFonts w:ascii="Times New Roman" w:hAnsi="Times New Roman" w:cs="Times New Roman"/>
              <w:b/>
              <w:i/>
              <w:lang w:val="en-US"/>
            </w:rPr>
            <w:t>.</w:t>
          </w:r>
        </w:p>
        <w:p w14:paraId="4995C36F" w14:textId="6B9CCB18" w:rsidR="00643D6E" w:rsidRPr="00C16A75" w:rsidRDefault="00B4305F" w:rsidP="00643D6E">
          <w:pPr>
            <w:jc w:val="both"/>
            <w:rPr>
              <w:rFonts w:ascii="Times New Roman" w:hAnsi="Times New Roman" w:cs="Times New Roman"/>
              <w:lang w:val="en-US"/>
            </w:rPr>
          </w:pPr>
          <w:r w:rsidRPr="00C16A75">
            <w:rPr>
              <w:rFonts w:ascii="Times New Roman" w:hAnsi="Times New Roman" w:cs="Times New Roman"/>
              <w:lang w:val="en-US"/>
            </w:rPr>
            <w:t>Considering</w:t>
          </w:r>
          <w:r w:rsidR="00643D6E" w:rsidRPr="00C16A75">
            <w:rPr>
              <w:rFonts w:ascii="Times New Roman" w:hAnsi="Times New Roman" w:cs="Times New Roman"/>
              <w:lang w:val="en-US"/>
            </w:rPr>
            <w:t xml:space="preserve"> the long history </w:t>
          </w:r>
          <w:r w:rsidR="00B92B6D" w:rsidRPr="00C16A75">
            <w:rPr>
              <w:rFonts w:ascii="Times New Roman" w:hAnsi="Times New Roman" w:cs="Times New Roman"/>
              <w:lang w:val="en-US"/>
            </w:rPr>
            <w:t xml:space="preserve">of HumMod </w:t>
          </w:r>
          <w:r w:rsidR="00643D6E" w:rsidRPr="00C16A75">
            <w:rPr>
              <w:rFonts w:ascii="Times New Roman" w:hAnsi="Times New Roman" w:cs="Times New Roman"/>
              <w:lang w:val="en-US"/>
            </w:rPr>
            <w:t>development</w:t>
          </w:r>
          <w:r w:rsidR="00B92B6D" w:rsidRPr="00C16A75">
            <w:rPr>
              <w:rFonts w:ascii="Times New Roman" w:hAnsi="Times New Roman" w:cs="Times New Roman"/>
              <w:lang w:val="en-US"/>
            </w:rPr>
            <w:t xml:space="preserve"> described in section </w:t>
          </w:r>
          <w:r w:rsidR="00B92B6D" w:rsidRPr="00C16A75">
            <w:rPr>
              <w:rFonts w:ascii="Times New Roman" w:hAnsi="Times New Roman" w:cs="Times New Roman"/>
              <w:lang w:val="en-US"/>
            </w:rPr>
            <w:fldChar w:fldCharType="begin"/>
          </w:r>
          <w:r w:rsidR="00B92B6D" w:rsidRPr="00C16A75">
            <w:rPr>
              <w:rFonts w:ascii="Times New Roman" w:hAnsi="Times New Roman" w:cs="Times New Roman"/>
              <w:lang w:val="en-US"/>
            </w:rPr>
            <w:instrText xml:space="preserve"> REF _Ref420443104 \r \h </w:instrText>
          </w:r>
          <w:r w:rsidR="00643D6E" w:rsidRPr="00C16A75">
            <w:rPr>
              <w:rFonts w:ascii="Times New Roman" w:hAnsi="Times New Roman" w:cs="Times New Roman"/>
              <w:lang w:val="en-US"/>
            </w:rPr>
            <w:instrText xml:space="preserve"> \* MERGEFORMAT </w:instrText>
          </w:r>
          <w:r w:rsidR="00B92B6D" w:rsidRPr="00C16A75">
            <w:rPr>
              <w:rFonts w:ascii="Times New Roman" w:hAnsi="Times New Roman" w:cs="Times New Roman"/>
              <w:lang w:val="en-US"/>
            </w:rPr>
          </w:r>
          <w:r w:rsidR="00B92B6D" w:rsidRPr="00C16A75">
            <w:rPr>
              <w:rFonts w:ascii="Times New Roman" w:hAnsi="Times New Roman" w:cs="Times New Roman"/>
              <w:lang w:val="en-US"/>
            </w:rPr>
            <w:fldChar w:fldCharType="separate"/>
          </w:r>
          <w:r w:rsidR="00DB5903">
            <w:rPr>
              <w:rFonts w:ascii="Times New Roman" w:hAnsi="Times New Roman" w:cs="Times New Roman"/>
              <w:lang w:val="en-US"/>
            </w:rPr>
            <w:t>1.2</w:t>
          </w:r>
          <w:r w:rsidR="00B92B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92B6D" w:rsidRPr="00C16A75">
            <w:rPr>
              <w:rFonts w:ascii="Times New Roman" w:hAnsi="Times New Roman" w:cs="Times New Roman"/>
              <w:lang w:val="en-US"/>
            </w:rPr>
            <w:t xml:space="preserve"> integration into one complex model of human physiology </w:t>
          </w:r>
          <w:r w:rsidR="006A66B3">
            <w:rPr>
              <w:rFonts w:ascii="Times New Roman" w:hAnsi="Times New Roman" w:cs="Times New Roman"/>
              <w:lang w:val="en-US"/>
            </w:rPr>
            <w:t xml:space="preserve">appears possible. </w:t>
          </w:r>
          <w:r w:rsidRPr="00C16A75">
            <w:rPr>
              <w:rFonts w:ascii="Times New Roman" w:hAnsi="Times New Roman" w:cs="Times New Roman"/>
              <w:lang w:val="en-US"/>
            </w:rPr>
            <w:t xml:space="preserve">Therefore, </w:t>
          </w:r>
          <w:r w:rsidR="00B92B6D"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w:t>
          </w:r>
          <w:r w:rsidR="00B92B6D" w:rsidRPr="00C16A75">
            <w:rPr>
              <w:rFonts w:ascii="Times New Roman" w:hAnsi="Times New Roman" w:cs="Times New Roman"/>
              <w:lang w:val="en-US"/>
            </w:rPr>
            <w:t>designed for physiology in Modelica should be used for re-implementation of the HumMod</w:t>
          </w:r>
          <w:r w:rsidR="00991967">
            <w:rPr>
              <w:rFonts w:ascii="Times New Roman" w:hAnsi="Times New Roman" w:cs="Times New Roman"/>
              <w:lang w:val="en-US"/>
            </w:rPr>
            <w:t xml:space="preserve"> to </w:t>
          </w:r>
          <w:r w:rsidR="00991967">
            <w:rPr>
              <w:rFonts w:ascii="Times New Roman" w:hAnsi="Times New Roman" w:cs="Times New Roman"/>
              <w:lang w:val="en-US"/>
            </w:rPr>
            <w:lastRenderedPageBreak/>
            <w:t>graphical hierarchical physical diagrams</w:t>
          </w:r>
          <w:r w:rsidRPr="00C16A75">
            <w:rPr>
              <w:rFonts w:ascii="Times New Roman" w:hAnsi="Times New Roman" w:cs="Times New Roman"/>
              <w:lang w:val="en-US"/>
            </w:rPr>
            <w:t xml:space="preserve"> and </w:t>
          </w:r>
          <w:r w:rsidR="00B92B6D" w:rsidRPr="00C16A75">
            <w:rPr>
              <w:rFonts w:ascii="Times New Roman" w:hAnsi="Times New Roman" w:cs="Times New Roman"/>
              <w:lang w:val="en-US"/>
            </w:rPr>
            <w:t>even more</w:t>
          </w:r>
          <w:r w:rsidRPr="00C16A75">
            <w:rPr>
              <w:rFonts w:ascii="Times New Roman" w:hAnsi="Times New Roman" w:cs="Times New Roman"/>
              <w:lang w:val="en-US"/>
            </w:rPr>
            <w:t xml:space="preserve"> so in the</w:t>
          </w:r>
          <w:r w:rsidR="00B92B6D" w:rsidRPr="00C16A75">
            <w:rPr>
              <w:rFonts w:ascii="Times New Roman" w:hAnsi="Times New Roman" w:cs="Times New Roman"/>
              <w:lang w:val="en-US"/>
            </w:rPr>
            <w:t xml:space="preserve"> </w:t>
          </w:r>
          <w:r w:rsidRPr="00C16A75">
            <w:rPr>
              <w:rFonts w:ascii="Times New Roman" w:hAnsi="Times New Roman" w:cs="Times New Roman"/>
              <w:lang w:val="en-US"/>
            </w:rPr>
            <w:t xml:space="preserve">case of integrating </w:t>
          </w:r>
          <w:r w:rsidR="00B92B6D" w:rsidRPr="00C16A75">
            <w:rPr>
              <w:rFonts w:ascii="Times New Roman" w:hAnsi="Times New Roman" w:cs="Times New Roman"/>
              <w:lang w:val="en-US"/>
            </w:rPr>
            <w:t xml:space="preserve">the new acid-base and gases transport </w:t>
          </w:r>
          <w:r w:rsidR="006A66B3">
            <w:rPr>
              <w:rFonts w:ascii="Times New Roman" w:hAnsi="Times New Roman" w:cs="Times New Roman"/>
              <w:lang w:val="en-US"/>
            </w:rPr>
            <w:t xml:space="preserve">phenomena </w:t>
          </w:r>
          <w:r w:rsidR="00B92B6D" w:rsidRPr="00C16A75">
            <w:rPr>
              <w:rFonts w:ascii="Times New Roman" w:hAnsi="Times New Roman" w:cs="Times New Roman"/>
              <w:lang w:val="en-US"/>
            </w:rPr>
            <w:t>into one complex model of human physiology.</w:t>
          </w:r>
          <w:r w:rsidR="001F1448" w:rsidRPr="00C16A75">
            <w:rPr>
              <w:rFonts w:ascii="Times New Roman" w:hAnsi="Times New Roman" w:cs="Times New Roman"/>
              <w:lang w:val="en-US"/>
            </w:rPr>
            <w:t xml:space="preserve"> </w:t>
          </w:r>
        </w:p>
        <w:p w14:paraId="117759E9" w14:textId="015CC1CF" w:rsidR="00B92B6D" w:rsidRDefault="00D86650" w:rsidP="00643D6E">
          <w:pPr>
            <w:shd w:val="clear" w:color="auto" w:fill="FFFFFF"/>
            <w:spacing w:after="0" w:line="274" w:lineRule="atLeast"/>
            <w:jc w:val="both"/>
            <w:rPr>
              <w:rFonts w:ascii="Times New Roman" w:hAnsi="Times New Roman" w:cs="Times New Roman"/>
              <w:lang w:val="en-US"/>
            </w:rPr>
          </w:pPr>
          <w:r w:rsidRPr="00C16A75">
            <w:rPr>
              <w:rFonts w:ascii="Times New Roman" w:hAnsi="Times New Roman" w:cs="Times New Roman"/>
              <w:lang w:val="en-US"/>
            </w:rPr>
            <w:t xml:space="preserve">The final goal of the thesis is to implement </w:t>
          </w:r>
          <w:r w:rsidR="001F1448" w:rsidRPr="00C16A75">
            <w:rPr>
              <w:rFonts w:ascii="Times New Roman" w:hAnsi="Times New Roman" w:cs="Times New Roman"/>
              <w:lang w:val="en-US"/>
            </w:rPr>
            <w:t xml:space="preserve">this complex model </w:t>
          </w:r>
          <w:r w:rsidRPr="00C16A75">
            <w:rPr>
              <w:rFonts w:ascii="Times New Roman" w:hAnsi="Times New Roman" w:cs="Times New Roman"/>
              <w:lang w:val="en-US"/>
            </w:rPr>
            <w:t>using</w:t>
          </w:r>
          <w:r w:rsidR="001F1448" w:rsidRPr="00C16A75">
            <w:rPr>
              <w:rFonts w:ascii="Times New Roman" w:hAnsi="Times New Roman" w:cs="Times New Roman"/>
              <w:lang w:val="en-US"/>
            </w:rPr>
            <w:t xml:space="preserve"> hierarchical graphical diagrams</w:t>
          </w:r>
          <w:r w:rsidRPr="00C16A75">
            <w:rPr>
              <w:rFonts w:ascii="Times New Roman" w:hAnsi="Times New Roman" w:cs="Times New Roman"/>
              <w:lang w:val="en-US"/>
            </w:rPr>
            <w:t xml:space="preserve"> in Modelica</w:t>
          </w:r>
          <w:r w:rsidR="001F1448" w:rsidRPr="00C16A75">
            <w:rPr>
              <w:rFonts w:ascii="Times New Roman" w:hAnsi="Times New Roman" w:cs="Times New Roman"/>
              <w:lang w:val="en-US"/>
            </w:rPr>
            <w:t xml:space="preserve">, which </w:t>
          </w:r>
          <w:r w:rsidR="00B4305F" w:rsidRPr="00C16A75">
            <w:rPr>
              <w:rFonts w:ascii="Times New Roman" w:hAnsi="Times New Roman" w:cs="Times New Roman"/>
              <w:lang w:val="en-US"/>
            </w:rPr>
            <w:t xml:space="preserve">will render it </w:t>
          </w:r>
          <w:r w:rsidR="001F1448" w:rsidRPr="00C16A75">
            <w:rPr>
              <w:rFonts w:ascii="Times New Roman" w:hAnsi="Times New Roman" w:cs="Times New Roman"/>
              <w:lang w:val="en-US"/>
            </w:rPr>
            <w:t>readable at any selected level</w:t>
          </w:r>
          <w:r w:rsidR="00B4305F" w:rsidRPr="00C16A75">
            <w:rPr>
              <w:rFonts w:ascii="Times New Roman" w:hAnsi="Times New Roman" w:cs="Times New Roman"/>
              <w:lang w:val="en-US"/>
            </w:rPr>
            <w:t>,</w:t>
          </w:r>
          <w:r w:rsidR="001F1448" w:rsidRPr="00C16A75">
            <w:rPr>
              <w:rFonts w:ascii="Times New Roman" w:hAnsi="Times New Roman" w:cs="Times New Roman"/>
              <w:lang w:val="en-US"/>
            </w:rPr>
            <w:t xml:space="preserve"> even for medical students</w:t>
          </w:r>
          <w:r w:rsidRPr="00C16A75">
            <w:rPr>
              <w:rFonts w:ascii="Times New Roman" w:hAnsi="Times New Roman" w:cs="Times New Roman"/>
              <w:lang w:val="en-US"/>
            </w:rPr>
            <w:t>. S</w:t>
          </w:r>
          <w:r w:rsidR="001F1448" w:rsidRPr="00C16A75">
            <w:rPr>
              <w:rFonts w:ascii="Times New Roman" w:hAnsi="Times New Roman" w:cs="Times New Roman"/>
              <w:lang w:val="en-US"/>
            </w:rPr>
            <w:t>imilar</w:t>
          </w:r>
          <w:r w:rsidRPr="00C16A75">
            <w:rPr>
              <w:rFonts w:ascii="Times New Roman" w:hAnsi="Times New Roman" w:cs="Times New Roman"/>
              <w:lang w:val="en-US"/>
            </w:rPr>
            <w:t>ly</w:t>
          </w:r>
          <w:r w:rsidR="00B4305F" w:rsidRPr="00C16A75">
            <w:rPr>
              <w:rFonts w:ascii="Times New Roman" w:hAnsi="Times New Roman" w:cs="Times New Roman"/>
              <w:lang w:val="en-US"/>
            </w:rPr>
            <w:t>,</w:t>
          </w:r>
          <w:r w:rsidRPr="00C16A75">
            <w:rPr>
              <w:rFonts w:ascii="Times New Roman" w:hAnsi="Times New Roman" w:cs="Times New Roman"/>
              <w:lang w:val="en-US"/>
            </w:rPr>
            <w:t xml:space="preserve"> the </w:t>
          </w:r>
          <w:r w:rsidR="001F1448" w:rsidRPr="00C16A75">
            <w:rPr>
              <w:rFonts w:ascii="Times New Roman" w:hAnsi="Times New Roman" w:cs="Times New Roman"/>
              <w:lang w:val="en-US"/>
            </w:rPr>
            <w:t xml:space="preserve">graphical diagrams </w:t>
          </w:r>
          <w:r w:rsidRPr="00C16A75">
            <w:rPr>
              <w:rFonts w:ascii="Times New Roman" w:hAnsi="Times New Roman" w:cs="Times New Roman"/>
              <w:lang w:val="en-US"/>
            </w:rPr>
            <w:t xml:space="preserve">already used </w:t>
          </w:r>
          <w:r w:rsidR="00486C03" w:rsidRPr="00C16A75">
            <w:rPr>
              <w:rFonts w:ascii="Times New Roman" w:hAnsi="Times New Roman" w:cs="Times New Roman"/>
              <w:lang w:val="en-US"/>
            </w:rPr>
            <w:t xml:space="preserve">only for illustrative purposes </w:t>
          </w:r>
          <w:r w:rsidRPr="00C16A75">
            <w:rPr>
              <w:rFonts w:ascii="Times New Roman" w:hAnsi="Times New Roman" w:cs="Times New Roman"/>
              <w:lang w:val="en-US"/>
            </w:rPr>
            <w:t xml:space="preserve">in some </w:t>
          </w:r>
          <w:r w:rsidR="001F1448" w:rsidRPr="00C16A75">
            <w:rPr>
              <w:rFonts w:ascii="Times New Roman" w:hAnsi="Times New Roman" w:cs="Times New Roman"/>
              <w:lang w:val="en-US"/>
            </w:rPr>
            <w:t xml:space="preserve">physiological textbooks, such as in </w:t>
          </w:r>
          <w:r w:rsidR="001F144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(Kittnar and Mlček, 2009)</w:t>
          </w:r>
          <w:r w:rsidR="001F1448" w:rsidRPr="00C16A75">
            <w:rPr>
              <w:rFonts w:ascii="Times New Roman" w:hAnsi="Times New Roman" w:cs="Times New Roman"/>
              <w:lang w:val="en-US"/>
            </w:rPr>
            <w:fldChar w:fldCharType="end"/>
          </w:r>
          <w:r w:rsidR="001F1448" w:rsidRPr="00C16A75">
            <w:rPr>
              <w:rFonts w:ascii="Times New Roman" w:hAnsi="Times New Roman" w:cs="Times New Roman"/>
              <w:lang w:val="en-US"/>
            </w:rPr>
            <w:t xml:space="preserve">. </w:t>
          </w:r>
          <w:r w:rsidR="00486C03" w:rsidRPr="00C16A75">
            <w:rPr>
              <w:rFonts w:ascii="Times New Roman" w:hAnsi="Times New Roman" w:cs="Times New Roman"/>
              <w:lang w:val="en-US"/>
            </w:rPr>
            <w:t>However, t</w:t>
          </w:r>
          <w:r w:rsidRPr="00C16A75">
            <w:rPr>
              <w:rFonts w:ascii="Times New Roman" w:hAnsi="Times New Roman" w:cs="Times New Roman"/>
              <w:lang w:val="en-US"/>
            </w:rPr>
            <w:t>hese</w:t>
          </w:r>
          <w:r w:rsidR="001F1448" w:rsidRPr="00C16A75">
            <w:rPr>
              <w:rFonts w:ascii="Times New Roman" w:hAnsi="Times New Roman" w:cs="Times New Roman"/>
              <w:lang w:val="en-US"/>
            </w:rPr>
            <w:t xml:space="preserve"> diagrams in Modelica </w:t>
          </w:r>
          <w:r w:rsidRPr="00C16A75">
            <w:rPr>
              <w:rFonts w:ascii="Times New Roman" w:hAnsi="Times New Roman" w:cs="Times New Roman"/>
              <w:lang w:val="en-US"/>
            </w:rPr>
            <w:t>are</w:t>
          </w:r>
          <w:r w:rsidR="001F14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real</w:t>
          </w:r>
          <w:r w:rsidR="001F1448" w:rsidRPr="00C16A75">
            <w:rPr>
              <w:rFonts w:ascii="Times New Roman" w:hAnsi="Times New Roman" w:cs="Times New Roman"/>
              <w:lang w:val="en-US"/>
            </w:rPr>
            <w:t xml:space="preserve"> implementation </w:t>
          </w:r>
          <w:r w:rsidR="00BA7ED6" w:rsidRPr="00C16A75">
            <w:rPr>
              <w:rFonts w:ascii="Times New Roman" w:hAnsi="Times New Roman" w:cs="Times New Roman"/>
              <w:lang w:val="en-US"/>
            </w:rPr>
            <w:t xml:space="preserve">for attaining a </w:t>
          </w:r>
          <w:r w:rsidR="001F1448" w:rsidRPr="00C16A75">
            <w:rPr>
              <w:rFonts w:ascii="Times New Roman" w:hAnsi="Times New Roman" w:cs="Times New Roman"/>
              <w:lang w:val="en-US"/>
            </w:rPr>
            <w:t>runnable physiological model</w:t>
          </w:r>
          <w:r w:rsidR="00BA7ED6" w:rsidRPr="00C16A75">
            <w:rPr>
              <w:rFonts w:ascii="Times New Roman" w:hAnsi="Times New Roman" w:cs="Times New Roman"/>
              <w:lang w:val="en-US"/>
            </w:rPr>
            <w:t xml:space="preserve"> that</w:t>
          </w:r>
          <w:r w:rsidR="001F1448" w:rsidRPr="00C16A75">
            <w:rPr>
              <w:rFonts w:ascii="Times New Roman" w:hAnsi="Times New Roman" w:cs="Times New Roman"/>
              <w:lang w:val="en-US"/>
            </w:rPr>
            <w:t xml:space="preserve"> can be simulated </w:t>
          </w:r>
          <w:r w:rsidR="00BA7ED6" w:rsidRPr="00C16A75">
            <w:rPr>
              <w:rFonts w:ascii="Times New Roman" w:hAnsi="Times New Roman" w:cs="Times New Roman"/>
              <w:lang w:val="en-US"/>
            </w:rPr>
            <w:t xml:space="preserve">using </w:t>
          </w:r>
          <w:r w:rsidR="001F1448" w:rsidRPr="00C16A75">
            <w:rPr>
              <w:rFonts w:ascii="Times New Roman" w:hAnsi="Times New Roman" w:cs="Times New Roman"/>
              <w:lang w:val="en-US"/>
            </w:rPr>
            <w:t>selected setting</w:t>
          </w:r>
          <w:r w:rsidR="00BA7ED6" w:rsidRPr="00C16A75">
            <w:rPr>
              <w:rFonts w:ascii="Times New Roman" w:hAnsi="Times New Roman" w:cs="Times New Roman"/>
              <w:lang w:val="en-US"/>
            </w:rPr>
            <w:t>s</w:t>
          </w:r>
          <w:r w:rsidR="001F1448" w:rsidRPr="00C16A75">
            <w:rPr>
              <w:rFonts w:ascii="Times New Roman" w:hAnsi="Times New Roman" w:cs="Times New Roman"/>
              <w:lang w:val="en-US"/>
            </w:rPr>
            <w:t xml:space="preserve"> and its dynamical results are the analogies o</w:t>
          </w:r>
          <w:r w:rsidR="00B96F1D" w:rsidRPr="00C16A75">
            <w:rPr>
              <w:rFonts w:ascii="Times New Roman" w:hAnsi="Times New Roman" w:cs="Times New Roman"/>
              <w:lang w:val="en-US"/>
            </w:rPr>
            <w:t>f</w:t>
          </w:r>
          <w:r w:rsidR="001F1448" w:rsidRPr="00C16A75">
            <w:rPr>
              <w:rFonts w:ascii="Times New Roman" w:hAnsi="Times New Roman" w:cs="Times New Roman"/>
              <w:lang w:val="en-US"/>
            </w:rPr>
            <w:t xml:space="preserve"> measurable physical quantities of the body</w:t>
          </w:r>
          <w:r w:rsidR="00BA7ED6" w:rsidRPr="00C16A75">
            <w:rPr>
              <w:rFonts w:ascii="Times New Roman" w:hAnsi="Times New Roman" w:cs="Times New Roman"/>
              <w:lang w:val="en-US"/>
            </w:rPr>
            <w:t>,</w:t>
          </w:r>
          <w:r w:rsidR="001F1448" w:rsidRPr="00C16A75">
            <w:rPr>
              <w:rFonts w:ascii="Times New Roman" w:hAnsi="Times New Roman" w:cs="Times New Roman"/>
              <w:lang w:val="en-US"/>
            </w:rPr>
            <w:t xml:space="preserve"> such as blood pressure, chemical concentrations, temperatures, </w:t>
          </w:r>
          <w:r w:rsidR="00BA7ED6" w:rsidRPr="00C16A75">
            <w:rPr>
              <w:rFonts w:ascii="Times New Roman" w:hAnsi="Times New Roman" w:cs="Times New Roman"/>
              <w:lang w:val="en-US"/>
            </w:rPr>
            <w:t>etc</w:t>
          </w:r>
          <w:r w:rsidR="001F1448" w:rsidRPr="00C16A75">
            <w:rPr>
              <w:rFonts w:ascii="Times New Roman" w:hAnsi="Times New Roman" w:cs="Times New Roman"/>
              <w:lang w:val="en-US"/>
            </w:rPr>
            <w:t xml:space="preserve">. </w:t>
          </w:r>
        </w:p>
        <w:p w14:paraId="0511FA23" w14:textId="490227CE" w:rsidR="00186C90" w:rsidRPr="00186C90" w:rsidRDefault="00186C90" w:rsidP="00186C90">
          <w:pPr>
            <w:shd w:val="clear" w:color="auto" w:fill="FFFFFF"/>
            <w:spacing w:before="240" w:after="0" w:line="274" w:lineRule="atLeast"/>
            <w:jc w:val="both"/>
            <w:rPr>
              <w:rFonts w:ascii="Times New Roman" w:hAnsi="Times New Roman" w:cs="Times New Roman"/>
              <w:lang w:val="en-US"/>
            </w:rPr>
          </w:pPr>
          <w:r w:rsidRPr="00186C90">
            <w:rPr>
              <w:rFonts w:ascii="Times New Roman" w:hAnsi="Times New Roman" w:cs="Times New Roman"/>
              <w:color w:val="222222"/>
              <w:shd w:val="clear" w:color="auto" w:fill="FFFFFF"/>
              <w:lang w:val="en-US"/>
            </w:rPr>
            <w:t xml:space="preserve">The additional goal of the thesis is to design a new acid-base, </w:t>
          </w:r>
          <w:r w:rsidRPr="00186C90">
            <w:rPr>
              <w:rFonts w:ascii="Times New Roman" w:hAnsi="Times New Roman" w:cs="Times New Roman"/>
              <w:color w:val="222222"/>
              <w:shd w:val="clear" w:color="auto" w:fill="FFFFFF"/>
              <w:lang w:val="en-US"/>
            </w:rPr>
            <w:t xml:space="preserve">new </w:t>
          </w:r>
          <w:r w:rsidRPr="00186C90">
            <w:rPr>
              <w:rFonts w:ascii="Times New Roman" w:hAnsi="Times New Roman" w:cs="Times New Roman"/>
              <w:color w:val="222222"/>
              <w:shd w:val="clear" w:color="auto" w:fill="FFFFFF"/>
              <w:lang w:val="en-US"/>
            </w:rPr>
            <w:t>b</w:t>
          </w:r>
          <w:r>
            <w:rPr>
              <w:rFonts w:ascii="Times New Roman" w:hAnsi="Times New Roman" w:cs="Times New Roman"/>
              <w:color w:val="222222"/>
              <w:shd w:val="clear" w:color="auto" w:fill="FFFFFF"/>
              <w:lang w:val="en-US"/>
            </w:rPr>
            <w:t>l</w:t>
          </w:r>
          <w:r w:rsidRPr="00186C90">
            <w:rPr>
              <w:rFonts w:ascii="Times New Roman" w:hAnsi="Times New Roman" w:cs="Times New Roman"/>
              <w:color w:val="222222"/>
              <w:shd w:val="clear" w:color="auto" w:fill="FFFFFF"/>
              <w:lang w:val="en-US"/>
            </w:rPr>
            <w:t>ood gas</w:t>
          </w:r>
          <w:r>
            <w:rPr>
              <w:rFonts w:ascii="Times New Roman" w:hAnsi="Times New Roman" w:cs="Times New Roman"/>
              <w:color w:val="222222"/>
              <w:shd w:val="clear" w:color="auto" w:fill="FFFFFF"/>
              <w:lang w:val="en-US"/>
            </w:rPr>
            <w:t>es</w:t>
          </w:r>
          <w:r w:rsidRPr="00186C90">
            <w:rPr>
              <w:rFonts w:ascii="Times New Roman" w:hAnsi="Times New Roman" w:cs="Times New Roman"/>
              <w:color w:val="222222"/>
              <w:shd w:val="clear" w:color="auto" w:fill="FFFFFF"/>
              <w:lang w:val="en-US"/>
            </w:rPr>
            <w:t xml:space="preserve"> transport and </w:t>
          </w:r>
          <w:r w:rsidRPr="00186C90">
            <w:rPr>
              <w:rFonts w:ascii="Times New Roman" w:hAnsi="Times New Roman" w:cs="Times New Roman"/>
              <w:color w:val="222222"/>
              <w:shd w:val="clear" w:color="auto" w:fill="FFFFFF"/>
              <w:lang w:val="en-US"/>
            </w:rPr>
            <w:t xml:space="preserve">new </w:t>
          </w:r>
          <w:r w:rsidRPr="00186C90">
            <w:rPr>
              <w:rFonts w:ascii="Times New Roman" w:hAnsi="Times New Roman" w:cs="Times New Roman"/>
              <w:color w:val="222222"/>
              <w:shd w:val="clear" w:color="auto" w:fill="FFFFFF"/>
              <w:lang w:val="en-US"/>
            </w:rPr>
            <w:t>integrative hemoglobin</w:t>
          </w:r>
          <w:r>
            <w:rPr>
              <w:rFonts w:ascii="Times New Roman" w:hAnsi="Times New Roman" w:cs="Times New Roman"/>
              <w:color w:val="222222"/>
              <w:shd w:val="clear" w:color="auto" w:fill="FFFFFF"/>
              <w:lang w:val="en-US"/>
            </w:rPr>
            <w:t xml:space="preserve"> 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CO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xml:space="preserve"> and H</w:t>
          </w:r>
          <w:r w:rsidRPr="00186C90">
            <w:rPr>
              <w:rFonts w:ascii="Times New Roman" w:hAnsi="Times New Roman" w:cs="Times New Roman"/>
              <w:color w:val="222222"/>
              <w:shd w:val="clear" w:color="auto" w:fill="FFFFFF"/>
              <w:vertAlign w:val="superscript"/>
              <w:lang w:val="en-US"/>
            </w:rPr>
            <w:t>+</w:t>
          </w:r>
          <w:r>
            <w:rPr>
              <w:rFonts w:ascii="Times New Roman" w:hAnsi="Times New Roman" w:cs="Times New Roman"/>
              <w:color w:val="222222"/>
              <w:shd w:val="clear" w:color="auto" w:fill="FFFFFF"/>
              <w:lang w:val="en-US"/>
            </w:rPr>
            <w:t xml:space="preserve"> binding</w:t>
          </w:r>
          <w:r w:rsidRPr="00186C90">
            <w:rPr>
              <w:rFonts w:ascii="Times New Roman" w:hAnsi="Times New Roman" w:cs="Times New Roman"/>
              <w:color w:val="222222"/>
              <w:shd w:val="clear" w:color="auto" w:fill="FFFFFF"/>
              <w:lang w:val="en-US"/>
            </w:rPr>
            <w:t xml:space="preserve"> model as an extension of the complex model of integrative physiology.</w:t>
          </w:r>
        </w:p>
        <w:p w14:paraId="50E65DCF" w14:textId="046E888F" w:rsidR="005B66D8" w:rsidRDefault="00C16A75">
          <w:pPr>
            <w:rPr>
              <w:rFonts w:ascii="Times New Roman" w:hAnsi="Times New Roman" w:cs="Times New Roman"/>
              <w:lang w:val="en-US"/>
            </w:rPr>
          </w:pPr>
          <w:r w:rsidRPr="00186C90">
            <w:rPr>
              <w:rFonts w:ascii="Times New Roman" w:hAnsi="Times New Roman" w:cs="Times New Roman"/>
              <w:lang w:val="en-US"/>
            </w:rPr>
            <w:br w:type="page"/>
          </w:r>
          <w:r w:rsidR="005B66D8">
            <w:rPr>
              <w:rFonts w:ascii="Times New Roman" w:hAnsi="Times New Roman" w:cs="Times New Roman"/>
              <w:lang w:val="en-US"/>
            </w:rPr>
            <w:lastRenderedPageBreak/>
            <w:br w:type="page"/>
          </w:r>
        </w:p>
        <w:p w14:paraId="12ECDDAC" w14:textId="06AB5E06" w:rsidR="003362FC" w:rsidRPr="00C16A75" w:rsidRDefault="003362FC" w:rsidP="00911E3F">
          <w:pPr>
            <w:pStyle w:val="Nadpis1"/>
            <w:jc w:val="both"/>
            <w:rPr>
              <w:rStyle w:val="Znaknadpisu1"/>
              <w:rFonts w:ascii="Times New Roman" w:hAnsi="Times New Roman" w:cs="Times New Roman"/>
            </w:rPr>
          </w:pPr>
          <w:bookmarkStart w:id="27" w:name="_Toc408842108"/>
          <w:bookmarkStart w:id="28" w:name="_Toc408844057"/>
          <w:bookmarkStart w:id="29" w:name="_Toc408845890"/>
          <w:bookmarkStart w:id="30" w:name="_Toc409289272"/>
          <w:bookmarkStart w:id="31" w:name="_Ref411703051"/>
          <w:bookmarkStart w:id="32" w:name="_Ref414120006"/>
          <w:bookmarkStart w:id="33" w:name="_Toc420288820"/>
          <w:bookmarkStart w:id="34" w:name="_Ref420412397"/>
          <w:bookmarkStart w:id="35" w:name="_Toc421792672"/>
          <w:r w:rsidRPr="00C16A75">
            <w:rPr>
              <w:rStyle w:val="Znaknadpisu1"/>
              <w:rFonts w:ascii="Times New Roman" w:hAnsi="Times New Roman" w:cs="Times New Roman"/>
            </w:rPr>
            <w:lastRenderedPageBreak/>
            <w:t>Methods</w:t>
          </w:r>
          <w:bookmarkEnd w:id="27"/>
          <w:bookmarkEnd w:id="28"/>
          <w:bookmarkEnd w:id="29"/>
          <w:bookmarkEnd w:id="30"/>
          <w:bookmarkEnd w:id="31"/>
          <w:bookmarkEnd w:id="32"/>
          <w:bookmarkEnd w:id="33"/>
          <w:bookmarkEnd w:id="34"/>
          <w:r w:rsidR="00824985" w:rsidRPr="00C16A75">
            <w:rPr>
              <w:rStyle w:val="Znaknadpisu1"/>
              <w:rFonts w:ascii="Times New Roman" w:hAnsi="Times New Roman" w:cs="Times New Roman"/>
            </w:rPr>
            <w:t xml:space="preserve"> of </w:t>
          </w:r>
          <w:r w:rsidR="00B96F1D" w:rsidRPr="00C16A75">
            <w:rPr>
              <w:rStyle w:val="Znaknadpisu1"/>
              <w:rFonts w:ascii="Times New Roman" w:hAnsi="Times New Roman" w:cs="Times New Roman"/>
            </w:rPr>
            <w:t>first</w:t>
          </w:r>
          <w:r w:rsidR="00824985" w:rsidRPr="00C16A75">
            <w:rPr>
              <w:rStyle w:val="Znaknadpisu1"/>
              <w:rFonts w:ascii="Times New Roman" w:hAnsi="Times New Roman" w:cs="Times New Roman"/>
            </w:rPr>
            <w:t xml:space="preserve"> principles formalization</w:t>
          </w:r>
          <w:bookmarkEnd w:id="35"/>
        </w:p>
        <w:p w14:paraId="2400D133" w14:textId="77777777" w:rsidR="003362FC" w:rsidRPr="00C16A75" w:rsidRDefault="003362FC" w:rsidP="004F0385">
          <w:pPr>
            <w:pStyle w:val="Nadpis2"/>
            <w:rPr>
              <w:rStyle w:val="Znaknadpisu1"/>
              <w:rFonts w:ascii="Times New Roman" w:hAnsi="Times New Roman" w:cs="Times New Roman"/>
              <w:sz w:val="28"/>
            </w:rPr>
          </w:pPr>
          <w:bookmarkStart w:id="36" w:name="_Toc408842109"/>
          <w:bookmarkStart w:id="37" w:name="_Toc408844058"/>
          <w:bookmarkStart w:id="38" w:name="_Toc408845891"/>
          <w:bookmarkStart w:id="39" w:name="_Toc409289273"/>
          <w:bookmarkStart w:id="40" w:name="_Ref411702778"/>
          <w:bookmarkStart w:id="41" w:name="_Toc420288821"/>
          <w:bookmarkStart w:id="42" w:name="_Toc421792673"/>
          <w:r w:rsidRPr="00C16A75">
            <w:rPr>
              <w:rStyle w:val="Znaknadpisu1"/>
              <w:rFonts w:ascii="Times New Roman" w:hAnsi="Times New Roman" w:cs="Times New Roman"/>
              <w:sz w:val="28"/>
            </w:rPr>
            <w:t>Physical principles</w:t>
          </w:r>
          <w:bookmarkEnd w:id="36"/>
          <w:bookmarkEnd w:id="37"/>
          <w:bookmarkEnd w:id="38"/>
          <w:bookmarkEnd w:id="39"/>
          <w:bookmarkEnd w:id="40"/>
          <w:bookmarkEnd w:id="41"/>
          <w:bookmarkEnd w:id="42"/>
        </w:p>
        <w:p w14:paraId="4E665077" w14:textId="3B747F42" w:rsidR="003531A1"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Generalization of physical laws leads to similar principles </w:t>
          </w:r>
          <w:r w:rsidR="001703E5" w:rsidRPr="00C16A75">
            <w:rPr>
              <w:rFonts w:ascii="Times New Roman" w:hAnsi="Times New Roman" w:cs="Times New Roman"/>
              <w:lang w:val="en-US"/>
            </w:rPr>
            <w:t xml:space="preserve">existing </w:t>
          </w:r>
          <w:r w:rsidRPr="00C16A75">
            <w:rPr>
              <w:rFonts w:ascii="Times New Roman" w:hAnsi="Times New Roman" w:cs="Times New Roman"/>
              <w:lang w:val="en-US"/>
            </w:rPr>
            <w:t xml:space="preserve">between many physical domains. </w:t>
          </w:r>
          <w:r w:rsidR="001703E5" w:rsidRPr="00C16A75">
            <w:rPr>
              <w:rFonts w:ascii="Times New Roman" w:hAnsi="Times New Roman" w:cs="Times New Roman"/>
              <w:lang w:val="en-US"/>
            </w:rPr>
            <w:t xml:space="preserve">The motivation </w:t>
          </w:r>
          <w:r w:rsidRPr="00C16A75">
            <w:rPr>
              <w:rFonts w:ascii="Times New Roman" w:hAnsi="Times New Roman" w:cs="Times New Roman"/>
              <w:lang w:val="en-US"/>
            </w:rPr>
            <w:t xml:space="preserve">is not only to have similar mathematical expressions, but also to </w:t>
          </w:r>
          <w:r w:rsidR="001703E5" w:rsidRPr="00C16A75">
            <w:rPr>
              <w:rFonts w:ascii="Times New Roman" w:hAnsi="Times New Roman" w:cs="Times New Roman"/>
              <w:lang w:val="en-US"/>
            </w:rPr>
            <w:t xml:space="preserve">apply </w:t>
          </w:r>
          <w:r w:rsidRPr="00C16A75">
            <w:rPr>
              <w:rFonts w:ascii="Times New Roman" w:hAnsi="Times New Roman" w:cs="Times New Roman"/>
              <w:lang w:val="en-US"/>
            </w:rPr>
            <w:t xml:space="preserve">prepared </w:t>
          </w:r>
          <w:r w:rsidR="001703E5" w:rsidRPr="00C16A75">
            <w:rPr>
              <w:rFonts w:ascii="Times New Roman" w:hAnsi="Times New Roman" w:cs="Times New Roman"/>
              <w:lang w:val="en-US"/>
            </w:rPr>
            <w:t>methodologies to more than one domain</w:t>
          </w:r>
          <w:r w:rsidRPr="00C16A75">
            <w:rPr>
              <w:rFonts w:ascii="Times New Roman" w:hAnsi="Times New Roman" w:cs="Times New Roman"/>
              <w:lang w:val="en-US"/>
            </w:rPr>
            <w:t>. For example</w:t>
          </w:r>
          <w:r w:rsidR="00AF5774" w:rsidRPr="00C16A75">
            <w:rPr>
              <w:rFonts w:ascii="Times New Roman" w:hAnsi="Times New Roman" w:cs="Times New Roman"/>
              <w:lang w:val="en-US"/>
            </w:rPr>
            <w:t>,</w:t>
          </w:r>
          <w:r w:rsidRPr="00C16A75">
            <w:rPr>
              <w:rFonts w:ascii="Times New Roman" w:hAnsi="Times New Roman" w:cs="Times New Roman"/>
              <w:lang w:val="en-US"/>
            </w:rPr>
            <w:t xml:space="preserve"> an electrical circuit diagram</w:t>
          </w:r>
          <w:r w:rsidR="00AF5774"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can be generalized for chemical, osmotic, hydraulic or other non-electrical systems. To do this, it is necessary to find analogies in physical quantities and physical laws. </w:t>
          </w:r>
        </w:p>
        <w:p w14:paraId="4629D540" w14:textId="10147EC0" w:rsidR="003362FC" w:rsidRPr="00C16A75" w:rsidRDefault="003531A1" w:rsidP="00911E3F">
          <w:pPr>
            <w:jc w:val="both"/>
            <w:rPr>
              <w:rFonts w:ascii="Times New Roman" w:hAnsi="Times New Roman" w:cs="Times New Roman"/>
              <w:lang w:val="en-US"/>
            </w:rPr>
          </w:pPr>
          <w:r w:rsidRPr="00C16A75">
            <w:rPr>
              <w:rFonts w:ascii="Times New Roman" w:hAnsi="Times New Roman" w:cs="Times New Roman"/>
              <w:lang w:val="en-US"/>
            </w:rPr>
            <w:t xml:space="preserve">Using </w:t>
          </w:r>
          <w:r w:rsidR="003362FC" w:rsidRPr="00C16A75">
            <w:rPr>
              <w:rFonts w:ascii="Times New Roman" w:hAnsi="Times New Roman" w:cs="Times New Roman"/>
              <w:lang w:val="en-US"/>
            </w:rPr>
            <w:t>only two quantities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the state of subsystems at interfaces</w:t>
          </w:r>
          <w:r w:rsidRPr="00C16A75">
            <w:rPr>
              <w:rFonts w:ascii="Times New Roman" w:hAnsi="Times New Roman" w:cs="Times New Roman"/>
              <w:lang w:val="en-US"/>
            </w:rPr>
            <w:t xml:space="preserve"> can be described</w:t>
          </w:r>
          <w:r w:rsidR="003362FC" w:rsidRPr="00C16A75">
            <w:rPr>
              <w:rFonts w:ascii="Times New Roman" w:hAnsi="Times New Roman" w:cs="Times New Roman"/>
              <w:lang w:val="en-US"/>
            </w:rPr>
            <w:t xml:space="preserve">. One of </w:t>
          </w:r>
          <w:r w:rsidRPr="00C16A75">
            <w:rPr>
              <w:rFonts w:ascii="Times New Roman" w:hAnsi="Times New Roman" w:cs="Times New Roman"/>
              <w:lang w:val="en-US"/>
            </w:rPr>
            <w:t xml:space="preserve">these </w:t>
          </w:r>
          <w:r w:rsidR="003362FC" w:rsidRPr="00C16A75">
            <w:rPr>
              <w:rFonts w:ascii="Times New Roman" w:hAnsi="Times New Roman" w:cs="Times New Roman"/>
              <w:lang w:val="en-US"/>
            </w:rPr>
            <w:t>variable</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is flow in term of </w:t>
          </w:r>
          <w:hyperlink r:id="rId27" w:history="1">
            <w:r w:rsidR="003362FC" w:rsidRPr="00C16A75">
              <w:rPr>
                <w:rStyle w:val="Hypertextovodkaz"/>
                <w:rFonts w:ascii="Times New Roman" w:hAnsi="Times New Roman" w:cs="Times New Roman"/>
                <w:lang w:val="en-US"/>
              </w:rPr>
              <w:t>Kirchhoff</w:t>
            </w:r>
            <w:r w:rsidR="00B52148" w:rsidRPr="00C16A75">
              <w:rPr>
                <w:rStyle w:val="Hypertextovodkaz"/>
                <w:rFonts w:ascii="Times New Roman" w:hAnsi="Times New Roman" w:cs="Times New Roman"/>
                <w:lang w:val="en-US"/>
              </w:rPr>
              <w:t>’s</w:t>
            </w:r>
            <w:r w:rsidR="003362FC" w:rsidRPr="00C16A75">
              <w:rPr>
                <w:rStyle w:val="Hypertextovodkaz"/>
                <w:rFonts w:ascii="Times New Roman" w:hAnsi="Times New Roman" w:cs="Times New Roman"/>
                <w:lang w:val="en-US"/>
              </w:rPr>
              <w:t xml:space="preserve"> law</w:t>
            </w:r>
          </w:hyperlink>
          <w:r w:rsidR="003362FC" w:rsidRPr="00C16A75">
            <w:rPr>
              <w:rFonts w:ascii="Times New Roman" w:hAnsi="Times New Roman" w:cs="Times New Roman"/>
              <w:lang w:val="en-US"/>
            </w:rPr>
            <w:t xml:space="preserve">, i.e., </w:t>
          </w:r>
          <w:r w:rsidR="003362FC" w:rsidRPr="00C16A75">
            <w:rPr>
              <w:rFonts w:ascii="Times New Roman" w:hAnsi="Times New Roman" w:cs="Times New Roman"/>
              <w:u w:val="single"/>
              <w:lang w:val="en-US"/>
            </w:rPr>
            <w:t xml:space="preserve">the sum of connected flows is zero at each place in </w:t>
          </w:r>
          <w:r w:rsidRPr="00C16A75">
            <w:rPr>
              <w:rFonts w:ascii="Times New Roman" w:hAnsi="Times New Roman" w:cs="Times New Roman"/>
              <w:u w:val="single"/>
              <w:lang w:val="en-US"/>
            </w:rPr>
            <w:t xml:space="preserve">the </w:t>
          </w:r>
          <w:r w:rsidR="00991967">
            <w:rPr>
              <w:rFonts w:ascii="Times New Roman" w:hAnsi="Times New Roman" w:cs="Times New Roman"/>
              <w:u w:val="single"/>
              <w:lang w:val="en-US"/>
            </w:rPr>
            <w:t>diagram</w:t>
          </w:r>
          <w:r w:rsidR="003362FC" w:rsidRPr="00C16A75">
            <w:rPr>
              <w:rFonts w:ascii="Times New Roman" w:hAnsi="Times New Roman" w:cs="Times New Roman"/>
              <w:lang w:val="en-US"/>
            </w:rPr>
            <w:t xml:space="preserve">. The second </w:t>
          </w:r>
          <w:r w:rsidRPr="00C16A75">
            <w:rPr>
              <w:rFonts w:ascii="Times New Roman" w:hAnsi="Times New Roman" w:cs="Times New Roman"/>
              <w:lang w:val="en-US"/>
            </w:rPr>
            <w:t xml:space="preserve">variable </w:t>
          </w:r>
          <w:r w:rsidR="003362FC" w:rsidRPr="00C16A75">
            <w:rPr>
              <w:rFonts w:ascii="Times New Roman" w:hAnsi="Times New Roman" w:cs="Times New Roman"/>
              <w:lang w:val="en-US"/>
            </w:rPr>
            <w:t xml:space="preserve">has to be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i.e., </w:t>
          </w:r>
          <w:r w:rsidR="003362FC" w:rsidRPr="00C16A75">
            <w:rPr>
              <w:rFonts w:ascii="Times New Roman" w:hAnsi="Times New Roman" w:cs="Times New Roman"/>
              <w:lang w:val="en-US"/>
            </w:rPr>
            <w:t xml:space="preserve">it has the same value in each connected side. The flows are usually changes </w:t>
          </w:r>
          <w:r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some quantity </w:t>
          </w:r>
          <w:r w:rsidRPr="00C16A75">
            <w:rPr>
              <w:rFonts w:ascii="Times New Roman" w:hAnsi="Times New Roman" w:cs="Times New Roman"/>
              <w:lang w:val="en-US"/>
            </w:rPr>
            <w:t xml:space="preserve">over </w:t>
          </w:r>
          <w:r w:rsidR="003362FC" w:rsidRPr="00C16A75">
            <w:rPr>
              <w:rFonts w:ascii="Times New Roman" w:hAnsi="Times New Roman" w:cs="Times New Roman"/>
              <w:lang w:val="en-US"/>
            </w:rPr>
            <w:t xml:space="preserve">time such as volumetric flow, molar flow, heat flow, electric current, magnetic flux or mechanical force. The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s should be some</w:t>
          </w:r>
          <w:r w:rsidRPr="00C16A75">
            <w:rPr>
              <w:rFonts w:ascii="Times New Roman" w:hAnsi="Times New Roman" w:cs="Times New Roman"/>
              <w:lang w:val="en-US"/>
            </w:rPr>
            <w:t xml:space="preserve"> type of</w:t>
          </w:r>
          <w:r w:rsidR="003362FC" w:rsidRPr="00C16A75">
            <w:rPr>
              <w:rFonts w:ascii="Times New Roman" w:hAnsi="Times New Roman" w:cs="Times New Roman"/>
              <w:lang w:val="en-US"/>
            </w:rPr>
            <w:t xml:space="preserve"> effort such as pressure, </w:t>
          </w:r>
          <w:r w:rsidR="00613ECD" w:rsidRPr="00C16A75">
            <w:rPr>
              <w:rFonts w:ascii="Times New Roman" w:hAnsi="Times New Roman" w:cs="Times New Roman"/>
              <w:lang w:val="en-US"/>
            </w:rPr>
            <w:t>electrochemical potential</w:t>
          </w:r>
          <w:r w:rsidR="003362FC" w:rsidRPr="00C16A75">
            <w:rPr>
              <w:rFonts w:ascii="Times New Roman" w:hAnsi="Times New Roman" w:cs="Times New Roman"/>
              <w:lang w:val="en-US"/>
            </w:rPr>
            <w:t xml:space="preserve">, temperature, electric potential, magnetic potential or space position. </w:t>
          </w:r>
          <w:r w:rsidRPr="00C16A75">
            <w:rPr>
              <w:rFonts w:ascii="Times New Roman" w:hAnsi="Times New Roman" w:cs="Times New Roman"/>
              <w:lang w:val="en-US"/>
            </w:rPr>
            <w:t>Most</w:t>
          </w:r>
          <w:r w:rsidR="003362FC" w:rsidRPr="00C16A75">
            <w:rPr>
              <w:rFonts w:ascii="Times New Roman" w:hAnsi="Times New Roman" w:cs="Times New Roman"/>
              <w:lang w:val="en-US"/>
            </w:rPr>
            <w:t xml:space="preserve"> of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physical laws from</w:t>
          </w:r>
          <w:r w:rsidRPr="00C16A75">
            <w:rPr>
              <w:rFonts w:ascii="Times New Roman" w:hAnsi="Times New Roman" w:cs="Times New Roman"/>
              <w:lang w:val="en-US"/>
            </w:rPr>
            <w:t xml:space="preserve"> the already </w:t>
          </w:r>
          <w:r w:rsidR="003362FC" w:rsidRPr="00C16A75">
            <w:rPr>
              <w:rFonts w:ascii="Times New Roman" w:hAnsi="Times New Roman" w:cs="Times New Roman"/>
              <w:lang w:val="en-US"/>
            </w:rPr>
            <w:t>mentioned physical domains can be represented</w:t>
          </w:r>
          <w:r w:rsidR="00613ECD" w:rsidRPr="00C16A75">
            <w:rPr>
              <w:rFonts w:ascii="Times New Roman" w:hAnsi="Times New Roman" w:cs="Times New Roman"/>
              <w:lang w:val="en-US"/>
            </w:rPr>
            <w:t xml:space="preserve"> using</w:t>
          </w:r>
          <w:r w:rsidR="003362FC" w:rsidRPr="00C16A75">
            <w:rPr>
              <w:rFonts w:ascii="Times New Roman" w:hAnsi="Times New Roman" w:cs="Times New Roman"/>
              <w:lang w:val="en-US"/>
            </w:rPr>
            <w:t xml:space="preserve"> equations </w:t>
          </w:r>
          <w:r w:rsidRPr="00C16A75">
            <w:rPr>
              <w:rFonts w:ascii="Times New Roman" w:hAnsi="Times New Roman" w:cs="Times New Roman"/>
              <w:lang w:val="en-US"/>
            </w:rPr>
            <w:t xml:space="preserve">that </w:t>
          </w:r>
          <w:r w:rsidR="003362FC" w:rsidRPr="00C16A75">
            <w:rPr>
              <w:rFonts w:ascii="Times New Roman" w:hAnsi="Times New Roman" w:cs="Times New Roman"/>
              <w:lang w:val="en-US"/>
            </w:rPr>
            <w:t xml:space="preserve">mention flow and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 xml:space="preserve"> physical quantities,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hydraulic resistance, diffusion, thermal conduction, Ohm’s law</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etc.</w:t>
          </w:r>
        </w:p>
        <w:p w14:paraId="383275AD" w14:textId="6607504C" w:rsidR="00054331" w:rsidRPr="00C16A75" w:rsidRDefault="00054331" w:rsidP="00C773C2">
          <w:pPr>
            <w:pStyle w:val="Nadpis3"/>
            <w:jc w:val="both"/>
            <w:rPr>
              <w:rFonts w:ascii="Times New Roman" w:hAnsi="Times New Roman" w:cs="Times New Roman"/>
              <w:lang w:val="en-US"/>
            </w:rPr>
          </w:pPr>
          <w:r w:rsidRPr="00C16A75">
            <w:rPr>
              <w:rFonts w:ascii="Times New Roman" w:hAnsi="Times New Roman" w:cs="Times New Roman"/>
              <w:lang w:val="en-US"/>
            </w:rPr>
            <w:t>International system of units</w:t>
          </w:r>
        </w:p>
        <w:p w14:paraId="28844BA5" w14:textId="6BC247D7" w:rsidR="002F3AD3" w:rsidRPr="00C16A75" w:rsidRDefault="002F3AD3" w:rsidP="00D86650">
          <w:pPr>
            <w:jc w:val="both"/>
            <w:rPr>
              <w:rFonts w:ascii="Times New Roman" w:hAnsi="Times New Roman" w:cs="Times New Roman"/>
              <w:lang w:val="en-US"/>
            </w:rPr>
          </w:pPr>
          <w:r w:rsidRPr="00C16A75">
            <w:rPr>
              <w:rFonts w:ascii="Times New Roman" w:hAnsi="Times New Roman" w:cs="Times New Roman"/>
              <w:lang w:val="en-US"/>
            </w:rPr>
            <w:t xml:space="preserve">As a result of </w:t>
          </w:r>
          <w:r w:rsidR="003531A1" w:rsidRPr="00C16A75">
            <w:rPr>
              <w:rFonts w:ascii="Times New Roman" w:hAnsi="Times New Roman" w:cs="Times New Roman"/>
              <w:lang w:val="en-US"/>
            </w:rPr>
            <w:t xml:space="preserve">a </w:t>
          </w:r>
          <w:r w:rsidRPr="00C16A75">
            <w:rPr>
              <w:rFonts w:ascii="Times New Roman" w:hAnsi="Times New Roman" w:cs="Times New Roman"/>
              <w:lang w:val="en-US"/>
            </w:rPr>
            <w:t>very long tradition in medicine</w:t>
          </w:r>
          <w:r w:rsidR="003531A1" w:rsidRPr="00C16A75">
            <w:rPr>
              <w:rFonts w:ascii="Times New Roman" w:hAnsi="Times New Roman" w:cs="Times New Roman"/>
              <w:lang w:val="en-US"/>
            </w:rPr>
            <w:t>,</w:t>
          </w:r>
          <w:r w:rsidRPr="00C16A75">
            <w:rPr>
              <w:rFonts w:ascii="Times New Roman" w:hAnsi="Times New Roman" w:cs="Times New Roman"/>
              <w:lang w:val="en-US"/>
            </w:rPr>
            <w:t xml:space="preserve"> values are still represented in “medical” units instead of physical units of international standard (</w:t>
          </w:r>
          <w:hyperlink r:id="rId28" w:history="1">
            <w:r w:rsidRPr="00C16A75">
              <w:rPr>
                <w:rStyle w:val="Hypertextovodkaz"/>
                <w:rFonts w:ascii="Times New Roman" w:hAnsi="Times New Roman" w:cs="Times New Roman"/>
                <w:lang w:val="en-US"/>
              </w:rPr>
              <w:t>SI</w:t>
            </w:r>
          </w:hyperlink>
          <w:r w:rsidRPr="00C16A75">
            <w:rPr>
              <w:rFonts w:ascii="Times New Roman" w:hAnsi="Times New Roman" w:cs="Times New Roman"/>
              <w:lang w:val="en-US"/>
            </w:rPr>
            <w:t xml:space="preserve">). </w:t>
          </w:r>
          <w:r w:rsidR="009B32A9" w:rsidRPr="00C16A75">
            <w:rPr>
              <w:rFonts w:ascii="Times New Roman" w:hAnsi="Times New Roman" w:cs="Times New Roman"/>
              <w:lang w:val="en-US"/>
            </w:rPr>
            <w:t xml:space="preserve">Even </w:t>
          </w:r>
          <w:r w:rsidR="00902944" w:rsidRPr="00C16A75">
            <w:rPr>
              <w:rFonts w:ascii="Times New Roman" w:hAnsi="Times New Roman" w:cs="Times New Roman"/>
              <w:lang w:val="en-US"/>
            </w:rPr>
            <w:t>recently manufactured</w:t>
          </w:r>
          <w:r w:rsidR="009B32A9" w:rsidRPr="00C16A75">
            <w:rPr>
              <w:rFonts w:ascii="Times New Roman" w:hAnsi="Times New Roman" w:cs="Times New Roman"/>
              <w:lang w:val="en-US"/>
            </w:rPr>
            <w:t xml:space="preserve"> medical devices still use mmHg, calories</w:t>
          </w:r>
          <w:r w:rsidR="00902944" w:rsidRPr="00C16A75">
            <w:rPr>
              <w:rFonts w:ascii="Times New Roman" w:hAnsi="Times New Roman" w:cs="Times New Roman"/>
              <w:lang w:val="en-US"/>
            </w:rPr>
            <w:t xml:space="preserve"> and</w:t>
          </w:r>
          <w:r w:rsidR="009B32A9" w:rsidRPr="00C16A75">
            <w:rPr>
              <w:rFonts w:ascii="Times New Roman" w:hAnsi="Times New Roman" w:cs="Times New Roman"/>
              <w:lang w:val="en-US"/>
            </w:rPr>
            <w:t xml:space="preserve"> degrees </w:t>
          </w:r>
          <w:r w:rsidR="00902944" w:rsidRPr="00C16A75">
            <w:rPr>
              <w:rFonts w:ascii="Times New Roman" w:hAnsi="Times New Roman" w:cs="Times New Roman"/>
              <w:lang w:val="en-US"/>
            </w:rPr>
            <w:t xml:space="preserve">in </w:t>
          </w:r>
          <w:r w:rsidR="009B32A9" w:rsidRPr="00C16A75">
            <w:rPr>
              <w:rFonts w:ascii="Times New Roman" w:hAnsi="Times New Roman" w:cs="Times New Roman"/>
              <w:lang w:val="en-US"/>
            </w:rPr>
            <w:t>Celsius</w:t>
          </w:r>
          <w:r w:rsidR="00902944" w:rsidRPr="00C16A75">
            <w:rPr>
              <w:rFonts w:ascii="Times New Roman" w:hAnsi="Times New Roman" w:cs="Times New Roman"/>
              <w:lang w:val="en-US"/>
            </w:rPr>
            <w:t xml:space="preserve">, among </w:t>
          </w:r>
          <w:r w:rsidR="009B32A9" w:rsidRPr="00C16A75">
            <w:rPr>
              <w:rFonts w:ascii="Times New Roman" w:hAnsi="Times New Roman" w:cs="Times New Roman"/>
              <w:lang w:val="en-US"/>
            </w:rPr>
            <w:t xml:space="preserve">others. The problem is that </w:t>
          </w:r>
          <w:r w:rsidR="00902944" w:rsidRPr="00C16A75">
            <w:rPr>
              <w:rFonts w:ascii="Times New Roman" w:hAnsi="Times New Roman" w:cs="Times New Roman"/>
              <w:lang w:val="en-US"/>
            </w:rPr>
            <w:t xml:space="preserve">these </w:t>
          </w:r>
          <w:r w:rsidR="009B32A9" w:rsidRPr="00C16A75">
            <w:rPr>
              <w:rFonts w:ascii="Times New Roman" w:hAnsi="Times New Roman" w:cs="Times New Roman"/>
              <w:lang w:val="en-US"/>
            </w:rPr>
            <w:t xml:space="preserve">units </w:t>
          </w:r>
          <w:r w:rsidR="00902944" w:rsidRPr="00C16A75">
            <w:rPr>
              <w:rFonts w:ascii="Times New Roman" w:hAnsi="Times New Roman" w:cs="Times New Roman"/>
              <w:lang w:val="en-US"/>
            </w:rPr>
            <w:t>primarily indicate their</w:t>
          </w:r>
          <w:r w:rsidR="009B32A9" w:rsidRPr="00C16A75">
            <w:rPr>
              <w:rFonts w:ascii="Times New Roman" w:hAnsi="Times New Roman" w:cs="Times New Roman"/>
              <w:lang w:val="en-US"/>
            </w:rPr>
            <w:t xml:space="preserve"> type of their measurement </w:t>
          </w:r>
          <w:r w:rsidR="00902944" w:rsidRPr="00C16A75">
            <w:rPr>
              <w:rFonts w:ascii="Times New Roman" w:hAnsi="Times New Roman" w:cs="Times New Roman"/>
              <w:lang w:val="en-US"/>
            </w:rPr>
            <w:t xml:space="preserve">rather </w:t>
          </w:r>
          <w:r w:rsidR="009B32A9" w:rsidRPr="00C16A75">
            <w:rPr>
              <w:rFonts w:ascii="Times New Roman" w:hAnsi="Times New Roman" w:cs="Times New Roman"/>
              <w:lang w:val="en-US"/>
            </w:rPr>
            <w:t xml:space="preserve">than </w:t>
          </w:r>
          <w:r w:rsidR="00902944" w:rsidRPr="00C16A75">
            <w:rPr>
              <w:rFonts w:ascii="Times New Roman" w:hAnsi="Times New Roman" w:cs="Times New Roman"/>
              <w:lang w:val="en-US"/>
            </w:rPr>
            <w:t xml:space="preserve">their </w:t>
          </w:r>
          <w:r w:rsidR="009B32A9" w:rsidRPr="00C16A75">
            <w:rPr>
              <w:rFonts w:ascii="Times New Roman" w:hAnsi="Times New Roman" w:cs="Times New Roman"/>
              <w:lang w:val="en-US"/>
            </w:rPr>
            <w:t xml:space="preserve">usability in </w:t>
          </w:r>
          <w:r w:rsidR="00902944" w:rsidRPr="00C16A75">
            <w:rPr>
              <w:rFonts w:ascii="Times New Roman" w:hAnsi="Times New Roman" w:cs="Times New Roman"/>
              <w:lang w:val="en-US"/>
            </w:rPr>
            <w:t xml:space="preserve">terms of how they calculate </w:t>
          </w:r>
          <w:r w:rsidR="009B32A9" w:rsidRPr="00C16A75">
            <w:rPr>
              <w:rFonts w:ascii="Times New Roman" w:hAnsi="Times New Roman" w:cs="Times New Roman"/>
              <w:lang w:val="en-US"/>
            </w:rPr>
            <w:t xml:space="preserve">physical laws. However, almost always exist the simple recalculation between “medical” </w:t>
          </w:r>
          <w:r w:rsidR="00486C03" w:rsidRPr="00C16A75">
            <w:rPr>
              <w:rFonts w:ascii="Times New Roman" w:hAnsi="Times New Roman" w:cs="Times New Roman"/>
              <w:lang w:val="en-US"/>
            </w:rPr>
            <w:t xml:space="preserve">non-SI </w:t>
          </w:r>
          <w:r w:rsidR="009B32A9" w:rsidRPr="00C16A75">
            <w:rPr>
              <w:rFonts w:ascii="Times New Roman" w:hAnsi="Times New Roman" w:cs="Times New Roman"/>
              <w:lang w:val="en-US"/>
            </w:rPr>
            <w:t xml:space="preserve">and physical SI units. </w:t>
          </w:r>
          <w:r w:rsidR="00613ECD" w:rsidRPr="00C16A75">
            <w:rPr>
              <w:rFonts w:ascii="Times New Roman" w:hAnsi="Times New Roman" w:cs="Times New Roman"/>
              <w:lang w:val="en-US"/>
            </w:rPr>
            <w:t>In Modelica</w:t>
          </w:r>
          <w:r w:rsidR="00902944" w:rsidRPr="00C16A75">
            <w:rPr>
              <w:rFonts w:ascii="Times New Roman" w:hAnsi="Times New Roman" w:cs="Times New Roman"/>
              <w:lang w:val="en-US"/>
            </w:rPr>
            <w:t>, there</w:t>
          </w:r>
          <w:r w:rsidR="00613ECD" w:rsidRPr="00C16A75">
            <w:rPr>
              <w:rFonts w:ascii="Times New Roman" w:hAnsi="Times New Roman" w:cs="Times New Roman"/>
              <w:lang w:val="en-US"/>
            </w:rPr>
            <w:t xml:space="preserve"> is consensus that</w:t>
          </w:r>
          <w:r w:rsidR="009B32A9" w:rsidRPr="00C16A75">
            <w:rPr>
              <w:rFonts w:ascii="Times New Roman" w:hAnsi="Times New Roman" w:cs="Times New Roman"/>
              <w:lang w:val="en-US"/>
            </w:rPr>
            <w:t xml:space="preserve"> the running simulation is always in SI-units and recalculation from/to “medical” units can be done only </w:t>
          </w:r>
          <w:r w:rsidR="00902944" w:rsidRPr="00C16A75">
            <w:rPr>
              <w:rFonts w:ascii="Times New Roman" w:hAnsi="Times New Roman" w:cs="Times New Roman"/>
              <w:lang w:val="en-US"/>
            </w:rPr>
            <w:t xml:space="preserve">prior to </w:t>
          </w:r>
          <w:r w:rsidR="009B32A9" w:rsidRPr="00C16A75">
            <w:rPr>
              <w:rFonts w:ascii="Times New Roman" w:hAnsi="Times New Roman" w:cs="Times New Roman"/>
              <w:lang w:val="en-US"/>
            </w:rPr>
            <w:t>starting or after finishing the simulation.</w:t>
          </w:r>
        </w:p>
        <w:p w14:paraId="71B993E6" w14:textId="271B10D2" w:rsidR="00824985" w:rsidRPr="00C16A75" w:rsidRDefault="00824985" w:rsidP="00824985">
          <w:pPr>
            <w:pStyle w:val="Titulek"/>
            <w:keepNext/>
            <w:rPr>
              <w:rFonts w:ascii="Times New Roman" w:hAnsi="Times New Roman" w:cs="Times New Roman"/>
              <w:lang w:val="en-US"/>
            </w:rPr>
          </w:pPr>
          <w:bookmarkStart w:id="43" w:name="_Ref421687900"/>
          <w:bookmarkStart w:id="44" w:name="_Toc421679614"/>
          <w:bookmarkStart w:id="45" w:name="_Ref421687892"/>
          <w:r w:rsidRPr="00C16A75">
            <w:rPr>
              <w:rFonts w:ascii="Times New Roman" w:hAnsi="Times New Roman" w:cs="Times New Roman"/>
              <w:lang w:val="en-US"/>
            </w:rPr>
            <w:t xml:space="preserve">Table </w:t>
          </w:r>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B5903">
            <w:rPr>
              <w:rFonts w:ascii="Times New Roman" w:hAnsi="Times New Roman" w:cs="Times New Roman"/>
              <w:noProof/>
              <w:lang w:val="en-US"/>
            </w:rPr>
            <w:t>I</w:t>
          </w:r>
          <w:r w:rsidR="00CA641B" w:rsidRPr="00C16A75">
            <w:rPr>
              <w:rFonts w:ascii="Times New Roman" w:hAnsi="Times New Roman" w:cs="Times New Roman"/>
              <w:lang w:val="en-US"/>
            </w:rPr>
            <w:fldChar w:fldCharType="end"/>
          </w:r>
          <w:bookmarkEnd w:id="43"/>
          <w:r w:rsidRPr="00C16A75">
            <w:rPr>
              <w:rFonts w:ascii="Times New Roman" w:hAnsi="Times New Roman" w:cs="Times New Roman"/>
              <w:lang w:val="en-US"/>
            </w:rPr>
            <w:t>: Selected non-SI units.</w:t>
          </w:r>
          <w:bookmarkEnd w:id="44"/>
          <w:bookmarkEnd w:id="45"/>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C16A75"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C16A75" w:rsidRDefault="00E72E24" w:rsidP="00D8120E">
                <w:pPr>
                  <w:pStyle w:val="Zkladntextodsazen"/>
                  <w:ind w:firstLine="0"/>
                  <w:rPr>
                    <w:lang w:val="en-US"/>
                  </w:rPr>
                </w:pPr>
                <w:r w:rsidRPr="00C16A75">
                  <w:rPr>
                    <w:lang w:val="en-US"/>
                  </w:rPr>
                  <w:t xml:space="preserve">Unit conversion table </w:t>
                </w:r>
              </w:p>
            </w:tc>
          </w:tr>
          <w:tr w:rsidR="00E72E24" w:rsidRPr="00C16A75"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C16A75" w:rsidRDefault="00E72E24" w:rsidP="00D8120E">
                <w:pPr>
                  <w:pStyle w:val="Zkladntext"/>
                  <w:rPr>
                    <w:lang w:val="en-US"/>
                  </w:rPr>
                </w:pPr>
              </w:p>
            </w:tc>
            <w:tc>
              <w:tcPr>
                <w:tcW w:w="2379" w:type="dxa"/>
              </w:tcPr>
              <w:p w14:paraId="20BCA2E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kcal</w:t>
                </w:r>
              </w:p>
            </w:tc>
            <w:tc>
              <w:tcPr>
                <w:tcW w:w="477" w:type="dxa"/>
              </w:tcPr>
              <w:p w14:paraId="7FC18CF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3F4AE4C2"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4186.8*x</w:t>
                </w:r>
              </w:p>
            </w:tc>
            <w:tc>
              <w:tcPr>
                <w:tcW w:w="1564" w:type="dxa"/>
              </w:tcPr>
              <w:p w14:paraId="3736C35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J</w:t>
                </w:r>
              </w:p>
            </w:tc>
          </w:tr>
          <w:tr w:rsidR="00E72E24" w:rsidRPr="00C16A75"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C16A75" w:rsidRDefault="00E72E24" w:rsidP="00D8120E">
                <w:pPr>
                  <w:pStyle w:val="Zkladntext"/>
                  <w:rPr>
                    <w:lang w:val="en-US"/>
                  </w:rPr>
                </w:pPr>
              </w:p>
            </w:tc>
            <w:tc>
              <w:tcPr>
                <w:tcW w:w="2379" w:type="dxa"/>
              </w:tcPr>
              <w:p w14:paraId="032DCD4C"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kcal/min</w:t>
                </w:r>
              </w:p>
            </w:tc>
            <w:tc>
              <w:tcPr>
                <w:tcW w:w="477" w:type="dxa"/>
              </w:tcPr>
              <w:p w14:paraId="0F298E9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484FF041"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69.78*x</w:t>
                </w:r>
              </w:p>
            </w:tc>
            <w:tc>
              <w:tcPr>
                <w:tcW w:w="1564" w:type="dxa"/>
              </w:tcPr>
              <w:p w14:paraId="3DC0BD56"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w:t>
                </w:r>
              </w:p>
            </w:tc>
          </w:tr>
          <w:tr w:rsidR="00E72E24" w:rsidRPr="00C16A75"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C16A75" w:rsidRDefault="00E72E24" w:rsidP="00D8120E">
                <w:pPr>
                  <w:pStyle w:val="Zkladntext"/>
                  <w:rPr>
                    <w:lang w:val="en-US"/>
                  </w:rPr>
                </w:pPr>
              </w:p>
            </w:tc>
            <w:tc>
              <w:tcPr>
                <w:tcW w:w="2379" w:type="dxa"/>
              </w:tcPr>
              <w:p w14:paraId="3E21757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mmHg</w:t>
                </w:r>
              </w:p>
            </w:tc>
            <w:tc>
              <w:tcPr>
                <w:tcW w:w="477" w:type="dxa"/>
              </w:tcPr>
              <w:p w14:paraId="24A53D97"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2388306"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133.322387415*x</w:t>
                </w:r>
              </w:p>
            </w:tc>
            <w:tc>
              <w:tcPr>
                <w:tcW w:w="1564" w:type="dxa"/>
              </w:tcPr>
              <w:p w14:paraId="7D076DB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Pa</w:t>
                </w:r>
              </w:p>
            </w:tc>
          </w:tr>
          <w:tr w:rsidR="00E72E24" w:rsidRPr="00C16A75"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C16A75" w:rsidRDefault="00E72E24" w:rsidP="00D8120E">
                <w:pPr>
                  <w:pStyle w:val="Zkladntext"/>
                  <w:rPr>
                    <w:lang w:val="en-US"/>
                  </w:rPr>
                </w:pPr>
              </w:p>
            </w:tc>
            <w:tc>
              <w:tcPr>
                <w:tcW w:w="2379" w:type="dxa"/>
              </w:tcPr>
              <w:p w14:paraId="3C4F77CA"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degC</w:t>
                </w:r>
              </w:p>
            </w:tc>
            <w:tc>
              <w:tcPr>
                <w:tcW w:w="477" w:type="dxa"/>
              </w:tcPr>
              <w:p w14:paraId="4FB35008"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2D121F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273.15 + x</w:t>
                </w:r>
              </w:p>
            </w:tc>
            <w:tc>
              <w:tcPr>
                <w:tcW w:w="1564" w:type="dxa"/>
              </w:tcPr>
              <w:p w14:paraId="2B613780"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K</w:t>
                </w:r>
              </w:p>
            </w:tc>
          </w:tr>
          <w:tr w:rsidR="00E72E24" w:rsidRPr="00C16A75"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C16A75" w:rsidRDefault="00E72E24" w:rsidP="00D8120E">
                <w:pPr>
                  <w:pStyle w:val="Zkladntext"/>
                  <w:rPr>
                    <w:lang w:val="en-US"/>
                  </w:rPr>
                </w:pPr>
              </w:p>
            </w:tc>
            <w:tc>
              <w:tcPr>
                <w:tcW w:w="2379" w:type="dxa"/>
              </w:tcPr>
              <w:p w14:paraId="3212CC8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meq</w:t>
                </w:r>
              </w:p>
            </w:tc>
            <w:tc>
              <w:tcPr>
                <w:tcW w:w="477" w:type="dxa"/>
              </w:tcPr>
              <w:p w14:paraId="163C12CF"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9AA4D8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96.4853365*x</w:t>
                </w:r>
              </w:p>
            </w:tc>
            <w:tc>
              <w:tcPr>
                <w:tcW w:w="1564" w:type="dxa"/>
              </w:tcPr>
              <w:p w14:paraId="356D85C5"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C</w:t>
                </w:r>
              </w:p>
            </w:tc>
          </w:tr>
          <w:tr w:rsidR="00E72E24" w:rsidRPr="00C16A75"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C16A75" w:rsidRDefault="00E72E24" w:rsidP="00D8120E">
                <w:pPr>
                  <w:pStyle w:val="Zkladntext"/>
                  <w:rPr>
                    <w:lang w:val="en-US"/>
                  </w:rPr>
                </w:pPr>
              </w:p>
            </w:tc>
            <w:tc>
              <w:tcPr>
                <w:tcW w:w="2379" w:type="dxa"/>
              </w:tcPr>
              <w:p w14:paraId="3A625571"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meq/min</w:t>
                </w:r>
              </w:p>
            </w:tc>
            <w:tc>
              <w:tcPr>
                <w:tcW w:w="477" w:type="dxa"/>
              </w:tcPr>
              <w:p w14:paraId="6974A09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3A41F189"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1.60808894*x</w:t>
                </w:r>
              </w:p>
            </w:tc>
            <w:tc>
              <w:tcPr>
                <w:tcW w:w="1564" w:type="dxa"/>
              </w:tcPr>
              <w:p w14:paraId="0EDBFA73"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A</w:t>
                </w:r>
              </w:p>
            </w:tc>
          </w:tr>
          <w:tr w:rsidR="00E72E24" w:rsidRPr="00C16A75"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C16A75" w:rsidRDefault="00E72E24" w:rsidP="00D8120E">
                <w:pPr>
                  <w:pStyle w:val="Zkladntext"/>
                  <w:rPr>
                    <w:lang w:val="en-US"/>
                  </w:rPr>
                </w:pPr>
              </w:p>
            </w:tc>
            <w:tc>
              <w:tcPr>
                <w:tcW w:w="2379" w:type="dxa"/>
              </w:tcPr>
              <w:p w14:paraId="769044A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mosm</w:t>
                </w:r>
              </w:p>
            </w:tc>
            <w:tc>
              <w:tcPr>
                <w:tcW w:w="477" w:type="dxa"/>
              </w:tcPr>
              <w:p w14:paraId="17A7CC5D"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B57C243"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0.001*x</w:t>
                </w:r>
              </w:p>
            </w:tc>
            <w:tc>
              <w:tcPr>
                <w:tcW w:w="1564" w:type="dxa"/>
              </w:tcPr>
              <w:p w14:paraId="10C439D8"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lang w:val="en-US"/>
                  </w:rPr>
                </w:pPr>
                <w:r w:rsidRPr="00C16A75">
                  <w:rPr>
                    <w:lang w:val="en-US"/>
                  </w:rPr>
                  <w:t>mol</w:t>
                </w:r>
              </w:p>
            </w:tc>
          </w:tr>
          <w:tr w:rsidR="00E72E24" w:rsidRPr="00C16A75"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C16A75" w:rsidRDefault="00E72E24" w:rsidP="00D8120E">
                <w:pPr>
                  <w:pStyle w:val="Zkladntext"/>
                  <w:rPr>
                    <w:lang w:val="en-US"/>
                  </w:rPr>
                </w:pPr>
              </w:p>
            </w:tc>
            <w:tc>
              <w:tcPr>
                <w:tcW w:w="2379" w:type="dxa"/>
              </w:tcPr>
              <w:p w14:paraId="1BED1029" w14:textId="06E270D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STP</w:t>
                </w:r>
              </w:p>
            </w:tc>
            <w:tc>
              <w:tcPr>
                <w:tcW w:w="477" w:type="dxa"/>
              </w:tcPr>
              <w:p w14:paraId="7091AE4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1FD82B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0.044031617*x</w:t>
                </w:r>
              </w:p>
            </w:tc>
            <w:tc>
              <w:tcPr>
                <w:tcW w:w="1564" w:type="dxa"/>
              </w:tcPr>
              <w:p w14:paraId="431B8FE7"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C16A75" w:rsidRDefault="00E72E24" w:rsidP="00D8120E">
                <w:pPr>
                  <w:pStyle w:val="Zkladntext"/>
                  <w:rPr>
                    <w:lang w:val="en-US"/>
                  </w:rPr>
                </w:pPr>
              </w:p>
            </w:tc>
            <w:tc>
              <w:tcPr>
                <w:tcW w:w="2379" w:type="dxa"/>
              </w:tcPr>
              <w:p w14:paraId="76478EC3" w14:textId="380FAB51"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SATP</w:t>
                </w:r>
              </w:p>
            </w:tc>
            <w:tc>
              <w:tcPr>
                <w:tcW w:w="477" w:type="dxa"/>
              </w:tcPr>
              <w:p w14:paraId="323CCD1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6194EE1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0.040339548*x</w:t>
                </w:r>
              </w:p>
            </w:tc>
            <w:tc>
              <w:tcPr>
                <w:tcW w:w="1564" w:type="dxa"/>
              </w:tcPr>
              <w:p w14:paraId="297F5A3A"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w:t>
                </w:r>
              </w:p>
            </w:tc>
          </w:tr>
          <w:tr w:rsidR="00E72E24" w:rsidRPr="00C16A75"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C16A75" w:rsidRDefault="00E72E24" w:rsidP="00D8120E">
                <w:pPr>
                  <w:pStyle w:val="Zkladntext"/>
                  <w:rPr>
                    <w:lang w:val="en-US"/>
                  </w:rPr>
                </w:pPr>
              </w:p>
            </w:tc>
            <w:tc>
              <w:tcPr>
                <w:tcW w:w="2379" w:type="dxa"/>
              </w:tcPr>
              <w:p w14:paraId="386BC1FE" w14:textId="4C2C19A4"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NIST</w:t>
                </w:r>
              </w:p>
            </w:tc>
            <w:tc>
              <w:tcPr>
                <w:tcW w:w="477" w:type="dxa"/>
              </w:tcPr>
              <w:p w14:paraId="18FDEF3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60CEBE76"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0.041571200*x</w:t>
                </w:r>
              </w:p>
            </w:tc>
            <w:tc>
              <w:tcPr>
                <w:tcW w:w="1564" w:type="dxa"/>
              </w:tcPr>
              <w:p w14:paraId="766D9885"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C16A75" w:rsidRDefault="00E72E24" w:rsidP="00D8120E">
                <w:pPr>
                  <w:pStyle w:val="Zkladntext"/>
                  <w:rPr>
                    <w:lang w:val="en-US"/>
                  </w:rPr>
                </w:pPr>
              </w:p>
            </w:tc>
            <w:tc>
              <w:tcPr>
                <w:tcW w:w="2379" w:type="dxa"/>
              </w:tcPr>
              <w:p w14:paraId="090D579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 xml:space="preserve">x iu of Erythropoietin </w:t>
                </w:r>
              </w:p>
            </w:tc>
            <w:tc>
              <w:tcPr>
                <w:tcW w:w="477" w:type="dxa"/>
              </w:tcPr>
              <w:p w14:paraId="5FE542B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93C8B84"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w:t>
                </w:r>
              </w:p>
            </w:tc>
            <w:tc>
              <w:tcPr>
                <w:tcW w:w="1564" w:type="dxa"/>
              </w:tcPr>
              <w:p w14:paraId="22C13387"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mol/m</w:t>
                </w:r>
                <w:r w:rsidRPr="00C16A75">
                  <w:rPr>
                    <w:vertAlign w:val="superscript"/>
                    <w:lang w:val="en-US"/>
                  </w:rPr>
                  <w:t>3</w:t>
                </w:r>
              </w:p>
            </w:tc>
          </w:tr>
        </w:tbl>
        <w:p w14:paraId="53E873CC" w14:textId="77777777" w:rsidR="00E72E24" w:rsidRPr="00C16A75" w:rsidRDefault="00E72E24" w:rsidP="00E72E24">
          <w:pPr>
            <w:pStyle w:val="Zkladntext"/>
            <w:ind w:firstLine="284"/>
            <w:rPr>
              <w:lang w:val="en-US"/>
            </w:rPr>
          </w:pPr>
        </w:p>
        <w:p w14:paraId="17AF3426" w14:textId="63ECD369" w:rsidR="009638EF" w:rsidRPr="00C16A75" w:rsidRDefault="003362FC" w:rsidP="00E72E24">
          <w:pPr>
            <w:pStyle w:val="Zkladntext"/>
            <w:ind w:firstLine="284"/>
            <w:rPr>
              <w:lang w:val="en-US"/>
            </w:rPr>
          </w:pPr>
          <w:r w:rsidRPr="00C16A75">
            <w:rPr>
              <w:lang w:val="en-US"/>
            </w:rPr>
            <w:t>Energy in medicine and chemistry has</w:t>
          </w:r>
          <w:r w:rsidR="000349F9" w:rsidRPr="00C16A75">
            <w:rPr>
              <w:lang w:val="en-US"/>
            </w:rPr>
            <w:t xml:space="preserve"> been</w:t>
          </w:r>
          <w:r w:rsidR="009B32A9" w:rsidRPr="00C16A75">
            <w:rPr>
              <w:lang w:val="en-US"/>
            </w:rPr>
            <w:t xml:space="preserve"> observed for </w:t>
          </w:r>
          <w:r w:rsidR="00674F2C" w:rsidRPr="00C16A75">
            <w:rPr>
              <w:lang w:val="en-US"/>
            </w:rPr>
            <w:t xml:space="preserve">a </w:t>
          </w:r>
          <w:r w:rsidRPr="00C16A75">
            <w:rPr>
              <w:lang w:val="en-US"/>
            </w:rPr>
            <w:t xml:space="preserve">very long </w:t>
          </w:r>
          <w:r w:rsidR="000349F9" w:rsidRPr="00C16A75">
            <w:rPr>
              <w:lang w:val="en-US"/>
            </w:rPr>
            <w:t>period of time.</w:t>
          </w:r>
          <w:r w:rsidRPr="00C16A75">
            <w:rPr>
              <w:lang w:val="en-US"/>
            </w:rPr>
            <w:t xml:space="preserve"> </w:t>
          </w:r>
          <w:r w:rsidR="00674F2C" w:rsidRPr="00C16A75">
            <w:rPr>
              <w:lang w:val="en-US"/>
            </w:rPr>
            <w:t xml:space="preserve">However, one </w:t>
          </w:r>
          <w:r w:rsidRPr="00C16A75">
            <w:rPr>
              <w:lang w:val="en-US"/>
            </w:rPr>
            <w:t xml:space="preserve">must not be confused by its different units and definitions. The researcher must be aware of </w:t>
          </w:r>
          <w:r w:rsidR="00674F2C" w:rsidRPr="00C16A75">
            <w:rPr>
              <w:lang w:val="en-US"/>
            </w:rPr>
            <w:t xml:space="preserve">the </w:t>
          </w:r>
          <w:r w:rsidRPr="00C16A75">
            <w:rPr>
              <w:lang w:val="en-US"/>
            </w:rPr>
            <w:t xml:space="preserve">multiple definitions </w:t>
          </w:r>
          <w:r w:rsidR="00674F2C" w:rsidRPr="00C16A75">
            <w:rPr>
              <w:lang w:val="en-US"/>
            </w:rPr>
            <w:t>related to ‘</w:t>
          </w:r>
          <w:r w:rsidRPr="00C16A75">
            <w:rPr>
              <w:lang w:val="en-US"/>
            </w:rPr>
            <w:t>calorie</w:t>
          </w:r>
          <w:r w:rsidR="00674F2C" w:rsidRPr="00C16A75">
            <w:rPr>
              <w:lang w:val="en-US"/>
            </w:rPr>
            <w:t>’</w:t>
          </w:r>
          <w:r w:rsidRPr="00C16A75">
            <w:rPr>
              <w:lang w:val="en-US"/>
            </w:rPr>
            <w:t xml:space="preserve">, such as the international calorie, the </w:t>
          </w:r>
          <w:r w:rsidRPr="00C16A75">
            <w:rPr>
              <w:lang w:val="en-US"/>
            </w:rPr>
            <w:lastRenderedPageBreak/>
            <w:t xml:space="preserve">15°C calorie, the thermal calorie or </w:t>
          </w:r>
          <w:r w:rsidR="00674F2C" w:rsidRPr="00C16A75">
            <w:rPr>
              <w:lang w:val="en-US"/>
            </w:rPr>
            <w:t>‘</w:t>
          </w:r>
          <w:r w:rsidRPr="00C16A75">
            <w:rPr>
              <w:lang w:val="en-US"/>
            </w:rPr>
            <w:t>Calorie</w:t>
          </w:r>
          <w:r w:rsidR="00674F2C" w:rsidRPr="00C16A75">
            <w:rPr>
              <w:lang w:val="en-US"/>
            </w:rPr>
            <w:t>’</w:t>
          </w:r>
          <w:r w:rsidRPr="00C16A75">
            <w:rPr>
              <w:lang w:val="en-US"/>
            </w:rPr>
            <w:t xml:space="preserve"> with a capital "C". The origin of this unit </w:t>
          </w:r>
          <w:r w:rsidR="00674F2C" w:rsidRPr="00C16A75">
            <w:rPr>
              <w:lang w:val="en-US"/>
            </w:rPr>
            <w:t xml:space="preserve">lies within </w:t>
          </w:r>
          <w:r w:rsidRPr="00C16A75">
            <w:rPr>
              <w:lang w:val="en-US"/>
            </w:rPr>
            <w:t xml:space="preserve">the </w:t>
          </w:r>
          <w:r w:rsidR="00674F2C" w:rsidRPr="00C16A75">
            <w:rPr>
              <w:lang w:val="en-US"/>
            </w:rPr>
            <w:t xml:space="preserve">amount of </w:t>
          </w:r>
          <w:r w:rsidRPr="00C16A75">
            <w:rPr>
              <w:lang w:val="en-US"/>
            </w:rPr>
            <w:t xml:space="preserve">thermal energy needed to heat one gram of water by one degree Celsius. </w:t>
          </w:r>
          <w:r w:rsidR="000349F9" w:rsidRPr="00C16A75">
            <w:rPr>
              <w:lang w:val="en-US"/>
            </w:rPr>
            <w:t>However,</w:t>
          </w:r>
          <w:r w:rsidRPr="00C16A75">
            <w:rPr>
              <w:lang w:val="en-US"/>
            </w:rPr>
            <w:t xml:space="preserve"> because measurement conditions may differ, alternative definitions are necessary. In physiology</w:t>
          </w:r>
          <w:r w:rsidR="00674F2C" w:rsidRPr="00C16A75">
            <w:rPr>
              <w:lang w:val="en-US"/>
            </w:rPr>
            <w:t>,</w:t>
          </w:r>
          <w:r w:rsidRPr="00C16A75">
            <w:rPr>
              <w:lang w:val="en-US"/>
            </w:rPr>
            <w:t xml:space="preserve"> it is recommended </w:t>
          </w:r>
          <w:r w:rsidR="00674F2C" w:rsidRPr="00C16A75">
            <w:rPr>
              <w:lang w:val="en-US"/>
            </w:rPr>
            <w:t>that</w:t>
          </w:r>
          <w:r w:rsidRPr="00C16A75">
            <w:rPr>
              <w:lang w:val="en-US"/>
            </w:rPr>
            <w:t xml:space="preserve"> only international calorie</w:t>
          </w:r>
          <w:r w:rsidR="00674F2C" w:rsidRPr="00C16A75">
            <w:rPr>
              <w:lang w:val="en-US"/>
            </w:rPr>
            <w:t>,</w:t>
          </w:r>
          <w:r w:rsidRPr="00C16A75">
            <w:rPr>
              <w:lang w:val="en-US"/>
            </w:rPr>
            <w:t xml:space="preserve"> as defined in</w:t>
          </w:r>
          <w:r w:rsidR="001B7695" w:rsidRPr="00C16A75">
            <w:rPr>
              <w:lang w:val="en-US"/>
            </w:rPr>
            <w:t xml:space="preserve"> </w:t>
          </w:r>
          <w:r w:rsidR="001B7695" w:rsidRPr="00C16A75">
            <w:rPr>
              <w:lang w:val="en-US"/>
            </w:rPr>
            <w:fldChar w:fldCharType="begin"/>
          </w:r>
          <w:r w:rsidR="001B7695" w:rsidRPr="00C16A75">
            <w:rPr>
              <w:lang w:val="en-US"/>
            </w:rPr>
            <w:instrText xml:space="preserve"> REF _Ref421687900 \h </w:instrText>
          </w:r>
          <w:r w:rsidR="001B7695" w:rsidRPr="00C16A75">
            <w:rPr>
              <w:lang w:val="en-US"/>
            </w:rPr>
          </w:r>
          <w:r w:rsidR="001B7695" w:rsidRPr="00C16A75">
            <w:rPr>
              <w:lang w:val="en-US"/>
            </w:rPr>
            <w:fldChar w:fldCharType="separate"/>
          </w:r>
          <w:r w:rsidR="00DB5903" w:rsidRPr="00C16A75">
            <w:rPr>
              <w:lang w:val="en-US"/>
            </w:rPr>
            <w:t xml:space="preserve">Table </w:t>
          </w:r>
          <w:r w:rsidR="00DB5903">
            <w:rPr>
              <w:noProof/>
              <w:lang w:val="en-US"/>
            </w:rPr>
            <w:t>I</w:t>
          </w:r>
          <w:r w:rsidR="001B7695" w:rsidRPr="00C16A75">
            <w:rPr>
              <w:lang w:val="en-US"/>
            </w:rPr>
            <w:fldChar w:fldCharType="end"/>
          </w:r>
          <w:r w:rsidR="00674F2C" w:rsidRPr="00C16A75">
            <w:rPr>
              <w:lang w:val="en-US"/>
            </w:rPr>
            <w:t>, be used</w:t>
          </w:r>
          <w:r w:rsidRPr="00C16A75">
            <w:rPr>
              <w:lang w:val="en-US"/>
            </w:rPr>
            <w:t>. The flow of heat/energy is usually calculated in kcal/min</w:t>
          </w:r>
          <w:r w:rsidR="00674F2C" w:rsidRPr="00C16A75">
            <w:rPr>
              <w:lang w:val="en-US"/>
            </w:rPr>
            <w:t xml:space="preserve">; however, </w:t>
          </w:r>
          <w:r w:rsidRPr="00C16A75">
            <w:rPr>
              <w:lang w:val="en-US"/>
            </w:rPr>
            <w:t>in physics</w:t>
          </w:r>
          <w:r w:rsidR="00674F2C" w:rsidRPr="00C16A75">
            <w:rPr>
              <w:lang w:val="en-US"/>
            </w:rPr>
            <w:t>,</w:t>
          </w:r>
          <w:r w:rsidRPr="00C16A75">
            <w:rPr>
              <w:lang w:val="en-US"/>
            </w:rPr>
            <w:t xml:space="preserve"> this is called </w:t>
          </w:r>
          <w:r w:rsidR="00674F2C" w:rsidRPr="00C16A75">
            <w:rPr>
              <w:lang w:val="en-US"/>
            </w:rPr>
            <w:t>‘</w:t>
          </w:r>
          <w:r w:rsidRPr="00C16A75">
            <w:rPr>
              <w:lang w:val="en-US"/>
            </w:rPr>
            <w:t>power</w:t>
          </w:r>
          <w:r w:rsidR="00674F2C" w:rsidRPr="00C16A75">
            <w:rPr>
              <w:lang w:val="en-US"/>
            </w:rPr>
            <w:t>’</w:t>
          </w:r>
          <w:r w:rsidRPr="00C16A75">
            <w:rPr>
              <w:lang w:val="en-US"/>
            </w:rPr>
            <w:t xml:space="preserve"> and expressed in </w:t>
          </w:r>
          <w:r w:rsidR="00674F2C" w:rsidRPr="00C16A75">
            <w:rPr>
              <w:lang w:val="en-US"/>
            </w:rPr>
            <w:t xml:space="preserve">the </w:t>
          </w:r>
          <w:r w:rsidRPr="00C16A75">
            <w:rPr>
              <w:lang w:val="en-US"/>
            </w:rPr>
            <w:t xml:space="preserve">SI unit </w:t>
          </w:r>
          <w:r w:rsidR="00674F2C" w:rsidRPr="00C16A75">
            <w:rPr>
              <w:lang w:val="en-US"/>
            </w:rPr>
            <w:t xml:space="preserve">of </w:t>
          </w:r>
          <w:r w:rsidRPr="00C16A75">
            <w:rPr>
              <w:lang w:val="en-US"/>
            </w:rPr>
            <w:t xml:space="preserve">watts. </w:t>
          </w:r>
        </w:p>
        <w:p w14:paraId="377063E1" w14:textId="6FF92B21" w:rsidR="009638EF" w:rsidRPr="00C16A75" w:rsidRDefault="009638EF" w:rsidP="00911E3F">
          <w:pPr>
            <w:pStyle w:val="Zkladntextodsazen"/>
            <w:rPr>
              <w:lang w:val="en-US"/>
            </w:rPr>
          </w:pPr>
          <w:r w:rsidRPr="00C16A75">
            <w:rPr>
              <w:lang w:val="en-US"/>
            </w:rPr>
            <w:t xml:space="preserve">Pressure units in medicine are also </w:t>
          </w:r>
          <w:r w:rsidR="0032449D" w:rsidRPr="00C16A75">
            <w:rPr>
              <w:lang w:val="en-US"/>
            </w:rPr>
            <w:t xml:space="preserve">primarily </w:t>
          </w:r>
          <w:r w:rsidRPr="00C16A75">
            <w:rPr>
              <w:lang w:val="en-US"/>
            </w:rPr>
            <w:t>based on historical measurements. For many years</w:t>
          </w:r>
          <w:r w:rsidR="0032449D" w:rsidRPr="00C16A75">
            <w:rPr>
              <w:lang w:val="en-US"/>
            </w:rPr>
            <w:t>,</w:t>
          </w:r>
          <w:r w:rsidRPr="00C16A75">
            <w:rPr>
              <w:lang w:val="en-US"/>
            </w:rPr>
            <w:t xml:space="preserve"> blood pressure was measured by the mercury sphygmomanometer, where the pressure is represented by the change </w:t>
          </w:r>
          <w:r w:rsidR="0032449D" w:rsidRPr="00C16A75">
            <w:rPr>
              <w:lang w:val="en-US"/>
            </w:rPr>
            <w:t xml:space="preserve">in </w:t>
          </w:r>
          <w:r w:rsidRPr="00C16A75">
            <w:rPr>
              <w:lang w:val="en-US"/>
            </w:rPr>
            <w:t xml:space="preserve">mercury hydrostatic column height. </w:t>
          </w:r>
          <w:r w:rsidR="0032449D" w:rsidRPr="00C16A75">
            <w:rPr>
              <w:lang w:val="en-US"/>
            </w:rPr>
            <w:t>Since</w:t>
          </w:r>
          <w:r w:rsidRPr="00C16A75">
            <w:rPr>
              <w:lang w:val="en-US"/>
            </w:rPr>
            <w:t xml:space="preserve"> the scale of units on the column is in millimeters</w:t>
          </w:r>
          <w:r w:rsidR="0032449D" w:rsidRPr="00C16A75">
            <w:rPr>
              <w:lang w:val="en-US"/>
            </w:rPr>
            <w:t>,</w:t>
          </w:r>
          <w:r w:rsidRPr="00C16A75">
            <w:rPr>
              <w:lang w:val="en-US"/>
            </w:rPr>
            <w:t xml:space="preserve"> the pressure unit is called millimeter of mercury</w:t>
          </w:r>
          <w:r w:rsidR="0032449D" w:rsidRPr="00C16A75">
            <w:rPr>
              <w:lang w:val="en-US"/>
            </w:rPr>
            <w:t>,</w:t>
          </w:r>
          <w:r w:rsidRPr="00C16A75">
            <w:rPr>
              <w:lang w:val="en-US"/>
            </w:rPr>
            <w:t xml:space="preserve"> 'mmHg'. There also exists a very small difference between this unit and torr</w:t>
          </w:r>
          <w:r w:rsidR="0032449D" w:rsidRPr="00C16A75">
            <w:rPr>
              <w:lang w:val="en-US"/>
            </w:rPr>
            <w:t>, which</w:t>
          </w:r>
          <w:r w:rsidRPr="00C16A75">
            <w:rPr>
              <w:lang w:val="en-US"/>
            </w:rPr>
            <w:t xml:space="preserve"> </w:t>
          </w:r>
          <w:r w:rsidR="0032449D" w:rsidRPr="00C16A75">
            <w:rPr>
              <w:lang w:val="en-US"/>
            </w:rPr>
            <w:t xml:space="preserve">is </w:t>
          </w:r>
          <w:r w:rsidRPr="00C16A75">
            <w:rPr>
              <w:lang w:val="en-US"/>
            </w:rPr>
            <w:t>caused by variance in measurement conditions.</w:t>
          </w:r>
        </w:p>
        <w:p w14:paraId="6DB492EA" w14:textId="21FB8F2B" w:rsidR="00A17942" w:rsidRPr="00C16A75" w:rsidRDefault="009638EF" w:rsidP="00911E3F">
          <w:pPr>
            <w:pStyle w:val="Zkladntextodsazen"/>
            <w:rPr>
              <w:lang w:val="en-US"/>
            </w:rPr>
          </w:pPr>
          <w:r w:rsidRPr="00C16A75">
            <w:rPr>
              <w:lang w:val="en-US"/>
            </w:rPr>
            <w:t xml:space="preserve">Many physiological processes are based on electrical principles </w:t>
          </w:r>
          <w:r w:rsidR="0032449D" w:rsidRPr="00C16A75">
            <w:rPr>
              <w:lang w:val="en-US"/>
            </w:rPr>
            <w:t xml:space="preserve">within </w:t>
          </w:r>
          <w:r w:rsidRPr="00C16A75">
            <w:rPr>
              <w:lang w:val="en-US"/>
            </w:rPr>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C16A75">
            <w:rPr>
              <w:lang w:val="en-US"/>
            </w:rPr>
            <w:t xml:space="preserve">created by the </w:t>
          </w:r>
          <w:r w:rsidRPr="00C16A75">
            <w:rPr>
              <w:lang w:val="en-US"/>
            </w:rPr>
            <w:t>metabolism to retain a small</w:t>
          </w:r>
          <w:r w:rsidR="00FD05BA" w:rsidRPr="00C16A75">
            <w:rPr>
              <w:lang w:val="en-US"/>
            </w:rPr>
            <w:t xml:space="preserve"> amount of</w:t>
          </w:r>
          <w:r w:rsidRPr="00C16A75">
            <w:rPr>
              <w:lang w:val="en-US"/>
            </w:rPr>
            <w:t xml:space="preserve"> electric potential</w:t>
          </w:r>
          <w:r w:rsidR="00FD05BA" w:rsidRPr="00C16A75">
            <w:rPr>
              <w:lang w:val="en-US"/>
            </w:rPr>
            <w:t>, both internally and externally</w:t>
          </w:r>
          <w:r w:rsidRPr="00C16A75">
            <w:rPr>
              <w:lang w:val="en-US"/>
            </w:rPr>
            <w:t xml:space="preserve">. This view </w:t>
          </w:r>
          <w:r w:rsidR="00FD05BA" w:rsidRPr="00C16A75">
            <w:rPr>
              <w:lang w:val="en-US"/>
            </w:rPr>
            <w:t>gave rise to</w:t>
          </w:r>
          <w:r w:rsidRPr="00C16A75">
            <w:rPr>
              <w:lang w:val="en-US"/>
            </w:rPr>
            <w:t xml:space="preserve"> a unit called equivalents or “eq”. A charge of 1eq, for example, has 1mol of sodium cations (Na</w:t>
          </w:r>
          <w:r w:rsidRPr="00C16A75">
            <w:rPr>
              <w:vertAlign w:val="superscript"/>
              <w:lang w:val="en-US"/>
            </w:rPr>
            <w:t>+</w:t>
          </w:r>
          <w:r w:rsidRPr="00C16A75">
            <w:rPr>
              <w:lang w:val="en-US"/>
            </w:rPr>
            <w:t>). The fluxes of electrically charged ions can be in meq/min</w:t>
          </w:r>
          <w:r w:rsidR="00FD05BA" w:rsidRPr="00C16A75">
            <w:rPr>
              <w:lang w:val="en-US"/>
            </w:rPr>
            <w:t>; however,</w:t>
          </w:r>
          <w:r w:rsidRPr="00C16A75">
            <w:rPr>
              <w:lang w:val="en-US"/>
            </w:rPr>
            <w:t xml:space="preserve"> in physics</w:t>
          </w:r>
          <w:r w:rsidR="00FD05BA" w:rsidRPr="00C16A75">
            <w:rPr>
              <w:lang w:val="en-US"/>
            </w:rPr>
            <w:t>,</w:t>
          </w:r>
          <w:r w:rsidRPr="00C16A75">
            <w:rPr>
              <w:lang w:val="en-US"/>
            </w:rPr>
            <w:t xml:space="preserve"> the SI unit </w:t>
          </w:r>
          <w:r w:rsidR="00FD05BA" w:rsidRPr="00C16A75">
            <w:rPr>
              <w:lang w:val="en-US"/>
            </w:rPr>
            <w:t>‘</w:t>
          </w:r>
          <w:r w:rsidRPr="00C16A75">
            <w:rPr>
              <w:lang w:val="en-US"/>
            </w:rPr>
            <w:t>ampere</w:t>
          </w:r>
          <w:r w:rsidR="00FD05BA" w:rsidRPr="00C16A75">
            <w:rPr>
              <w:lang w:val="en-US"/>
            </w:rPr>
            <w:t>’</w:t>
          </w:r>
          <w:r w:rsidRPr="00C16A75">
            <w:rPr>
              <w:lang w:val="en-US"/>
            </w:rPr>
            <w:t xml:space="preserve"> is more generally used.</w:t>
          </w:r>
        </w:p>
        <w:p w14:paraId="43751597" w14:textId="67078F28" w:rsidR="003362FC" w:rsidRPr="00C16A75" w:rsidRDefault="003362FC" w:rsidP="00911E3F">
          <w:pPr>
            <w:pStyle w:val="Zkladntextodsazen"/>
            <w:rPr>
              <w:lang w:val="en-US"/>
            </w:rPr>
          </w:pPr>
          <w:r w:rsidRPr="00C16A75">
            <w:rPr>
              <w:lang w:val="en-US"/>
            </w:rPr>
            <w:t xml:space="preserve">Another </w:t>
          </w:r>
          <w:r w:rsidR="00FD05BA" w:rsidRPr="00C16A75">
            <w:rPr>
              <w:lang w:val="en-US"/>
            </w:rPr>
            <w:t>odd</w:t>
          </w:r>
          <w:r w:rsidRPr="00C16A75">
            <w:rPr>
              <w:lang w:val="en-US"/>
            </w:rPr>
            <w:t xml:space="preserve"> unit describing the amount of substance is the osmol (“osm”), which has the same value as mol, but highlights the property that this substance cannot cross the membrane together with the flux of its solvent. </w:t>
          </w:r>
        </w:p>
        <w:p w14:paraId="7DCA21FC" w14:textId="69407944" w:rsidR="003362FC" w:rsidRPr="00C16A75" w:rsidRDefault="003362FC" w:rsidP="00911E3F">
          <w:pPr>
            <w:pStyle w:val="Zkladntextodsazen"/>
            <w:rPr>
              <w:rStyle w:val="apple-converted-space"/>
              <w:color w:val="000000"/>
              <w:szCs w:val="22"/>
              <w:shd w:val="clear" w:color="auto" w:fill="FFFFFF"/>
              <w:lang w:val="en-US"/>
            </w:rPr>
          </w:pPr>
          <w:r w:rsidRPr="00C16A75">
            <w:rPr>
              <w:szCs w:val="22"/>
              <w:lang w:val="en-US"/>
            </w:rPr>
            <w:t>For gases, it is common to measure the amount as volume, which for specific measurement conditions is equivalent to the number of molecules. T</w:t>
          </w:r>
          <w:r w:rsidRPr="00C16A75">
            <w:rPr>
              <w:color w:val="000000"/>
              <w:szCs w:val="22"/>
              <w:shd w:val="clear" w:color="auto" w:fill="FFFFFF"/>
              <w:lang w:val="en-US"/>
            </w:rPr>
            <w:t>he</w:t>
          </w:r>
          <w:r w:rsidRPr="00C16A75">
            <w:rPr>
              <w:rStyle w:val="apple-converted-space"/>
              <w:color w:val="000000"/>
              <w:szCs w:val="22"/>
              <w:shd w:val="clear" w:color="auto" w:fill="FFFFFF"/>
              <w:lang w:val="en-US"/>
            </w:rPr>
            <w:t> </w:t>
          </w:r>
          <w:r w:rsidRPr="00C16A75">
            <w:rPr>
              <w:szCs w:val="22"/>
              <w:shd w:val="clear" w:color="auto" w:fill="FFFFFF"/>
              <w:lang w:val="en-US"/>
            </w:rPr>
            <w:t>International Union of Pure and Applied Chemistry</w:t>
          </w:r>
          <w:r w:rsidRPr="00C16A75">
            <w:rPr>
              <w:rStyle w:val="apple-converted-space"/>
              <w:color w:val="000000"/>
              <w:szCs w:val="22"/>
              <w:shd w:val="clear" w:color="auto" w:fill="FFFFFF"/>
              <w:lang w:val="en-US"/>
            </w:rPr>
            <w:t xml:space="preserve"> </w:t>
          </w:r>
          <w:r w:rsidRPr="00C16A75">
            <w:rPr>
              <w:color w:val="000000"/>
              <w:szCs w:val="22"/>
              <w:shd w:val="clear" w:color="auto" w:fill="FFFFFF"/>
              <w:lang w:val="en-US"/>
            </w:rPr>
            <w:t>(</w:t>
          </w:r>
          <w:hyperlink r:id="rId29" w:history="1">
            <w:r w:rsidRPr="00C16A75">
              <w:rPr>
                <w:rStyle w:val="Hypertextovodkaz"/>
                <w:szCs w:val="22"/>
                <w:shd w:val="clear" w:color="auto" w:fill="FFFFFF"/>
                <w:lang w:val="en-US"/>
              </w:rPr>
              <w:t>IUPAC</w:t>
            </w:r>
          </w:hyperlink>
          <w:r w:rsidRPr="00C16A75">
            <w:rPr>
              <w:color w:val="000000"/>
              <w:szCs w:val="22"/>
              <w:shd w:val="clear" w:color="auto" w:fill="FFFFFF"/>
              <w:lang w:val="en-US"/>
            </w:rPr>
            <w:t>) set this standard condition for temperature and pressure (</w:t>
          </w:r>
          <w:hyperlink r:id="rId30" w:history="1">
            <w:r w:rsidRPr="00C16A75">
              <w:rPr>
                <w:rStyle w:val="Hypertextovodkaz"/>
                <w:szCs w:val="22"/>
                <w:shd w:val="clear" w:color="auto" w:fill="FFFFFF"/>
                <w:lang w:val="en-US"/>
              </w:rPr>
              <w:t>STP</w:t>
            </w:r>
          </w:hyperlink>
          <w:r w:rsidRPr="00C16A75">
            <w:rPr>
              <w:color w:val="000000"/>
              <w:szCs w:val="22"/>
              <w:shd w:val="clear" w:color="auto" w:fill="FFFFFF"/>
              <w:lang w:val="en-US"/>
            </w:rPr>
            <w:t xml:space="preserve">) precisely at 0°C and 100kPa. </w:t>
          </w:r>
          <w:r w:rsidR="00FD05BA" w:rsidRPr="00C16A75">
            <w:rPr>
              <w:color w:val="000000"/>
              <w:szCs w:val="22"/>
              <w:shd w:val="clear" w:color="auto" w:fill="FFFFFF"/>
              <w:lang w:val="en-US"/>
            </w:rPr>
            <w:t xml:space="preserve">However, </w:t>
          </w:r>
          <w:r w:rsidRPr="00C16A75">
            <w:rPr>
              <w:color w:val="000000"/>
              <w:szCs w:val="22"/>
              <w:shd w:val="clear" w:color="auto" w:fill="FFFFFF"/>
              <w:lang w:val="en-US"/>
            </w:rPr>
            <w:t xml:space="preserve">other standards </w:t>
          </w:r>
          <w:r w:rsidR="00FD05BA" w:rsidRPr="00C16A75">
            <w:rPr>
              <w:color w:val="000000"/>
              <w:szCs w:val="22"/>
              <w:shd w:val="clear" w:color="auto" w:fill="FFFFFF"/>
              <w:lang w:val="en-US"/>
            </w:rPr>
            <w:t xml:space="preserve">also </w:t>
          </w:r>
          <w:r w:rsidRPr="00C16A75">
            <w:rPr>
              <w:color w:val="000000"/>
              <w:szCs w:val="22"/>
              <w:shd w:val="clear" w:color="auto" w:fill="FFFFFF"/>
              <w:lang w:val="en-US"/>
            </w:rPr>
            <w:t xml:space="preserve">exist. For example, SATP is measured at 25°C and 100kPa, or </w:t>
          </w:r>
          <w:r w:rsidR="00FD05BA" w:rsidRPr="00C16A75">
            <w:rPr>
              <w:color w:val="000000"/>
              <w:szCs w:val="22"/>
              <w:shd w:val="clear" w:color="auto" w:fill="FFFFFF"/>
              <w:lang w:val="en-US"/>
            </w:rPr>
            <w:t xml:space="preserve">alternatively, at </w:t>
          </w:r>
          <w:r w:rsidRPr="00C16A75">
            <w:rPr>
              <w:color w:val="000000"/>
              <w:szCs w:val="22"/>
              <w:shd w:val="clear" w:color="auto" w:fill="FFFFFF"/>
              <w:lang w:val="en-US"/>
            </w:rPr>
            <w:t xml:space="preserve">the standard measurement condition </w:t>
          </w:r>
          <w:r w:rsidR="00FD05BA" w:rsidRPr="00C16A75">
            <w:rPr>
              <w:color w:val="000000"/>
              <w:szCs w:val="22"/>
              <w:shd w:val="clear" w:color="auto" w:fill="FFFFFF"/>
              <w:lang w:val="en-US"/>
            </w:rPr>
            <w:t xml:space="preserve">of </w:t>
          </w:r>
          <w:r w:rsidRPr="00C16A75">
            <w:rPr>
              <w:color w:val="000000"/>
              <w:szCs w:val="22"/>
              <w:shd w:val="clear" w:color="auto" w:fill="FFFFFF"/>
              <w:lang w:val="en-US"/>
            </w:rPr>
            <w:t xml:space="preserve">the </w:t>
          </w:r>
          <w:r w:rsidRPr="00C16A75">
            <w:rPr>
              <w:szCs w:val="22"/>
              <w:shd w:val="clear" w:color="auto" w:fill="FFFFFF"/>
              <w:lang w:val="en-US"/>
            </w:rPr>
            <w:t>National Institute of Standards and Technology</w:t>
          </w:r>
          <w:r w:rsidRPr="00C16A75">
            <w:rPr>
              <w:rStyle w:val="apple-converted-space"/>
              <w:color w:val="000000"/>
              <w:szCs w:val="22"/>
              <w:shd w:val="clear" w:color="auto" w:fill="FFFFFF"/>
              <w:lang w:val="en-US"/>
            </w:rPr>
            <w:t> </w:t>
          </w:r>
          <w:r w:rsidRPr="00C16A75">
            <w:rPr>
              <w:color w:val="000000"/>
              <w:szCs w:val="22"/>
              <w:shd w:val="clear" w:color="auto" w:fill="FFFFFF"/>
              <w:lang w:val="en-US"/>
            </w:rPr>
            <w:t>(</w:t>
          </w:r>
          <w:hyperlink r:id="rId31" w:history="1">
            <w:r w:rsidRPr="00C16A75">
              <w:rPr>
                <w:rStyle w:val="Hypertextovodkaz"/>
                <w:szCs w:val="22"/>
                <w:shd w:val="clear" w:color="auto" w:fill="FFFFFF"/>
                <w:lang w:val="en-US"/>
              </w:rPr>
              <w:t>NIST</w:t>
            </w:r>
          </w:hyperlink>
          <w:r w:rsidRPr="00C16A75">
            <w:rPr>
              <w:color w:val="000000"/>
              <w:szCs w:val="22"/>
              <w:shd w:val="clear" w:color="auto" w:fill="FFFFFF"/>
              <w:lang w:val="en-US"/>
            </w:rPr>
            <w:t>), which is 20°C and</w:t>
          </w:r>
          <w:r w:rsidRPr="00C16A75">
            <w:rPr>
              <w:rStyle w:val="apple-converted-space"/>
              <w:color w:val="000000"/>
              <w:szCs w:val="22"/>
              <w:shd w:val="clear" w:color="auto" w:fill="FFFFFF"/>
              <w:lang w:val="en-US"/>
            </w:rPr>
            <w:t> </w:t>
          </w:r>
          <w:r w:rsidRPr="00C16A75">
            <w:rPr>
              <w:color w:val="000000"/>
              <w:szCs w:val="22"/>
              <w:shd w:val="clear" w:color="auto" w:fill="FFFFFF"/>
              <w:lang w:val="en-US"/>
            </w:rPr>
            <w:t>101.325kPa</w:t>
          </w:r>
          <w:r w:rsidRPr="00C16A75">
            <w:rPr>
              <w:rStyle w:val="apple-converted-space"/>
              <w:color w:val="000000"/>
              <w:szCs w:val="22"/>
              <w:shd w:val="clear" w:color="auto" w:fill="FFFFFF"/>
              <w:lang w:val="en-US"/>
            </w:rPr>
            <w:t>.</w:t>
          </w:r>
        </w:p>
        <w:p w14:paraId="4E86C279" w14:textId="110DAC50" w:rsidR="003362FC" w:rsidRPr="00C16A75" w:rsidRDefault="003362FC" w:rsidP="00911E3F">
          <w:pPr>
            <w:pStyle w:val="Zkladntextodsazen"/>
            <w:rPr>
              <w:rStyle w:val="apple-converted-space"/>
              <w:color w:val="000000"/>
              <w:szCs w:val="22"/>
              <w:shd w:val="clear" w:color="auto" w:fill="FFFFFF"/>
              <w:lang w:val="en-US"/>
            </w:rPr>
          </w:pPr>
          <w:r w:rsidRPr="00C16A75">
            <w:rPr>
              <w:rStyle w:val="apple-converted-space"/>
              <w:color w:val="000000"/>
              <w:szCs w:val="22"/>
              <w:shd w:val="clear" w:color="auto" w:fill="FFFFFF"/>
              <w:lang w:val="en-US"/>
            </w:rPr>
            <w:t xml:space="preserve">Chemical substances can be quantified </w:t>
          </w:r>
          <w:r w:rsidR="00FD05BA" w:rsidRPr="00C16A75">
            <w:rPr>
              <w:rStyle w:val="apple-converted-space"/>
              <w:color w:val="000000"/>
              <w:szCs w:val="22"/>
              <w:shd w:val="clear" w:color="auto" w:fill="FFFFFF"/>
              <w:lang w:val="en-US"/>
            </w:rPr>
            <w:t xml:space="preserve">in </w:t>
          </w:r>
          <w:r w:rsidRPr="00C16A75">
            <w:rPr>
              <w:rStyle w:val="apple-converted-space"/>
              <w:color w:val="000000"/>
              <w:szCs w:val="22"/>
              <w:shd w:val="clear" w:color="auto" w:fill="FFFFFF"/>
              <w:lang w:val="en-US"/>
            </w:rPr>
            <w:t xml:space="preserve">many ways, typically as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amount of substance in moles</w:t>
          </w:r>
          <w:r w:rsidR="00DA6762"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which after multiplication by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 xml:space="preserve">Avogadro </w:t>
          </w:r>
          <w:r w:rsidRPr="00C16A75">
            <w:rPr>
              <w:lang w:val="en-US"/>
            </w:rPr>
            <w:t>constant (6.02214129(27</w:t>
          </w:r>
          <w:proofErr w:type="gramStart"/>
          <w:r w:rsidRPr="00C16A75">
            <w:rPr>
              <w:lang w:val="en-US"/>
            </w:rPr>
            <w:t>)×</w:t>
          </w:r>
          <w:proofErr w:type="gramEnd"/>
          <w:r w:rsidRPr="00C16A75">
            <w:rPr>
              <w:lang w:val="en-US"/>
            </w:rPr>
            <w:t>10</w:t>
          </w:r>
          <w:r w:rsidRPr="00C16A75">
            <w:rPr>
              <w:vertAlign w:val="superscript"/>
              <w:lang w:val="en-US"/>
            </w:rPr>
            <w:t>23</w:t>
          </w:r>
          <w:r w:rsidRPr="00C16A75">
            <w:rPr>
              <w:lang w:val="en-US"/>
            </w:rPr>
            <w:t> mol</w:t>
          </w:r>
          <w:r w:rsidRPr="00C16A75">
            <w:rPr>
              <w:vertAlign w:val="superscript"/>
              <w:lang w:val="en-US"/>
            </w:rPr>
            <w:t>−1</w:t>
          </w:r>
          <w:r w:rsidRPr="00C16A75">
            <w:rPr>
              <w:lang w:val="en-US"/>
            </w:rPr>
            <w:t>)</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yields </w:t>
          </w:r>
          <w:r w:rsidRPr="00C16A75">
            <w:rPr>
              <w:rStyle w:val="apple-converted-space"/>
              <w:color w:val="000000"/>
              <w:szCs w:val="22"/>
              <w:shd w:val="clear" w:color="auto" w:fill="FFFFFF"/>
              <w:lang w:val="en-US"/>
            </w:rPr>
            <w:t xml:space="preserve">the number of substance particles. </w:t>
          </w:r>
          <w:r w:rsidR="00613ECD" w:rsidRPr="00C16A75">
            <w:rPr>
              <w:rStyle w:val="apple-converted-space"/>
              <w:color w:val="000000"/>
              <w:szCs w:val="22"/>
              <w:shd w:val="clear" w:color="auto" w:fill="FFFFFF"/>
              <w:lang w:val="en-US"/>
            </w:rPr>
            <w:t xml:space="preserve">The amount of pure substance can be expressed from its molar mass, </w:t>
          </w:r>
          <w:r w:rsidR="00DA6762" w:rsidRPr="00C16A75">
            <w:rPr>
              <w:rStyle w:val="apple-converted-space"/>
              <w:color w:val="000000"/>
              <w:szCs w:val="22"/>
              <w:shd w:val="clear" w:color="auto" w:fill="FFFFFF"/>
              <w:lang w:val="en-US"/>
            </w:rPr>
            <w:t xml:space="preserve">as </w:t>
          </w:r>
          <w:r w:rsidRPr="00C16A75">
            <w:rPr>
              <w:rStyle w:val="apple-converted-space"/>
              <w:color w:val="000000"/>
              <w:szCs w:val="22"/>
              <w:shd w:val="clear" w:color="auto" w:fill="FFFFFF"/>
              <w:lang w:val="en-US"/>
            </w:rPr>
            <w:t xml:space="preserve">each atom has </w:t>
          </w:r>
          <w:r w:rsidR="00613ECD" w:rsidRPr="00C16A75">
            <w:rPr>
              <w:rStyle w:val="apple-converted-space"/>
              <w:color w:val="000000"/>
              <w:szCs w:val="22"/>
              <w:shd w:val="clear" w:color="auto" w:fill="FFFFFF"/>
              <w:lang w:val="en-US"/>
            </w:rPr>
            <w:t xml:space="preserve">known and recorded </w:t>
          </w:r>
          <w:r w:rsidRPr="00C16A75">
            <w:rPr>
              <w:rStyle w:val="apple-converted-space"/>
              <w:color w:val="000000"/>
              <w:szCs w:val="22"/>
              <w:shd w:val="clear" w:color="auto" w:fill="FFFFFF"/>
              <w:lang w:val="en-US"/>
            </w:rPr>
            <w:t xml:space="preserve">its </w:t>
          </w:r>
          <w:r w:rsidR="00613ECD" w:rsidRPr="00C16A75">
            <w:rPr>
              <w:rStyle w:val="apple-converted-space"/>
              <w:color w:val="000000"/>
              <w:szCs w:val="22"/>
              <w:shd w:val="clear" w:color="auto" w:fill="FFFFFF"/>
              <w:lang w:val="en-US"/>
            </w:rPr>
            <w:t xml:space="preserve">molar </w:t>
          </w:r>
          <w:r w:rsidRPr="00C16A75">
            <w:rPr>
              <w:rStyle w:val="apple-converted-space"/>
              <w:color w:val="000000"/>
              <w:szCs w:val="22"/>
              <w:shd w:val="clear" w:color="auto" w:fill="FFFFFF"/>
              <w:lang w:val="en-US"/>
            </w:rPr>
            <w:t xml:space="preserve">mass </w:t>
          </w:r>
          <w:r w:rsidR="00613ECD" w:rsidRPr="00C16A75">
            <w:rPr>
              <w:rStyle w:val="apple-converted-space"/>
              <w:color w:val="000000"/>
              <w:szCs w:val="22"/>
              <w:shd w:val="clear" w:color="auto" w:fill="FFFFFF"/>
              <w:lang w:val="en-US"/>
            </w:rPr>
            <w:t xml:space="preserve">in </w:t>
          </w:r>
          <w:r w:rsidR="00DA6762" w:rsidRPr="00C16A75">
            <w:rPr>
              <w:rStyle w:val="apple-converted-space"/>
              <w:color w:val="000000"/>
              <w:szCs w:val="22"/>
              <w:shd w:val="clear" w:color="auto" w:fill="FFFFFF"/>
              <w:lang w:val="en-US"/>
            </w:rPr>
            <w:t xml:space="preserve">a </w:t>
          </w:r>
          <w:r w:rsidR="00613ECD" w:rsidRPr="00C16A75">
            <w:rPr>
              <w:rStyle w:val="apple-converted-space"/>
              <w:color w:val="000000"/>
              <w:szCs w:val="22"/>
              <w:shd w:val="clear" w:color="auto" w:fill="FFFFFF"/>
              <w:lang w:val="en-US"/>
            </w:rPr>
            <w:t>table of elements</w:t>
          </w:r>
          <w:r w:rsidR="00DA6762" w:rsidRPr="00C16A75">
            <w:rPr>
              <w:rStyle w:val="apple-converted-space"/>
              <w:color w:val="000000"/>
              <w:szCs w:val="22"/>
              <w:shd w:val="clear" w:color="auto" w:fill="FFFFFF"/>
              <w:lang w:val="en-US"/>
            </w:rPr>
            <w:t>,</w:t>
          </w:r>
          <w:r w:rsidR="00613ECD"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usually </w:t>
          </w:r>
          <w:r w:rsidR="00613ECD" w:rsidRPr="00C16A75">
            <w:rPr>
              <w:rStyle w:val="apple-converted-space"/>
              <w:color w:val="000000"/>
              <w:szCs w:val="22"/>
              <w:shd w:val="clear" w:color="auto" w:fill="FFFFFF"/>
              <w:lang w:val="en-US"/>
            </w:rPr>
            <w:t>in</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unit Dalton (gram per one mol</w:t>
          </w:r>
          <w:r w:rsidR="00613ECD" w:rsidRPr="00C16A75">
            <w:rPr>
              <w:rStyle w:val="apple-converted-space"/>
              <w:color w:val="000000"/>
              <w:szCs w:val="22"/>
              <w:shd w:val="clear" w:color="auto" w:fill="FFFFFF"/>
              <w:lang w:val="en-US"/>
            </w:rPr>
            <w:t>e)</w:t>
          </w:r>
          <w:r w:rsidRPr="00C16A75">
            <w:rPr>
              <w:rStyle w:val="apple-converted-space"/>
              <w:color w:val="000000"/>
              <w:szCs w:val="22"/>
              <w:shd w:val="clear" w:color="auto" w:fill="FFFFFF"/>
              <w:lang w:val="en-US"/>
            </w:rPr>
            <w:t xml:space="preserve">. </w:t>
          </w:r>
          <w:r w:rsidR="00613ECD" w:rsidRPr="00C16A75">
            <w:rPr>
              <w:rStyle w:val="apple-converted-space"/>
              <w:color w:val="000000"/>
              <w:szCs w:val="22"/>
              <w:shd w:val="clear" w:color="auto" w:fill="FFFFFF"/>
              <w:lang w:val="en-US"/>
            </w:rPr>
            <w:t>However, e</w:t>
          </w:r>
          <w:r w:rsidRPr="00C16A75">
            <w:rPr>
              <w:rStyle w:val="apple-converted-space"/>
              <w:color w:val="000000"/>
              <w:szCs w:val="22"/>
              <w:shd w:val="clear" w:color="auto" w:fill="FFFFFF"/>
              <w:lang w:val="en-US"/>
            </w:rPr>
            <w:t>ach substance has different molar mass and as a result</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conversion from mass to moles is always dependent on type</w:t>
          </w:r>
          <w:r w:rsidR="00613ECD" w:rsidRPr="00C16A75">
            <w:rPr>
              <w:rStyle w:val="apple-converted-space"/>
              <w:color w:val="000000"/>
              <w:szCs w:val="22"/>
              <w:shd w:val="clear" w:color="auto" w:fill="FFFFFF"/>
              <w:lang w:val="en-US"/>
            </w:rPr>
            <w:t xml:space="preserve"> (composition)</w:t>
          </w:r>
          <w:r w:rsidRPr="00C16A75">
            <w:rPr>
              <w:rStyle w:val="apple-converted-space"/>
              <w:color w:val="000000"/>
              <w:szCs w:val="22"/>
              <w:shd w:val="clear" w:color="auto" w:fill="FFFFFF"/>
              <w:lang w:val="en-US"/>
            </w:rPr>
            <w:t xml:space="preserve"> of substance.</w:t>
          </w:r>
          <w:r w:rsidR="00B02618" w:rsidRPr="00C16A75">
            <w:rPr>
              <w:rStyle w:val="apple-converted-space"/>
              <w:color w:val="000000"/>
              <w:szCs w:val="22"/>
              <w:shd w:val="clear" w:color="auto" w:fill="FFFFFF"/>
              <w:lang w:val="en-US"/>
            </w:rPr>
            <w:t xml:space="preserve"> </w:t>
          </w:r>
        </w:p>
        <w:p w14:paraId="22DF7499" w14:textId="743D6E85" w:rsidR="00506E4B" w:rsidRPr="00C16A75" w:rsidRDefault="003362FC" w:rsidP="00506E4B">
          <w:pPr>
            <w:pStyle w:val="Zkladntextodsazen"/>
            <w:rPr>
              <w:szCs w:val="22"/>
              <w:lang w:val="en-US"/>
            </w:rPr>
          </w:pPr>
          <w:r w:rsidRPr="00C16A75">
            <w:rPr>
              <w:rStyle w:val="apple-converted-space"/>
              <w:color w:val="000000"/>
              <w:szCs w:val="22"/>
              <w:shd w:val="clear" w:color="auto" w:fill="FFFFFF"/>
              <w:lang w:val="en-US"/>
            </w:rPr>
            <w:t>In physiology</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units for direct</w:t>
          </w:r>
          <w:r w:rsidR="00DA6762" w:rsidRPr="00C16A75">
            <w:rPr>
              <w:rStyle w:val="apple-converted-space"/>
              <w:color w:val="000000"/>
              <w:szCs w:val="22"/>
              <w:shd w:val="clear" w:color="auto" w:fill="FFFFFF"/>
              <w:lang w:val="en-US"/>
            </w:rPr>
            <w:t>ly</w:t>
          </w:r>
          <w:r w:rsidRPr="00C16A75">
            <w:rPr>
              <w:rStyle w:val="apple-converted-space"/>
              <w:color w:val="000000"/>
              <w:szCs w:val="22"/>
              <w:shd w:val="clear" w:color="auto" w:fill="FFFFFF"/>
              <w:lang w:val="en-US"/>
            </w:rPr>
            <w:t>-</w:t>
          </w:r>
          <w:r w:rsidR="00DA6762" w:rsidRPr="00C16A75">
            <w:rPr>
              <w:rStyle w:val="apple-converted-space"/>
              <w:color w:val="000000"/>
              <w:szCs w:val="22"/>
              <w:shd w:val="clear" w:color="auto" w:fill="FFFFFF"/>
              <w:lang w:val="en-US"/>
            </w:rPr>
            <w:t>immeasurable</w:t>
          </w:r>
          <w:r w:rsidRPr="00C16A75">
            <w:rPr>
              <w:rStyle w:val="apple-converted-space"/>
              <w:color w:val="000000"/>
              <w:szCs w:val="22"/>
              <w:shd w:val="clear" w:color="auto" w:fill="FFFFFF"/>
              <w:lang w:val="en-US"/>
            </w:rPr>
            <w:t xml:space="preserve"> substances</w:t>
          </w:r>
          <w:r w:rsidR="00DA6762" w:rsidRPr="00C16A75">
            <w:rPr>
              <w:rStyle w:val="apple-converted-space"/>
              <w:color w:val="000000"/>
              <w:szCs w:val="22"/>
              <w:shd w:val="clear" w:color="auto" w:fill="FFFFFF"/>
              <w:lang w:val="en-US"/>
            </w:rPr>
            <w:t xml:space="preserve"> are also used</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mall concentrations </w:t>
          </w:r>
          <w:r w:rsidR="00DA6762" w:rsidRPr="00C16A75">
            <w:rPr>
              <w:rStyle w:val="apple-converted-space"/>
              <w:color w:val="000000"/>
              <w:szCs w:val="22"/>
              <w:shd w:val="clear" w:color="auto" w:fill="FFFFFF"/>
              <w:lang w:val="en-US"/>
            </w:rPr>
            <w:t xml:space="preserve">such </w:t>
          </w:r>
          <w:r w:rsidRPr="00C16A75">
            <w:rPr>
              <w:rStyle w:val="apple-converted-space"/>
              <w:color w:val="000000"/>
              <w:szCs w:val="22"/>
              <w:shd w:val="clear" w:color="auto" w:fill="FFFFFF"/>
              <w:lang w:val="en-US"/>
            </w:rPr>
            <w:t>as 10</w:t>
          </w:r>
          <w:r w:rsidRPr="00C16A75">
            <w:rPr>
              <w:rStyle w:val="apple-converted-space"/>
              <w:color w:val="000000"/>
              <w:szCs w:val="22"/>
              <w:shd w:val="clear" w:color="auto" w:fill="FFFFFF"/>
              <w:vertAlign w:val="superscript"/>
              <w:lang w:val="en-US"/>
            </w:rPr>
            <w:t>-12</w:t>
          </w:r>
          <w:r w:rsidRPr="00C16A75">
            <w:rPr>
              <w:rStyle w:val="apple-converted-space"/>
              <w:color w:val="000000"/>
              <w:szCs w:val="22"/>
              <w:shd w:val="clear" w:color="auto" w:fill="FFFFFF"/>
              <w:lang w:val="en-US"/>
            </w:rPr>
            <w:t xml:space="preserve"> moles per liter are almost impossible to measure directly and only indirect measurements with immunoreactions or biological effects are known. </w:t>
          </w:r>
          <w:r w:rsidR="00DA6762" w:rsidRPr="00C16A75">
            <w:rPr>
              <w:rStyle w:val="apple-converted-space"/>
              <w:color w:val="000000"/>
              <w:szCs w:val="22"/>
              <w:shd w:val="clear" w:color="auto" w:fill="FFFFFF"/>
              <w:lang w:val="en-US"/>
            </w:rPr>
            <w:t xml:space="preserve">However, </w:t>
          </w:r>
          <w:r w:rsidRPr="00C16A75">
            <w:rPr>
              <w:rStyle w:val="apple-converted-space"/>
              <w:color w:val="000000"/>
              <w:szCs w:val="22"/>
              <w:shd w:val="clear" w:color="auto" w:fill="FFFFFF"/>
              <w:lang w:val="en-US"/>
            </w:rPr>
            <w:t>the effect of some substances at these small concentration</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can </w:t>
          </w:r>
          <w:r w:rsidRPr="00C16A75">
            <w:rPr>
              <w:rStyle w:val="apple-converted-space"/>
              <w:color w:val="000000"/>
              <w:szCs w:val="22"/>
              <w:shd w:val="clear" w:color="auto" w:fill="FFFFFF"/>
              <w:lang w:val="en-US"/>
            </w:rPr>
            <w:t xml:space="preserve">be crucial </w:t>
          </w:r>
          <w:r w:rsidR="00DA6762" w:rsidRPr="00C16A75">
            <w:rPr>
              <w:rStyle w:val="apple-converted-space"/>
              <w:color w:val="000000"/>
              <w:szCs w:val="22"/>
              <w:shd w:val="clear" w:color="auto" w:fill="FFFFFF"/>
              <w:lang w:val="en-US"/>
            </w:rPr>
            <w:t xml:space="preserve">enough </w:t>
          </w:r>
          <w:r w:rsidRPr="00C16A75">
            <w:rPr>
              <w:rStyle w:val="apple-converted-space"/>
              <w:color w:val="000000"/>
              <w:szCs w:val="22"/>
              <w:shd w:val="clear" w:color="auto" w:fill="FFFFFF"/>
              <w:lang w:val="en-US"/>
            </w:rPr>
            <w:t xml:space="preserve">that they </w:t>
          </w:r>
          <w:r w:rsidR="00DA6762"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 xml:space="preserve">need to be calculated </w:t>
          </w:r>
          <w:r w:rsidR="00DA6762" w:rsidRPr="00C16A75">
            <w:rPr>
              <w:rStyle w:val="apple-converted-space"/>
              <w:color w:val="000000"/>
              <w:szCs w:val="22"/>
              <w:shd w:val="clear" w:color="auto" w:fill="FFFFFF"/>
              <w:lang w:val="en-US"/>
            </w:rPr>
            <w:t xml:space="preserve">somehow within </w:t>
          </w:r>
          <w:r w:rsidRPr="00C16A75">
            <w:rPr>
              <w:rStyle w:val="apple-converted-space"/>
              <w:color w:val="000000"/>
              <w:szCs w:val="22"/>
              <w:shd w:val="clear" w:color="auto" w:fill="FFFFFF"/>
              <w:lang w:val="en-US"/>
            </w:rPr>
            <w:t>physiological model</w:t>
          </w:r>
          <w:r w:rsidR="002F3AD3"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Most of these substances are called hormones, but some </w:t>
          </w:r>
          <w:r w:rsidR="00DA6762" w:rsidRPr="00C16A75">
            <w:rPr>
              <w:rStyle w:val="apple-converted-space"/>
              <w:color w:val="000000"/>
              <w:szCs w:val="22"/>
              <w:shd w:val="clear" w:color="auto" w:fill="FFFFFF"/>
              <w:lang w:val="en-US"/>
            </w:rPr>
            <w:t xml:space="preserve">may </w:t>
          </w:r>
          <w:r w:rsidRPr="00C16A75">
            <w:rPr>
              <w:rStyle w:val="apple-converted-space"/>
              <w:color w:val="000000"/>
              <w:szCs w:val="22"/>
              <w:shd w:val="clear" w:color="auto" w:fill="FFFFFF"/>
              <w:lang w:val="en-US"/>
            </w:rPr>
            <w:t xml:space="preserve">be also enzymes (renin) or cytokines (erythropoietin). Pharmacological </w:t>
          </w:r>
          <w:hyperlink r:id="rId32" w:history="1">
            <w:r w:rsidRPr="00C16A75">
              <w:rPr>
                <w:rStyle w:val="Hypertextovodkaz"/>
                <w:szCs w:val="22"/>
                <w:shd w:val="clear" w:color="auto" w:fill="FFFFFF"/>
                <w:lang w:val="en-US"/>
              </w:rPr>
              <w:t>international units</w:t>
            </w:r>
          </w:hyperlink>
          <w:r w:rsidRPr="00C16A75">
            <w:rPr>
              <w:rStyle w:val="apple-converted-space"/>
              <w:color w:val="000000"/>
              <w:szCs w:val="22"/>
              <w:shd w:val="clear" w:color="auto" w:fill="FFFFFF"/>
              <w:lang w:val="en-US"/>
            </w:rPr>
            <w:t xml:space="preserve"> of </w:t>
          </w:r>
          <w:r w:rsidR="008A0C47" w:rsidRPr="00C16A75">
            <w:rPr>
              <w:rStyle w:val="apple-converted-space"/>
              <w:color w:val="000000"/>
              <w:szCs w:val="22"/>
              <w:shd w:val="clear" w:color="auto" w:fill="FFFFFF"/>
              <w:lang w:val="en-US"/>
            </w:rPr>
            <w:t xml:space="preserve">these </w:t>
          </w:r>
          <w:r w:rsidRPr="00C16A75">
            <w:rPr>
              <w:rStyle w:val="apple-converted-space"/>
              <w:color w:val="000000"/>
              <w:szCs w:val="22"/>
              <w:shd w:val="clear" w:color="auto" w:fill="FFFFFF"/>
              <w:lang w:val="en-US"/>
            </w:rPr>
            <w:t>substances are define</w:t>
          </w:r>
          <w:r w:rsidR="00DA6762" w:rsidRPr="00C16A75">
            <w:rPr>
              <w:rStyle w:val="apple-converted-space"/>
              <w:color w:val="000000"/>
              <w:szCs w:val="22"/>
              <w:shd w:val="clear" w:color="auto" w:fill="FFFFFF"/>
              <w:lang w:val="en-US"/>
            </w:rPr>
            <w:t>d</w:t>
          </w:r>
          <w:r w:rsidRPr="00C16A75">
            <w:rPr>
              <w:rStyle w:val="apple-converted-space"/>
              <w:color w:val="000000"/>
              <w:szCs w:val="22"/>
              <w:shd w:val="clear" w:color="auto" w:fill="FFFFFF"/>
              <w:lang w:val="en-US"/>
            </w:rPr>
            <w:t xml:space="preserve"> as ratios to some extracted and purified standardized sample</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which also </w:t>
          </w:r>
          <w:r w:rsidR="008A0C47" w:rsidRPr="00C16A75">
            <w:rPr>
              <w:rStyle w:val="apple-converted-space"/>
              <w:color w:val="000000"/>
              <w:szCs w:val="22"/>
              <w:shd w:val="clear" w:color="auto" w:fill="FFFFFF"/>
              <w:lang w:val="en-US"/>
            </w:rPr>
            <w:t xml:space="preserve">has an </w:t>
          </w:r>
          <w:r w:rsidRPr="00C16A75">
            <w:rPr>
              <w:rStyle w:val="apple-converted-space"/>
              <w:color w:val="000000"/>
              <w:szCs w:val="22"/>
              <w:shd w:val="clear" w:color="auto" w:fill="FFFFFF"/>
              <w:lang w:val="en-US"/>
            </w:rPr>
            <w:t>unknown molar concentration, but known and well</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described biological effect</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As a result</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pharmacological international unit of substances </w:t>
          </w:r>
          <w:r w:rsidR="008A0C47" w:rsidRPr="00C16A75">
            <w:rPr>
              <w:rStyle w:val="apple-converted-space"/>
              <w:color w:val="000000"/>
              <w:szCs w:val="22"/>
              <w:shd w:val="clear" w:color="auto" w:fill="FFFFFF"/>
              <w:lang w:val="en-US"/>
            </w:rPr>
            <w:t>often has no</w:t>
          </w:r>
          <w:r w:rsidRPr="00C16A75">
            <w:rPr>
              <w:rStyle w:val="apple-converted-space"/>
              <w:color w:val="000000"/>
              <w:szCs w:val="22"/>
              <w:shd w:val="clear" w:color="auto" w:fill="FFFFFF"/>
              <w:lang w:val="en-US"/>
            </w:rPr>
            <w:t xml:space="preserve"> equivalent in SI units, but </w:t>
          </w:r>
          <w:r w:rsidR="008A0C47"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need</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to be used in physiological calculations as </w:t>
          </w:r>
          <w:r w:rsidR="008A0C47" w:rsidRPr="00C16A75">
            <w:rPr>
              <w:rStyle w:val="apple-converted-space"/>
              <w:color w:val="000000"/>
              <w:szCs w:val="22"/>
              <w:shd w:val="clear" w:color="auto" w:fill="FFFFFF"/>
              <w:lang w:val="en-US"/>
            </w:rPr>
            <w:t>is</w:t>
          </w:r>
          <w:r w:rsidRPr="00C16A75">
            <w:rPr>
              <w:rStyle w:val="apple-converted-space"/>
              <w:color w:val="000000"/>
              <w:szCs w:val="22"/>
              <w:shd w:val="clear" w:color="auto" w:fill="FFFFFF"/>
              <w:lang w:val="en-US"/>
            </w:rPr>
            <w:t>.</w:t>
          </w:r>
          <w:r w:rsidR="00506E4B" w:rsidRPr="00C16A75">
            <w:rPr>
              <w:rStyle w:val="apple-converted-space"/>
              <w:color w:val="000000"/>
              <w:szCs w:val="22"/>
              <w:shd w:val="clear" w:color="auto" w:fill="FFFFFF"/>
              <w:lang w:val="en-US"/>
            </w:rPr>
            <w:t xml:space="preserve"> The danger of </w:t>
          </w:r>
          <w:r w:rsidR="008A0C47" w:rsidRPr="00C16A75">
            <w:rPr>
              <w:rStyle w:val="apple-converted-space"/>
              <w:color w:val="000000"/>
              <w:szCs w:val="22"/>
              <w:shd w:val="clear" w:color="auto" w:fill="FFFFFF"/>
              <w:lang w:val="en-US"/>
            </w:rPr>
            <w:t xml:space="preserve">using </w:t>
          </w:r>
          <w:r w:rsidR="00506E4B" w:rsidRPr="00C16A75">
            <w:rPr>
              <w:rStyle w:val="apple-converted-space"/>
              <w:color w:val="000000"/>
              <w:szCs w:val="22"/>
              <w:shd w:val="clear" w:color="auto" w:fill="FFFFFF"/>
              <w:lang w:val="en-US"/>
            </w:rPr>
            <w:t xml:space="preserve">these units is </w:t>
          </w:r>
          <w:r w:rsidR="008A0C47" w:rsidRPr="00C16A75">
            <w:rPr>
              <w:rStyle w:val="apple-converted-space"/>
              <w:color w:val="000000"/>
              <w:szCs w:val="22"/>
              <w:shd w:val="clear" w:color="auto" w:fill="FFFFFF"/>
              <w:lang w:val="en-US"/>
            </w:rPr>
            <w:t xml:space="preserve">significant, </w:t>
          </w:r>
          <w:r w:rsidR="00506E4B" w:rsidRPr="00C16A75">
            <w:rPr>
              <w:rStyle w:val="apple-converted-space"/>
              <w:color w:val="000000"/>
              <w:szCs w:val="22"/>
              <w:shd w:val="clear" w:color="auto" w:fill="FFFFFF"/>
              <w:lang w:val="en-US"/>
            </w:rPr>
            <w:t xml:space="preserve">especially in pathologies, because their biological activity is </w:t>
          </w:r>
          <w:r w:rsidR="008A0C47" w:rsidRPr="00C16A75">
            <w:rPr>
              <w:rStyle w:val="apple-converted-space"/>
              <w:color w:val="000000"/>
              <w:szCs w:val="22"/>
              <w:shd w:val="clear" w:color="auto" w:fill="FFFFFF"/>
              <w:lang w:val="en-US"/>
            </w:rPr>
            <w:t xml:space="preserve">often </w:t>
          </w:r>
          <w:r w:rsidR="00506E4B" w:rsidRPr="00C16A75">
            <w:rPr>
              <w:rStyle w:val="apple-converted-space"/>
              <w:color w:val="000000"/>
              <w:szCs w:val="22"/>
              <w:shd w:val="clear" w:color="auto" w:fill="FFFFFF"/>
              <w:lang w:val="en-US"/>
            </w:rPr>
            <w:t>times species dependent and is usually defined within a “normal” population. For example</w:t>
          </w:r>
          <w:r w:rsidR="008A0C47" w:rsidRPr="00C16A75">
            <w:rPr>
              <w:rStyle w:val="apple-converted-space"/>
              <w:color w:val="000000"/>
              <w:szCs w:val="22"/>
              <w:shd w:val="clear" w:color="auto" w:fill="FFFFFF"/>
              <w:lang w:val="en-US"/>
            </w:rPr>
            <w:t>,</w:t>
          </w:r>
          <w:r w:rsidR="00824985" w:rsidRPr="00C16A75">
            <w:rPr>
              <w:rStyle w:val="apple-converted-space"/>
              <w:color w:val="000000"/>
              <w:szCs w:val="22"/>
              <w:shd w:val="clear" w:color="auto" w:fill="FFFFFF"/>
              <w:lang w:val="en-US"/>
            </w:rPr>
            <w:t xml:space="preserve"> in</w:t>
          </w:r>
          <w:r w:rsidR="00506E4B" w:rsidRPr="00C16A75">
            <w:rPr>
              <w:rStyle w:val="apple-converted-space"/>
              <w:color w:val="000000"/>
              <w:szCs w:val="22"/>
              <w:shd w:val="clear" w:color="auto" w:fill="FFFFFF"/>
              <w:lang w:val="en-US"/>
            </w:rPr>
            <w:t xml:space="preserve"> diabetes mellitus type 2 is present</w:t>
          </w:r>
          <w:r w:rsidR="00824985" w:rsidRPr="00C16A75">
            <w:rPr>
              <w:rStyle w:val="apple-converted-space"/>
              <w:color w:val="000000"/>
              <w:szCs w:val="22"/>
              <w:shd w:val="clear" w:color="auto" w:fill="FFFFFF"/>
              <w:lang w:val="en-US"/>
            </w:rPr>
            <w:t>ed</w:t>
          </w:r>
          <w:r w:rsidR="00506E4B" w:rsidRPr="00C16A75">
            <w:rPr>
              <w:rStyle w:val="apple-converted-space"/>
              <w:color w:val="000000"/>
              <w:szCs w:val="22"/>
              <w:shd w:val="clear" w:color="auto" w:fill="FFFFFF"/>
              <w:lang w:val="en-US"/>
            </w:rPr>
            <w:t xml:space="preserve"> </w:t>
          </w:r>
          <w:r w:rsidR="00B47FE0" w:rsidRPr="00C16A75">
            <w:rPr>
              <w:rStyle w:val="apple-converted-space"/>
              <w:color w:val="000000"/>
              <w:szCs w:val="22"/>
              <w:shd w:val="clear" w:color="auto" w:fill="FFFFFF"/>
              <w:lang w:val="en-US"/>
            </w:rPr>
            <w:t>an</w:t>
          </w:r>
          <w:r w:rsidR="00506E4B" w:rsidRPr="00C16A75">
            <w:rPr>
              <w:rStyle w:val="apple-converted-space"/>
              <w:color w:val="000000"/>
              <w:szCs w:val="22"/>
              <w:shd w:val="clear" w:color="auto" w:fill="FFFFFF"/>
              <w:lang w:val="en-US"/>
            </w:rPr>
            <w:t xml:space="preserve"> insulin resistance</w:t>
          </w:r>
          <w:r w:rsidR="008A0C47" w:rsidRPr="00C16A75">
            <w:rPr>
              <w:rStyle w:val="apple-converted-space"/>
              <w:color w:val="000000"/>
              <w:szCs w:val="22"/>
              <w:shd w:val="clear" w:color="auto" w:fill="FFFFFF"/>
              <w:lang w:val="en-US"/>
            </w:rPr>
            <w:t>; therefore,</w:t>
          </w:r>
          <w:r w:rsidR="00506E4B" w:rsidRPr="00C16A75">
            <w:rPr>
              <w:rStyle w:val="apple-converted-space"/>
              <w:color w:val="000000"/>
              <w:szCs w:val="22"/>
              <w:shd w:val="clear" w:color="auto" w:fill="FFFFFF"/>
              <w:lang w:val="en-US"/>
            </w:rPr>
            <w:t xml:space="preserve"> the biological activity of the same amount of insulin for these individuals is </w:t>
          </w:r>
          <w:r w:rsidR="008A0C47" w:rsidRPr="00C16A75">
            <w:rPr>
              <w:rStyle w:val="apple-converted-space"/>
              <w:color w:val="000000"/>
              <w:szCs w:val="22"/>
              <w:shd w:val="clear" w:color="auto" w:fill="FFFFFF"/>
              <w:lang w:val="en-US"/>
            </w:rPr>
            <w:t xml:space="preserve">entirely </w:t>
          </w:r>
          <w:r w:rsidR="00506E4B" w:rsidRPr="00C16A75">
            <w:rPr>
              <w:rStyle w:val="apple-converted-space"/>
              <w:color w:val="000000"/>
              <w:szCs w:val="22"/>
              <w:shd w:val="clear" w:color="auto" w:fill="FFFFFF"/>
              <w:lang w:val="en-US"/>
            </w:rPr>
            <w:t xml:space="preserve">different </w:t>
          </w:r>
          <w:r w:rsidR="008A0C47" w:rsidRPr="00C16A75">
            <w:rPr>
              <w:rStyle w:val="apple-converted-space"/>
              <w:color w:val="000000"/>
              <w:szCs w:val="22"/>
              <w:shd w:val="clear" w:color="auto" w:fill="FFFFFF"/>
              <w:lang w:val="en-US"/>
            </w:rPr>
            <w:t xml:space="preserve">than </w:t>
          </w:r>
          <w:r w:rsidR="00506E4B" w:rsidRPr="00C16A75">
            <w:rPr>
              <w:rStyle w:val="apple-converted-space"/>
              <w:color w:val="000000"/>
              <w:szCs w:val="22"/>
              <w:shd w:val="clear" w:color="auto" w:fill="FFFFFF"/>
              <w:lang w:val="en-US"/>
            </w:rPr>
            <w:t xml:space="preserve">in </w:t>
          </w:r>
          <w:r w:rsidR="008A0C47" w:rsidRPr="00C16A75">
            <w:rPr>
              <w:rStyle w:val="apple-converted-space"/>
              <w:color w:val="000000"/>
              <w:szCs w:val="22"/>
              <w:shd w:val="clear" w:color="auto" w:fill="FFFFFF"/>
              <w:lang w:val="en-US"/>
            </w:rPr>
            <w:t xml:space="preserve">a </w:t>
          </w:r>
          <w:r w:rsidR="00506E4B" w:rsidRPr="00C16A75">
            <w:rPr>
              <w:rStyle w:val="apple-converted-space"/>
              <w:color w:val="000000"/>
              <w:szCs w:val="22"/>
              <w:shd w:val="clear" w:color="auto" w:fill="FFFFFF"/>
              <w:lang w:val="en-US"/>
            </w:rPr>
            <w:t xml:space="preserve">healthy </w:t>
          </w:r>
          <w:r w:rsidR="008A0C47" w:rsidRPr="00C16A75">
            <w:rPr>
              <w:rStyle w:val="apple-converted-space"/>
              <w:color w:val="000000"/>
              <w:szCs w:val="22"/>
              <w:shd w:val="clear" w:color="auto" w:fill="FFFFFF"/>
              <w:lang w:val="en-US"/>
            </w:rPr>
            <w:t>individual</w:t>
          </w:r>
          <w:r w:rsidR="00506E4B" w:rsidRPr="00C16A75">
            <w:rPr>
              <w:rStyle w:val="apple-converted-space"/>
              <w:color w:val="000000"/>
              <w:szCs w:val="22"/>
              <w:shd w:val="clear" w:color="auto" w:fill="FFFFFF"/>
              <w:lang w:val="en-US"/>
            </w:rPr>
            <w:t>.</w:t>
          </w:r>
        </w:p>
        <w:p w14:paraId="7188E6D9" w14:textId="77777777" w:rsidR="003362FC" w:rsidRPr="00C16A75" w:rsidRDefault="003362FC" w:rsidP="006664FD">
          <w:pPr>
            <w:pStyle w:val="Nadpis3"/>
            <w:rPr>
              <w:rFonts w:ascii="Times New Roman" w:hAnsi="Times New Roman" w:cs="Times New Roman"/>
              <w:lang w:val="en-US"/>
            </w:rPr>
          </w:pPr>
          <w:bookmarkStart w:id="46" w:name="_Toc408842111"/>
          <w:bookmarkStart w:id="47" w:name="_Toc408844060"/>
          <w:bookmarkStart w:id="48" w:name="_Toc408845893"/>
          <w:bookmarkStart w:id="49" w:name="_Toc409289275"/>
          <w:r w:rsidRPr="00C16A75">
            <w:rPr>
              <w:rFonts w:ascii="Times New Roman" w:hAnsi="Times New Roman" w:cs="Times New Roman"/>
              <w:lang w:val="en-US"/>
            </w:rPr>
            <w:lastRenderedPageBreak/>
            <w:t xml:space="preserve">Redundant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w:t>
          </w:r>
          <w:bookmarkEnd w:id="46"/>
          <w:bookmarkEnd w:id="47"/>
          <w:bookmarkEnd w:id="48"/>
          <w:bookmarkEnd w:id="49"/>
        </w:p>
        <w:p w14:paraId="2C0D07CC" w14:textId="74448F7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Some standardization should be </w:t>
          </w:r>
          <w:r w:rsidR="00FE66BD" w:rsidRPr="00C16A75">
            <w:rPr>
              <w:rFonts w:ascii="Times New Roman" w:hAnsi="Times New Roman" w:cs="Times New Roman"/>
              <w:lang w:val="en-US"/>
            </w:rPr>
            <w:t>conducted regarding the</w:t>
          </w:r>
          <w:r w:rsidRPr="00C16A75">
            <w:rPr>
              <w:rFonts w:ascii="Times New Roman" w:hAnsi="Times New Roman" w:cs="Times New Roman"/>
              <w:lang w:val="en-US"/>
            </w:rPr>
            <w:t xml:space="preserve"> definitions of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 For example</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each two variables in </w:t>
          </w:r>
          <w:r w:rsidR="008E24D5" w:rsidRPr="00C16A75">
            <w:rPr>
              <w:rFonts w:ascii="Times New Roman" w:hAnsi="Times New Roman" w:cs="Times New Roman"/>
              <w:lang w:val="en-US"/>
            </w:rPr>
            <w:t>reciprocal relation,</w:t>
          </w:r>
          <w:r w:rsidRPr="00C16A75">
            <w:rPr>
              <w:rFonts w:ascii="Times New Roman" w:hAnsi="Times New Roman" w:cs="Times New Roman"/>
              <w:lang w:val="en-US"/>
            </w:rPr>
            <w:t xml:space="preserve"> connected only </w:t>
          </w:r>
          <w:r w:rsidR="00FE66BD" w:rsidRPr="00C16A75">
            <w:rPr>
              <w:rFonts w:ascii="Times New Roman" w:hAnsi="Times New Roman" w:cs="Times New Roman"/>
              <w:lang w:val="en-US"/>
            </w:rPr>
            <w:t xml:space="preserve">by the </w:t>
          </w:r>
          <w:r w:rsidRPr="00C16A75">
            <w:rPr>
              <w:rFonts w:ascii="Times New Roman" w:hAnsi="Times New Roman" w:cs="Times New Roman"/>
              <w:lang w:val="en-US"/>
            </w:rPr>
            <w:t xml:space="preserve">trivial equation </w:t>
          </w:r>
          <w:r w:rsidRPr="00C16A75">
            <w:rPr>
              <w:rFonts w:ascii="Times New Roman" w:hAnsi="Times New Roman" w:cs="Times New Roman"/>
              <w:u w:val="single"/>
              <w:lang w:val="en-US"/>
            </w:rPr>
            <w:t>a=1/b</w:t>
          </w:r>
          <w:r w:rsidR="008E24D5" w:rsidRPr="00C16A75">
            <w:rPr>
              <w:rFonts w:ascii="Times New Roman" w:hAnsi="Times New Roman" w:cs="Times New Roman"/>
              <w:u w:val="single"/>
              <w:lang w:val="en-US"/>
            </w:rPr>
            <w:t>,</w:t>
          </w:r>
          <w:r w:rsidR="00FE66BD" w:rsidRPr="00C16A75">
            <w:rPr>
              <w:rFonts w:ascii="Times New Roman" w:hAnsi="Times New Roman" w:cs="Times New Roman"/>
              <w:u w:val="single"/>
              <w:lang w:val="en-US"/>
            </w:rPr>
            <w:t xml:space="preserve"> </w:t>
          </w:r>
          <w:r w:rsidR="00FE66BD" w:rsidRPr="00C16A75">
            <w:rPr>
              <w:rFonts w:ascii="Times New Roman" w:hAnsi="Times New Roman" w:cs="Times New Roman"/>
              <w:lang w:val="en-US"/>
            </w:rPr>
            <w:t>where</w:t>
          </w:r>
          <w:r w:rsidRPr="00C16A75">
            <w:rPr>
              <w:rFonts w:ascii="Times New Roman" w:hAnsi="Times New Roman" w:cs="Times New Roman"/>
              <w:lang w:val="en-US"/>
            </w:rPr>
            <w:t xml:space="preserve"> </w:t>
          </w:r>
          <w:r w:rsidR="008E24D5" w:rsidRPr="00C16A75">
            <w:rPr>
              <w:rFonts w:ascii="Times New Roman" w:hAnsi="Times New Roman" w:cs="Times New Roman"/>
              <w:lang w:val="en-US"/>
            </w:rPr>
            <w:t>the</w:t>
          </w:r>
          <w:r w:rsidRPr="00C16A75">
            <w:rPr>
              <w:rFonts w:ascii="Times New Roman" w:hAnsi="Times New Roman" w:cs="Times New Roman"/>
              <w:lang w:val="en-US"/>
            </w:rPr>
            <w:t xml:space="preserve"> handling of both does not bring any additional information to the model</w:t>
          </w:r>
          <w:r w:rsidR="008E24D5" w:rsidRPr="00C16A75">
            <w:rPr>
              <w:rFonts w:ascii="Times New Roman" w:hAnsi="Times New Roman" w:cs="Times New Roman"/>
              <w:lang w:val="en-US"/>
            </w:rPr>
            <w:t>,</w:t>
          </w:r>
          <w:r w:rsidRPr="00C16A75">
            <w:rPr>
              <w:rFonts w:ascii="Times New Roman" w:hAnsi="Times New Roman" w:cs="Times New Roman"/>
              <w:lang w:val="en-US"/>
            </w:rPr>
            <w:t xml:space="preserve"> because their physical meaning is the same. Even the zero-infinity numerical problem can be easily </w:t>
          </w:r>
          <w:r w:rsidR="00B75D2A" w:rsidRPr="00C16A75">
            <w:rPr>
              <w:rFonts w:ascii="Times New Roman" w:hAnsi="Times New Roman" w:cs="Times New Roman"/>
              <w:lang w:val="en-US"/>
            </w:rPr>
            <w:t xml:space="preserve">solved by selecting variables </w:t>
          </w:r>
          <w:r w:rsidR="00FE66BD" w:rsidRPr="00C16A75">
            <w:rPr>
              <w:rFonts w:ascii="Times New Roman" w:hAnsi="Times New Roman" w:cs="Times New Roman"/>
              <w:lang w:val="en-US"/>
            </w:rPr>
            <w:t xml:space="preserve">such as </w:t>
          </w:r>
          <w:r w:rsidRPr="00C16A75">
            <w:rPr>
              <w:rFonts w:ascii="Times New Roman" w:hAnsi="Times New Roman" w:cs="Times New Roman"/>
              <w:lang w:val="en-US"/>
            </w:rPr>
            <w:t xml:space="preserve">the smallest representable floating point number or </w:t>
          </w:r>
          <w:r w:rsidR="00B75D2A" w:rsidRPr="00C16A75">
            <w:rPr>
              <w:rFonts w:ascii="Times New Roman" w:hAnsi="Times New Roman" w:cs="Times New Roman"/>
              <w:lang w:val="en-US"/>
            </w:rPr>
            <w:t xml:space="preserve">the </w:t>
          </w:r>
          <w:r w:rsidRPr="00C16A75">
            <w:rPr>
              <w:rFonts w:ascii="Times New Roman" w:hAnsi="Times New Roman" w:cs="Times New Roman"/>
              <w:lang w:val="en-US"/>
            </w:rPr>
            <w:t>highest representable floating point number</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which are typically far enough from tolerance limits even for very long simulations.</w:t>
          </w:r>
        </w:p>
        <w:p w14:paraId="0AF0E56B" w14:textId="0CD16272" w:rsidR="003362FC" w:rsidRPr="00C16A75" w:rsidRDefault="00FE66BD"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3362FC" w:rsidRPr="00C16A75">
            <w:rPr>
              <w:rFonts w:ascii="Times New Roman" w:hAnsi="Times New Roman" w:cs="Times New Roman"/>
              <w:lang w:val="en-US"/>
            </w:rPr>
            <w:t>reciprocal quantities are derivable from almost each physiological parameter such as hydraulic conductance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resistance, hydraulic compliance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elasticity, frequency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time</w:t>
          </w:r>
          <w:r w:rsidRPr="00C16A75">
            <w:rPr>
              <w:rFonts w:ascii="Times New Roman" w:hAnsi="Times New Roman" w:cs="Times New Roman"/>
              <w:lang w:val="en-US"/>
            </w:rPr>
            <w:t xml:space="preserve"> period</w:t>
          </w:r>
          <w:r w:rsidR="003362FC" w:rsidRPr="00C16A75">
            <w:rPr>
              <w:rFonts w:ascii="Times New Roman" w:hAnsi="Times New Roman" w:cs="Times New Roman"/>
              <w:lang w:val="en-US"/>
            </w:rPr>
            <w:t>, solubility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volatility, dissociation coefficient</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association coefficient</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etc. To simplify this situation</w:t>
          </w:r>
          <w:r w:rsidRPr="00C16A75">
            <w:rPr>
              <w:rFonts w:ascii="Times New Roman" w:hAnsi="Times New Roman" w:cs="Times New Roman"/>
              <w:lang w:val="en-US"/>
            </w:rPr>
            <w:t xml:space="preserve">, it </w:t>
          </w:r>
          <w:r w:rsidR="003362FC" w:rsidRPr="00C16A75">
            <w:rPr>
              <w:rFonts w:ascii="Times New Roman" w:hAnsi="Times New Roman" w:cs="Times New Roman"/>
              <w:lang w:val="en-US"/>
            </w:rPr>
            <w:t xml:space="preserve">is better to select only one of each </w:t>
          </w:r>
          <w:r w:rsidRPr="00C16A75">
            <w:rPr>
              <w:rFonts w:ascii="Times New Roman" w:hAnsi="Times New Roman" w:cs="Times New Roman"/>
              <w:lang w:val="en-US"/>
            </w:rPr>
            <w:t>pair</w:t>
          </w:r>
          <w:r w:rsidR="003362FC" w:rsidRPr="00C16A75">
            <w:rPr>
              <w:rFonts w:ascii="Times New Roman" w:hAnsi="Times New Roman" w:cs="Times New Roman"/>
              <w:lang w:val="en-US"/>
            </w:rPr>
            <w:t xml:space="preserve"> and build the physiological and chemical laws above as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usually </w:t>
          </w:r>
          <w:r w:rsidRPr="00C16A75">
            <w:rPr>
              <w:rFonts w:ascii="Times New Roman" w:hAnsi="Times New Roman" w:cs="Times New Roman"/>
              <w:lang w:val="en-US"/>
            </w:rPr>
            <w:t xml:space="preserve">done </w:t>
          </w:r>
          <w:r w:rsidR="003362FC" w:rsidRPr="00C16A75">
            <w:rPr>
              <w:rFonts w:ascii="Times New Roman" w:hAnsi="Times New Roman" w:cs="Times New Roman"/>
              <w:lang w:val="en-US"/>
            </w:rPr>
            <w:t>in physics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which </w:t>
          </w:r>
          <w:r w:rsidRPr="00C16A75">
            <w:rPr>
              <w:rFonts w:ascii="Times New Roman" w:hAnsi="Times New Roman" w:cs="Times New Roman"/>
              <w:lang w:val="en-US"/>
            </w:rPr>
            <w:t>will assist significantly in the</w:t>
          </w:r>
          <w:r w:rsidR="003362FC" w:rsidRPr="00C16A75">
            <w:rPr>
              <w:rFonts w:ascii="Times New Roman" w:hAnsi="Times New Roman" w:cs="Times New Roman"/>
              <w:lang w:val="en-US"/>
            </w:rPr>
            <w:t xml:space="preserve"> elimination of redundancies inside shared interfaces.</w:t>
          </w:r>
        </w:p>
        <w:p w14:paraId="569DF836" w14:textId="43E240F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Bad practice </w:t>
          </w:r>
          <w:r w:rsidR="005946BD" w:rsidRPr="00C16A75">
            <w:rPr>
              <w:rFonts w:ascii="Times New Roman" w:hAnsi="Times New Roman" w:cs="Times New Roman"/>
              <w:lang w:val="en-US"/>
            </w:rPr>
            <w:t>also</w:t>
          </w:r>
          <w:r w:rsidRPr="00C16A75">
            <w:rPr>
              <w:rFonts w:ascii="Times New Roman" w:hAnsi="Times New Roman" w:cs="Times New Roman"/>
              <w:lang w:val="en-US"/>
            </w:rPr>
            <w:t xml:space="preserve"> </w:t>
          </w:r>
          <w:r w:rsidR="00FE66BD" w:rsidRPr="00C16A75">
            <w:rPr>
              <w:rFonts w:ascii="Times New Roman" w:hAnsi="Times New Roman" w:cs="Times New Roman"/>
              <w:lang w:val="en-US"/>
            </w:rPr>
            <w:t xml:space="preserve">includes using a </w:t>
          </w:r>
          <w:r w:rsidR="00B75D2A" w:rsidRPr="00C16A75">
            <w:rPr>
              <w:rFonts w:ascii="Times New Roman" w:hAnsi="Times New Roman" w:cs="Times New Roman"/>
              <w:lang w:val="en-US"/>
            </w:rPr>
            <w:t xml:space="preserve">unitless </w:t>
          </w:r>
          <w:r w:rsidRPr="00C16A75">
            <w:rPr>
              <w:rFonts w:ascii="Times New Roman" w:hAnsi="Times New Roman" w:cs="Times New Roman"/>
              <w:lang w:val="en-US"/>
            </w:rPr>
            <w:t>logarithm or other non-unit</w:t>
          </w:r>
          <w:r w:rsidR="00A03E4B" w:rsidRPr="00C16A75">
            <w:rPr>
              <w:rFonts w:ascii="Times New Roman" w:hAnsi="Times New Roman" w:cs="Times New Roman"/>
              <w:lang w:val="en-US"/>
            </w:rPr>
            <w:t>s</w:t>
          </w:r>
          <w:r w:rsidRPr="00C16A75">
            <w:rPr>
              <w:rFonts w:ascii="Times New Roman" w:hAnsi="Times New Roman" w:cs="Times New Roman"/>
              <w:lang w:val="en-US"/>
            </w:rPr>
            <w:t>,</w:t>
          </w:r>
          <w:r w:rsidR="00A03E4B" w:rsidRPr="00C16A75">
            <w:rPr>
              <w:rFonts w:ascii="Times New Roman" w:hAnsi="Times New Roman" w:cs="Times New Roman"/>
              <w:lang w:val="en-US"/>
            </w:rPr>
            <w:t xml:space="preserve"> as well as</w:t>
          </w:r>
          <w:r w:rsidRPr="00C16A75">
            <w:rPr>
              <w:rFonts w:ascii="Times New Roman" w:hAnsi="Times New Roman" w:cs="Times New Roman"/>
              <w:lang w:val="en-US"/>
            </w:rPr>
            <w:t xml:space="preserve"> non-physical variables in interfaces</w:t>
          </w:r>
          <w:r w:rsidR="00A03E4B" w:rsidRPr="00C16A75">
            <w:rPr>
              <w:rFonts w:ascii="Times New Roman" w:hAnsi="Times New Roman" w:cs="Times New Roman"/>
              <w:lang w:val="en-US"/>
            </w:rPr>
            <w:t>, e</w:t>
          </w:r>
          <w:r w:rsidRPr="00C16A75">
            <w:rPr>
              <w:rFonts w:ascii="Times New Roman" w:hAnsi="Times New Roman" w:cs="Times New Roman"/>
              <w:lang w:val="en-US"/>
            </w:rPr>
            <w:t xml:space="preserve">ven if </w:t>
          </w:r>
          <w:r w:rsidR="00A03E4B"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has good documentation </w:t>
          </w:r>
          <w:r w:rsidR="00A03E4B" w:rsidRPr="00C16A75">
            <w:rPr>
              <w:rFonts w:ascii="Times New Roman" w:hAnsi="Times New Roman" w:cs="Times New Roman"/>
              <w:lang w:val="en-US"/>
            </w:rPr>
            <w:t xml:space="preserve">of </w:t>
          </w:r>
          <w:r w:rsidRPr="00C16A75">
            <w:rPr>
              <w:rFonts w:ascii="Times New Roman" w:hAnsi="Times New Roman" w:cs="Times New Roman"/>
              <w:lang w:val="en-US"/>
            </w:rPr>
            <w:t xml:space="preserve">how to convert </w:t>
          </w:r>
          <w:r w:rsidR="00A03E4B"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values. Values should always </w:t>
          </w:r>
          <w:r w:rsidR="00A03E4B" w:rsidRPr="00C16A75">
            <w:rPr>
              <w:rFonts w:ascii="Times New Roman" w:hAnsi="Times New Roman" w:cs="Times New Roman"/>
              <w:lang w:val="en-US"/>
            </w:rPr>
            <w:t xml:space="preserve">have an </w:t>
          </w:r>
          <w:r w:rsidRPr="00C16A75">
            <w:rPr>
              <w:rFonts w:ascii="Times New Roman" w:hAnsi="Times New Roman" w:cs="Times New Roman"/>
              <w:lang w:val="en-US"/>
            </w:rPr>
            <w:t xml:space="preserve">analogy in physical quantity, </w:t>
          </w:r>
          <w:r w:rsidR="00A03E4B" w:rsidRPr="00C16A75">
            <w:rPr>
              <w:rFonts w:ascii="Times New Roman" w:hAnsi="Times New Roman" w:cs="Times New Roman"/>
              <w:lang w:val="en-US"/>
            </w:rPr>
            <w:t>as this is</w:t>
          </w:r>
          <w:r w:rsidRPr="00C16A75">
            <w:rPr>
              <w:rFonts w:ascii="Times New Roman" w:hAnsi="Times New Roman" w:cs="Times New Roman"/>
              <w:lang w:val="en-US"/>
            </w:rPr>
            <w:t xml:space="preserve"> more user-friendly and more intuitive for </w:t>
          </w:r>
          <w:r w:rsidR="00A03E4B" w:rsidRPr="00C16A75">
            <w:rPr>
              <w:rFonts w:ascii="Times New Roman" w:hAnsi="Times New Roman" w:cs="Times New Roman"/>
              <w:lang w:val="en-US"/>
            </w:rPr>
            <w:t xml:space="preserve">follow-up </w:t>
          </w:r>
          <w:r w:rsidRPr="00C16A75">
            <w:rPr>
              <w:rFonts w:ascii="Times New Roman" w:hAnsi="Times New Roman" w:cs="Times New Roman"/>
              <w:lang w:val="en-US"/>
            </w:rPr>
            <w:t>development</w:t>
          </w:r>
          <w:r w:rsidR="00A03E4B" w:rsidRPr="00C16A75">
            <w:rPr>
              <w:rFonts w:ascii="Times New Roman" w:hAnsi="Times New Roman" w:cs="Times New Roman"/>
              <w:lang w:val="en-US"/>
            </w:rPr>
            <w:t>s</w:t>
          </w:r>
          <w:r w:rsidRPr="00C16A75">
            <w:rPr>
              <w:rFonts w:ascii="Times New Roman" w:hAnsi="Times New Roman" w:cs="Times New Roman"/>
              <w:lang w:val="en-US"/>
            </w:rPr>
            <w:t>.</w:t>
          </w:r>
        </w:p>
        <w:p w14:paraId="05480E41" w14:textId="77777777" w:rsidR="003362FC" w:rsidRPr="00C16A75" w:rsidRDefault="003362FC" w:rsidP="006664FD">
          <w:pPr>
            <w:pStyle w:val="Nadpis3"/>
            <w:rPr>
              <w:rFonts w:ascii="Times New Roman" w:hAnsi="Times New Roman" w:cs="Times New Roman"/>
              <w:lang w:val="en-US"/>
            </w:rPr>
          </w:pPr>
          <w:bookmarkStart w:id="50" w:name="_Ref408707762"/>
          <w:bookmarkStart w:id="51" w:name="_Toc408842112"/>
          <w:bookmarkStart w:id="52" w:name="_Toc408844061"/>
          <w:bookmarkStart w:id="53" w:name="_Toc408845894"/>
          <w:bookmarkStart w:id="54" w:name="_Toc409289276"/>
          <w:r w:rsidRPr="00C16A75">
            <w:rPr>
              <w:rFonts w:ascii="Times New Roman" w:hAnsi="Times New Roman" w:cs="Times New Roman"/>
              <w:lang w:val="en-US"/>
            </w:rPr>
            <w:t>Conservation laws</w:t>
          </w:r>
          <w:bookmarkEnd w:id="50"/>
          <w:bookmarkEnd w:id="51"/>
          <w:bookmarkEnd w:id="52"/>
          <w:bookmarkEnd w:id="53"/>
          <w:bookmarkEnd w:id="54"/>
        </w:p>
        <w:p w14:paraId="385796E6" w14:textId="21ADE2F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next step of physiology formalization is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identification of physiological systems as physical systems. Based on interactions with environment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 </w:t>
          </w:r>
          <w:r w:rsidR="003D1E5C" w:rsidRPr="00C16A75">
            <w:rPr>
              <w:rFonts w:ascii="Times New Roman" w:hAnsi="Times New Roman" w:cs="Times New Roman"/>
              <w:lang w:val="en-US"/>
            </w:rPr>
            <w:t xml:space="preserve">exist </w:t>
          </w:r>
          <w:hyperlink r:id="rId33" w:history="1">
            <w:r w:rsidRPr="00C16A75">
              <w:rPr>
                <w:rStyle w:val="Hypertextovodkaz"/>
                <w:rFonts w:ascii="Times New Roman" w:hAnsi="Times New Roman" w:cs="Times New Roman"/>
                <w:lang w:val="en-US"/>
              </w:rPr>
              <w:t>closed</w:t>
            </w:r>
          </w:hyperlink>
          <w:r w:rsidRPr="00C16A75">
            <w:rPr>
              <w:rFonts w:ascii="Times New Roman" w:hAnsi="Times New Roman" w:cs="Times New Roman"/>
              <w:lang w:val="en-US"/>
            </w:rPr>
            <w:t xml:space="preserve"> and </w:t>
          </w:r>
          <w:hyperlink r:id="rId34" w:history="1">
            <w:r w:rsidRPr="00C16A75">
              <w:rPr>
                <w:rStyle w:val="Hypertextovodkaz"/>
                <w:rFonts w:ascii="Times New Roman" w:hAnsi="Times New Roman" w:cs="Times New Roman"/>
                <w:lang w:val="en-US"/>
              </w:rPr>
              <w:t>open</w:t>
            </w:r>
          </w:hyperlink>
          <w:r w:rsidRPr="00C16A75">
            <w:rPr>
              <w:rFonts w:ascii="Times New Roman" w:hAnsi="Times New Roman" w:cs="Times New Roman"/>
              <w:lang w:val="en-US"/>
            </w:rPr>
            <w:t xml:space="preserve"> systems.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example of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open system is oxygen transport, where </w:t>
          </w:r>
          <w:r w:rsidR="003D1E5C" w:rsidRPr="00C16A75">
            <w:rPr>
              <w:rFonts w:ascii="Times New Roman" w:hAnsi="Times New Roman" w:cs="Times New Roman"/>
              <w:lang w:val="en-US"/>
            </w:rPr>
            <w:t xml:space="preserve">there </w:t>
          </w:r>
          <w:r w:rsidRPr="00C16A75">
            <w:rPr>
              <w:rFonts w:ascii="Times New Roman" w:hAnsi="Times New Roman" w:cs="Times New Roman"/>
              <w:lang w:val="en-US"/>
            </w:rPr>
            <w:t xml:space="preserve">is non-zero flow of oxygen from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environment to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body. In </w:t>
          </w:r>
          <w:r w:rsidR="003D1E5C" w:rsidRPr="00C16A75">
            <w:rPr>
              <w:rFonts w:ascii="Times New Roman" w:hAnsi="Times New Roman" w:cs="Times New Roman"/>
              <w:lang w:val="en-US"/>
            </w:rPr>
            <w:t xml:space="preserve">a </w:t>
          </w:r>
          <w:r w:rsidRPr="00C16A75">
            <w:rPr>
              <w:rFonts w:ascii="Times New Roman" w:hAnsi="Times New Roman" w:cs="Times New Roman"/>
              <w:lang w:val="en-US"/>
            </w:rPr>
            <w:t>closed system</w:t>
          </w:r>
          <w:r w:rsidR="003D1E5C" w:rsidRPr="00C16A75">
            <w:rPr>
              <w:rFonts w:ascii="Times New Roman" w:hAnsi="Times New Roman" w:cs="Times New Roman"/>
              <w:lang w:val="en-US"/>
            </w:rPr>
            <w:t>, there</w:t>
          </w:r>
          <w:r w:rsidRPr="00C16A75">
            <w:rPr>
              <w:rFonts w:ascii="Times New Roman" w:hAnsi="Times New Roman" w:cs="Times New Roman"/>
              <w:lang w:val="en-US"/>
            </w:rPr>
            <w:t xml:space="preserve"> are not interactions</w:t>
          </w:r>
          <w:r w:rsidR="003D1E5C" w:rsidRPr="00C16A75">
            <w:rPr>
              <w:rFonts w:ascii="Times New Roman" w:hAnsi="Times New Roman" w:cs="Times New Roman"/>
              <w:lang w:val="en-US"/>
            </w:rPr>
            <w:t xml:space="preserve"> between the body and the</w:t>
          </w:r>
          <w:r w:rsidRPr="00C16A75">
            <w:rPr>
              <w:rFonts w:ascii="Times New Roman" w:hAnsi="Times New Roman" w:cs="Times New Roman"/>
              <w:lang w:val="en-US"/>
            </w:rPr>
            <w:t xml:space="preserve"> environment. </w:t>
          </w:r>
          <w:r w:rsidR="000349F9" w:rsidRPr="00C16A75">
            <w:rPr>
              <w:rFonts w:ascii="Times New Roman" w:hAnsi="Times New Roman" w:cs="Times New Roman"/>
              <w:lang w:val="en-US"/>
            </w:rPr>
            <w:t>For</w:t>
          </w:r>
          <w:r w:rsidRPr="00C16A75">
            <w:rPr>
              <w:rFonts w:ascii="Times New Roman" w:hAnsi="Times New Roman" w:cs="Times New Roman"/>
              <w:lang w:val="en-US"/>
            </w:rPr>
            <w:t xml:space="preserve"> example</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the </w:t>
          </w:r>
          <w:r w:rsidR="00613ECD" w:rsidRPr="00C16A75">
            <w:rPr>
              <w:rFonts w:ascii="Times New Roman" w:hAnsi="Times New Roman" w:cs="Times New Roman"/>
              <w:lang w:val="en-US"/>
            </w:rPr>
            <w:t>chemical system</w:t>
          </w:r>
          <w:r w:rsidR="000349F9" w:rsidRPr="00C16A75">
            <w:rPr>
              <w:rFonts w:ascii="Times New Roman" w:hAnsi="Times New Roman" w:cs="Times New Roman"/>
              <w:lang w:val="en-US"/>
            </w:rPr>
            <w:t xml:space="preserve"> of </w:t>
          </w:r>
          <w:r w:rsidRPr="00C16A75">
            <w:rPr>
              <w:rFonts w:ascii="Times New Roman" w:hAnsi="Times New Roman" w:cs="Times New Roman"/>
              <w:lang w:val="en-US"/>
            </w:rPr>
            <w:t xml:space="preserve">elementary </w:t>
          </w:r>
          <w:r w:rsidR="000349F9" w:rsidRPr="00C16A75">
            <w:rPr>
              <w:rFonts w:ascii="Times New Roman" w:hAnsi="Times New Roman" w:cs="Times New Roman"/>
              <w:lang w:val="en-US"/>
            </w:rPr>
            <w:t>particle</w:t>
          </w:r>
          <w:r w:rsidR="003D1E5C" w:rsidRPr="00C16A75">
            <w:rPr>
              <w:rFonts w:ascii="Times New Roman" w:hAnsi="Times New Roman" w:cs="Times New Roman"/>
              <w:lang w:val="en-US"/>
            </w:rPr>
            <w:t>s</w:t>
          </w:r>
          <w:r w:rsidR="00613ECD" w:rsidRPr="00C16A75">
            <w:rPr>
              <w:rFonts w:ascii="Times New Roman" w:hAnsi="Times New Roman" w:cs="Times New Roman"/>
              <w:lang w:val="en-US"/>
            </w:rPr>
            <w:t xml:space="preserve"> in all its forms and in all places </w:t>
          </w:r>
          <w:r w:rsidR="003D1E5C" w:rsidRPr="00C16A75">
            <w:rPr>
              <w:rFonts w:ascii="Times New Roman" w:hAnsi="Times New Roman" w:cs="Times New Roman"/>
              <w:lang w:val="en-US"/>
            </w:rPr>
            <w:t xml:space="preserve">within </w:t>
          </w:r>
          <w:r w:rsidR="00613ECD" w:rsidRPr="00C16A75">
            <w:rPr>
              <w:rFonts w:ascii="Times New Roman" w:hAnsi="Times New Roman" w:cs="Times New Roman"/>
              <w:lang w:val="en-US"/>
            </w:rPr>
            <w:t>the body</w:t>
          </w:r>
          <w:r w:rsidR="003D1E5C" w:rsidRPr="00C16A75">
            <w:rPr>
              <w:rFonts w:ascii="Times New Roman" w:hAnsi="Times New Roman" w:cs="Times New Roman"/>
              <w:lang w:val="en-US"/>
            </w:rPr>
            <w:t xml:space="preserve"> that partakes in no </w:t>
          </w:r>
          <w:r w:rsidR="00613ECD" w:rsidRPr="00C16A75">
            <w:rPr>
              <w:rFonts w:ascii="Times New Roman" w:hAnsi="Times New Roman" w:cs="Times New Roman"/>
              <w:lang w:val="en-US"/>
            </w:rPr>
            <w:t xml:space="preserve">exchange with </w:t>
          </w:r>
          <w:r w:rsidR="003D1E5C" w:rsidRPr="00C16A75">
            <w:rPr>
              <w:rFonts w:ascii="Times New Roman" w:hAnsi="Times New Roman" w:cs="Times New Roman"/>
              <w:lang w:val="en-US"/>
            </w:rPr>
            <w:t xml:space="preserve">the external </w:t>
          </w:r>
          <w:r w:rsidR="00613ECD" w:rsidRPr="00C16A75">
            <w:rPr>
              <w:rFonts w:ascii="Times New Roman" w:hAnsi="Times New Roman" w:cs="Times New Roman"/>
              <w:lang w:val="en-US"/>
            </w:rPr>
            <w:t xml:space="preserve">environment is </w:t>
          </w:r>
          <w:r w:rsidR="003D1E5C" w:rsidRPr="00C16A75">
            <w:rPr>
              <w:rFonts w:ascii="Times New Roman" w:hAnsi="Times New Roman" w:cs="Times New Roman"/>
              <w:lang w:val="en-US"/>
            </w:rPr>
            <w:t xml:space="preserve">a </w:t>
          </w:r>
          <w:r w:rsidR="00613ECD" w:rsidRPr="00C16A75">
            <w:rPr>
              <w:rFonts w:ascii="Times New Roman" w:hAnsi="Times New Roman" w:cs="Times New Roman"/>
              <w:lang w:val="en-US"/>
            </w:rPr>
            <w:t xml:space="preserve">closed </w:t>
          </w:r>
          <w:r w:rsidR="003D1E5C" w:rsidRPr="00C16A75">
            <w:rPr>
              <w:rFonts w:ascii="Times New Roman" w:hAnsi="Times New Roman" w:cs="Times New Roman"/>
              <w:lang w:val="en-US"/>
            </w:rPr>
            <w:t xml:space="preserve">particle </w:t>
          </w:r>
          <w:r w:rsidR="00613ECD" w:rsidRPr="00C16A75">
            <w:rPr>
              <w:rFonts w:ascii="Times New Roman" w:hAnsi="Times New Roman" w:cs="Times New Roman"/>
              <w:lang w:val="en-US"/>
            </w:rPr>
            <w:t>system</w:t>
          </w:r>
          <w:r w:rsidRPr="00C16A75">
            <w:rPr>
              <w:rFonts w:ascii="Times New Roman" w:hAnsi="Times New Roman" w:cs="Times New Roman"/>
              <w:lang w:val="en-US"/>
            </w:rPr>
            <w:t>.</w:t>
          </w:r>
        </w:p>
        <w:p w14:paraId="1344D3BE" w14:textId="7B4D789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hyperlink r:id="rId35" w:history="1">
            <w:r w:rsidRPr="00C16A75">
              <w:rPr>
                <w:rStyle w:val="Hypertextovodkaz"/>
                <w:rFonts w:ascii="Times New Roman" w:hAnsi="Times New Roman" w:cs="Times New Roman"/>
                <w:lang w:val="en-US"/>
              </w:rPr>
              <w:t>laws of conservation</w:t>
            </w:r>
          </w:hyperlink>
          <w:r w:rsidRPr="00C16A75">
            <w:rPr>
              <w:rFonts w:ascii="Times New Roman" w:hAnsi="Times New Roman" w:cs="Times New Roman"/>
              <w:lang w:val="en-US"/>
            </w:rPr>
            <w:t xml:space="preserve"> appl</w:t>
          </w:r>
          <w:r w:rsidR="003D1E5C" w:rsidRPr="00C16A75">
            <w:rPr>
              <w:rFonts w:ascii="Times New Roman" w:hAnsi="Times New Roman" w:cs="Times New Roman"/>
              <w:lang w:val="en-US"/>
            </w:rPr>
            <w:t>ies</w:t>
          </w:r>
          <w:r w:rsidRPr="00C16A75">
            <w:rPr>
              <w:rFonts w:ascii="Times New Roman" w:hAnsi="Times New Roman" w:cs="Times New Roman"/>
              <w:lang w:val="en-US"/>
            </w:rPr>
            <w:t xml:space="preserve"> to closed systems. </w:t>
          </w:r>
          <w:r w:rsidR="003D1E5C" w:rsidRPr="00C16A75">
            <w:rPr>
              <w:rFonts w:ascii="Times New Roman" w:hAnsi="Times New Roman" w:cs="Times New Roman"/>
              <w:lang w:val="en-US"/>
            </w:rPr>
            <w:t>Neither energy</w:t>
          </w:r>
          <w:r w:rsidRPr="00C16A75">
            <w:rPr>
              <w:rFonts w:ascii="Times New Roman" w:hAnsi="Times New Roman" w:cs="Times New Roman"/>
              <w:lang w:val="en-US"/>
            </w:rPr>
            <w:t xml:space="preserve">, mass,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amount of substance or electric charge can be created from nothing. In dynamic models</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it is very intuitive, because there is </w:t>
          </w:r>
          <w:r w:rsidR="00613ECD" w:rsidRPr="00C16A75">
            <w:rPr>
              <w:rFonts w:ascii="Times New Roman" w:hAnsi="Times New Roman" w:cs="Times New Roman"/>
              <w:lang w:val="en-US"/>
            </w:rPr>
            <w:t>a</w:t>
          </w:r>
          <w:r w:rsidRPr="00C16A75">
            <w:rPr>
              <w:rFonts w:ascii="Times New Roman" w:hAnsi="Times New Roman" w:cs="Times New Roman"/>
              <w:lang w:val="en-US"/>
            </w:rPr>
            <w:t xml:space="preserve"> rule</w:t>
          </w:r>
          <w:r w:rsidR="003D1E5C" w:rsidRPr="00C16A75">
            <w:rPr>
              <w:rFonts w:ascii="Times New Roman" w:hAnsi="Times New Roman" w:cs="Times New Roman"/>
              <w:lang w:val="en-US"/>
            </w:rPr>
            <w:t xml:space="preserve"> stating</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that</w:t>
          </w:r>
          <w:r w:rsidRPr="00C16A75">
            <w:rPr>
              <w:rFonts w:ascii="Times New Roman" w:hAnsi="Times New Roman" w:cs="Times New Roman"/>
              <w:lang w:val="en-US"/>
            </w:rPr>
            <w:t xml:space="preserve"> input flow </w:t>
          </w:r>
          <w:r w:rsidR="00613ECD" w:rsidRPr="00C16A75">
            <w:rPr>
              <w:rFonts w:ascii="Times New Roman" w:hAnsi="Times New Roman" w:cs="Times New Roman"/>
              <w:lang w:val="en-US"/>
            </w:rPr>
            <w:t>to one component i</w:t>
          </w:r>
          <w:r w:rsidRPr="00C16A75">
            <w:rPr>
              <w:rFonts w:ascii="Times New Roman" w:hAnsi="Times New Roman" w:cs="Times New Roman"/>
              <w:lang w:val="en-US"/>
            </w:rPr>
            <w:t>s</w:t>
          </w:r>
          <w:r w:rsidR="00613ECD" w:rsidRPr="00C16A75">
            <w:rPr>
              <w:rFonts w:ascii="Times New Roman" w:hAnsi="Times New Roman" w:cs="Times New Roman"/>
              <w:lang w:val="en-US"/>
            </w:rPr>
            <w:t xml:space="preserve"> always output flow from</w:t>
          </w:r>
          <w:r w:rsidRPr="00C16A75">
            <w:rPr>
              <w:rFonts w:ascii="Times New Roman" w:hAnsi="Times New Roman" w:cs="Times New Roman"/>
              <w:lang w:val="en-US"/>
            </w:rPr>
            <w:t xml:space="preserve"> another </w:t>
          </w:r>
          <w:r w:rsidR="00613ECD" w:rsidRPr="00C16A75">
            <w:rPr>
              <w:rFonts w:ascii="Times New Roman" w:hAnsi="Times New Roman" w:cs="Times New Roman"/>
              <w:lang w:val="en-US"/>
            </w:rPr>
            <w:t>component</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However,</w:t>
          </w:r>
          <w:r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Pr="00C16A75">
            <w:rPr>
              <w:rFonts w:ascii="Times New Roman" w:hAnsi="Times New Roman" w:cs="Times New Roman"/>
              <w:lang w:val="en-US"/>
            </w:rPr>
            <w:t xml:space="preserve"> st</w:t>
          </w:r>
          <w:r w:rsidR="00613ECD" w:rsidRPr="00C16A75">
            <w:rPr>
              <w:rFonts w:ascii="Times New Roman" w:hAnsi="Times New Roman" w:cs="Times New Roman"/>
              <w:lang w:val="en-US"/>
            </w:rPr>
            <w: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state calculation</w:t>
          </w:r>
          <w:r w:rsidR="000349F9" w:rsidRPr="00C16A75">
            <w:rPr>
              <w:rFonts w:ascii="Times New Roman" w:hAnsi="Times New Roman" w:cs="Times New Roman"/>
              <w:lang w:val="en-US"/>
            </w:rPr>
            <w:t xml:space="preserve"> (section </w:t>
          </w:r>
          <w:r w:rsidR="000349F9" w:rsidRPr="00C16A75">
            <w:rPr>
              <w:rFonts w:ascii="Times New Roman" w:hAnsi="Times New Roman" w:cs="Times New Roman"/>
              <w:lang w:val="en-US"/>
            </w:rPr>
            <w:fldChar w:fldCharType="begin"/>
          </w:r>
          <w:r w:rsidR="000349F9" w:rsidRPr="00C16A75">
            <w:rPr>
              <w:rFonts w:ascii="Times New Roman" w:hAnsi="Times New Roman" w:cs="Times New Roman"/>
              <w:lang w:val="en-US"/>
            </w:rPr>
            <w:instrText xml:space="preserve"> REF _Ref411729939 \r \h </w:instrText>
          </w:r>
          <w:r w:rsidR="00E72E24" w:rsidRPr="00C16A75">
            <w:rPr>
              <w:rFonts w:ascii="Times New Roman" w:hAnsi="Times New Roman" w:cs="Times New Roman"/>
              <w:lang w:val="en-US"/>
            </w:rPr>
            <w:instrText xml:space="preserve"> \* MERGEFORMAT </w:instrText>
          </w:r>
          <w:r w:rsidR="000349F9" w:rsidRPr="00C16A75">
            <w:rPr>
              <w:rFonts w:ascii="Times New Roman" w:hAnsi="Times New Roman" w:cs="Times New Roman"/>
              <w:lang w:val="en-US"/>
            </w:rPr>
          </w:r>
          <w:r w:rsidR="000349F9" w:rsidRPr="00C16A75">
            <w:rPr>
              <w:rFonts w:ascii="Times New Roman" w:hAnsi="Times New Roman" w:cs="Times New Roman"/>
              <w:lang w:val="en-US"/>
            </w:rPr>
            <w:fldChar w:fldCharType="separate"/>
          </w:r>
          <w:r w:rsidR="00DB5903">
            <w:rPr>
              <w:rFonts w:ascii="Times New Roman" w:hAnsi="Times New Roman" w:cs="Times New Roman"/>
              <w:lang w:val="en-US"/>
            </w:rPr>
            <w:t>2.3.3</w:t>
          </w:r>
          <w:r w:rsidR="000349F9" w:rsidRPr="00C16A75">
            <w:rPr>
              <w:rFonts w:ascii="Times New Roman" w:hAnsi="Times New Roman" w:cs="Times New Roman"/>
              <w:lang w:val="en-US"/>
            </w:rPr>
            <w:fldChar w:fldCharType="end"/>
          </w:r>
          <w:r w:rsidR="000349F9" w:rsidRPr="00C16A75">
            <w:rPr>
              <w:rFonts w:ascii="Times New Roman" w:hAnsi="Times New Roman" w:cs="Times New Roman"/>
              <w:lang w:val="en-US"/>
            </w:rPr>
            <w: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system equation </w:t>
          </w:r>
          <w:r w:rsidR="003D1E5C" w:rsidRPr="00C16A75">
            <w:rPr>
              <w:rFonts w:ascii="Times New Roman" w:hAnsi="Times New Roman" w:cs="Times New Roman"/>
              <w:lang w:val="en-US"/>
            </w:rPr>
            <w:t xml:space="preserve">must </w:t>
          </w:r>
          <w:r w:rsidRPr="00C16A75">
            <w:rPr>
              <w:rFonts w:ascii="Times New Roman" w:hAnsi="Times New Roman" w:cs="Times New Roman"/>
              <w:lang w:val="en-US"/>
            </w:rPr>
            <w:t>be written explicitly</w:t>
          </w:r>
          <w:r w:rsidR="000349F9" w:rsidRPr="00C16A75">
            <w:rPr>
              <w:rFonts w:ascii="Times New Roman" w:hAnsi="Times New Roman" w:cs="Times New Roman"/>
              <w:lang w:val="en-US"/>
            </w:rPr>
            <w:t>,</w:t>
          </w:r>
          <w:r w:rsidRPr="00C16A75">
            <w:rPr>
              <w:rFonts w:ascii="Times New Roman" w:hAnsi="Times New Roman" w:cs="Times New Roman"/>
              <w:lang w:val="en-US"/>
            </w:rPr>
            <w:t xml:space="preserve"> which is </w:t>
          </w:r>
          <w:r w:rsidR="003D1E5C" w:rsidRPr="00C16A75">
            <w:rPr>
              <w:rFonts w:ascii="Times New Roman" w:hAnsi="Times New Roman" w:cs="Times New Roman"/>
              <w:lang w:val="en-US"/>
            </w:rPr>
            <w:t>often not as</w:t>
          </w:r>
          <w:r w:rsidRPr="00C16A75">
            <w:rPr>
              <w:rFonts w:ascii="Times New Roman" w:hAnsi="Times New Roman" w:cs="Times New Roman"/>
              <w:lang w:val="en-US"/>
            </w:rPr>
            <w:t xml:space="preserve"> intuitive</w:t>
          </w:r>
          <w:r w:rsidR="003D1E5C" w:rsidRPr="00C16A75">
            <w:rPr>
              <w:rFonts w:ascii="Times New Roman" w:hAnsi="Times New Roman" w:cs="Times New Roman"/>
              <w:lang w:val="en-US"/>
            </w:rPr>
            <w:t>; this is because</w:t>
          </w:r>
          <w:r w:rsidR="00613ECD"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00613ECD"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613ECD" w:rsidRPr="00C16A75">
            <w:rPr>
              <w:rFonts w:ascii="Times New Roman" w:hAnsi="Times New Roman" w:cs="Times New Roman"/>
              <w:lang w:val="en-US"/>
            </w:rPr>
            <w:t>state</w:t>
          </w:r>
          <w:r w:rsidR="003D1E5C" w:rsidRPr="00C16A75">
            <w:rPr>
              <w:rFonts w:ascii="Times New Roman" w:hAnsi="Times New Roman" w:cs="Times New Roman"/>
              <w:lang w:val="en-US"/>
            </w:rPr>
            <w:t xml:space="preserve">, </w:t>
          </w:r>
          <w:r w:rsidR="00613ECD" w:rsidRPr="00C16A75">
            <w:rPr>
              <w:rFonts w:ascii="Times New Roman" w:hAnsi="Times New Roman" w:cs="Times New Roman"/>
              <w:lang w:val="en-US"/>
            </w:rPr>
            <w:t xml:space="preserve">flows from/to components </w:t>
          </w:r>
          <w:r w:rsidR="003D1E5C" w:rsidRPr="00C16A75">
            <w:rPr>
              <w:rFonts w:ascii="Times New Roman" w:hAnsi="Times New Roman" w:cs="Times New Roman"/>
              <w:lang w:val="en-US"/>
            </w:rPr>
            <w:t xml:space="preserve">are </w:t>
          </w:r>
          <w:r w:rsidR="00613ECD" w:rsidRPr="00C16A75">
            <w:rPr>
              <w:rFonts w:ascii="Times New Roman" w:hAnsi="Times New Roman" w:cs="Times New Roman"/>
              <w:lang w:val="en-US"/>
            </w:rPr>
            <w:t>equal to zero.</w:t>
          </w:r>
        </w:p>
        <w:p w14:paraId="527BDFDD" w14:textId="77777777" w:rsidR="003362FC" w:rsidRPr="00C16A75" w:rsidRDefault="003362FC" w:rsidP="00911E3F">
          <w:pPr>
            <w:pStyle w:val="Nadpis2"/>
            <w:rPr>
              <w:lang w:val="en-US"/>
            </w:rPr>
          </w:pPr>
          <w:bookmarkStart w:id="55" w:name="_Toc408842113"/>
          <w:bookmarkStart w:id="56" w:name="_Toc408844062"/>
          <w:bookmarkStart w:id="57" w:name="_Toc408845895"/>
          <w:bookmarkStart w:id="58" w:name="_Toc409289277"/>
          <w:bookmarkStart w:id="59" w:name="_Ref411702597"/>
          <w:bookmarkStart w:id="60" w:name="_Toc420288822"/>
          <w:bookmarkStart w:id="61" w:name="_Ref420410004"/>
          <w:bookmarkStart w:id="62" w:name="_Toc421792674"/>
          <w:r w:rsidRPr="00C16A75">
            <w:rPr>
              <w:lang w:val="en-US"/>
            </w:rPr>
            <w:t>Modelica Principles</w:t>
          </w:r>
          <w:bookmarkEnd w:id="55"/>
          <w:bookmarkEnd w:id="56"/>
          <w:bookmarkEnd w:id="57"/>
          <w:bookmarkEnd w:id="58"/>
          <w:bookmarkEnd w:id="59"/>
          <w:bookmarkEnd w:id="60"/>
          <w:bookmarkEnd w:id="61"/>
          <w:bookmarkEnd w:id="62"/>
        </w:p>
        <w:p w14:paraId="7547F1D5" w14:textId="7C3FD1DB" w:rsidR="003362FC" w:rsidRPr="00C16A75" w:rsidRDefault="00995B56" w:rsidP="00911E3F">
          <w:pPr>
            <w:jc w:val="both"/>
            <w:rPr>
              <w:rFonts w:ascii="Times New Roman" w:hAnsi="Times New Roman" w:cs="Times New Roman"/>
              <w:lang w:val="en-US"/>
            </w:rPr>
          </w:pPr>
          <w:r w:rsidRPr="00C16A75">
            <w:rPr>
              <w:rFonts w:ascii="Times New Roman" w:hAnsi="Times New Roman" w:cs="Times New Roman"/>
              <w:lang w:val="en-US"/>
            </w:rPr>
            <w:t>Modelica is an object-oriented, equation</w:t>
          </w:r>
          <w:r w:rsidR="006A7D9F" w:rsidRPr="00C16A75">
            <w:rPr>
              <w:rFonts w:ascii="Times New Roman" w:hAnsi="Times New Roman" w:cs="Times New Roman"/>
              <w:lang w:val="en-US"/>
            </w:rPr>
            <w:t>-</w:t>
          </w:r>
          <w:r w:rsidRPr="00C16A75">
            <w:rPr>
              <w:rFonts w:ascii="Times New Roman" w:hAnsi="Times New Roman" w:cs="Times New Roman"/>
              <w:lang w:val="en-US"/>
            </w:rPr>
            <w:t>based computer language</w:t>
          </w:r>
          <w:r w:rsidR="006A7D9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is standardized and maintained by </w:t>
          </w:r>
          <w:r w:rsidR="006A7D9F" w:rsidRPr="00C16A75">
            <w:rPr>
              <w:rFonts w:ascii="Times New Roman" w:hAnsi="Times New Roman" w:cs="Times New Roman"/>
              <w:lang w:val="en-US"/>
            </w:rPr>
            <w:t xml:space="preserve">the </w:t>
          </w:r>
          <w:r w:rsidRPr="00C16A75">
            <w:rPr>
              <w:rFonts w:ascii="Times New Roman" w:hAnsi="Times New Roman" w:cs="Times New Roman"/>
              <w:lang w:val="en-US"/>
            </w:rPr>
            <w:t>Modelica Association (</w:t>
          </w:r>
          <w:hyperlink r:id="rId36" w:history="1">
            <w:r w:rsidRPr="00C16A75">
              <w:rPr>
                <w:rStyle w:val="Hypertextovodkaz"/>
                <w:rFonts w:ascii="Times New Roman" w:hAnsi="Times New Roman" w:cs="Times New Roman"/>
                <w:lang w:val="en-US"/>
              </w:rPr>
              <w:t>www.modelica.org</w:t>
            </w:r>
          </w:hyperlink>
          <w:r w:rsidRPr="00C16A75">
            <w:rPr>
              <w:rFonts w:ascii="Times New Roman" w:hAnsi="Times New Roman" w:cs="Times New Roman"/>
              <w:lang w:val="en-US"/>
            </w:rPr>
            <w:t>). The non-proprie</w:t>
          </w:r>
          <w:r w:rsidR="00613ECD" w:rsidRPr="00C16A75">
            <w:rPr>
              <w:rFonts w:ascii="Times New Roman" w:hAnsi="Times New Roman" w:cs="Times New Roman"/>
              <w:lang w:val="en-US"/>
            </w:rPr>
            <w:t>tary standard of this language</w:t>
          </w:r>
          <w:r w:rsidRPr="00C16A75">
            <w:rPr>
              <w:rFonts w:ascii="Times New Roman" w:hAnsi="Times New Roman" w:cs="Times New Roman"/>
              <w:lang w:val="en-US"/>
            </w:rPr>
            <w:t xml:space="preserve"> is supported by many other projects, companies and organizations. As a result</w:t>
          </w:r>
          <w:r w:rsidR="006A7D9F" w:rsidRPr="00C16A75">
            <w:rPr>
              <w:rFonts w:ascii="Times New Roman" w:hAnsi="Times New Roman" w:cs="Times New Roman"/>
              <w:lang w:val="en-US"/>
            </w:rPr>
            <w:t>,</w:t>
          </w:r>
          <w:r w:rsidRPr="00C16A75">
            <w:rPr>
              <w:rFonts w:ascii="Times New Roman" w:hAnsi="Times New Roman" w:cs="Times New Roman"/>
              <w:lang w:val="en-US"/>
            </w:rPr>
            <w:t xml:space="preserve"> there are </w:t>
          </w:r>
          <w:r w:rsidR="006A7D9F" w:rsidRPr="00C16A75">
            <w:rPr>
              <w:rFonts w:ascii="Times New Roman" w:hAnsi="Times New Roman" w:cs="Times New Roman"/>
              <w:lang w:val="en-US"/>
            </w:rPr>
            <w:t xml:space="preserve">a range of different </w:t>
          </w:r>
          <w:r w:rsidRPr="00C16A75">
            <w:rPr>
              <w:rFonts w:ascii="Times New Roman" w:hAnsi="Times New Roman" w:cs="Times New Roman"/>
              <w:lang w:val="en-US"/>
            </w:rPr>
            <w:t xml:space="preserve">environments </w:t>
          </w:r>
          <w:r w:rsidR="006A7D9F" w:rsidRPr="00C16A75">
            <w:rPr>
              <w:rFonts w:ascii="Times New Roman" w:hAnsi="Times New Roman" w:cs="Times New Roman"/>
              <w:lang w:val="en-US"/>
            </w:rPr>
            <w:t xml:space="preserve">available </w:t>
          </w:r>
          <w:r w:rsidRPr="00C16A75">
            <w:rPr>
              <w:rFonts w:ascii="Times New Roman" w:hAnsi="Times New Roman" w:cs="Times New Roman"/>
              <w:lang w:val="en-US"/>
            </w:rPr>
            <w:t>for this language</w:t>
          </w:r>
          <w:r w:rsidR="000462AA" w:rsidRPr="00C16A75">
            <w:rPr>
              <w:rFonts w:ascii="Times New Roman" w:hAnsi="Times New Roman" w:cs="Times New Roman"/>
              <w:lang w:val="en-US"/>
            </w:rPr>
            <w:t>. For example</w:t>
          </w:r>
          <w:r w:rsidR="006A7D9F" w:rsidRPr="00C16A75">
            <w:rPr>
              <w:rFonts w:ascii="Times New Roman" w:hAnsi="Times New Roman" w:cs="Times New Roman"/>
              <w:lang w:val="en-US"/>
            </w:rPr>
            <w:t>,</w:t>
          </w:r>
          <w:r w:rsidR="000462AA" w:rsidRPr="00C16A75">
            <w:rPr>
              <w:rFonts w:ascii="Times New Roman" w:hAnsi="Times New Roman" w:cs="Times New Roman"/>
              <w:lang w:val="en-US"/>
            </w:rPr>
            <w:t xml:space="preserve"> </w:t>
          </w:r>
          <w:hyperlink r:id="rId37" w:history="1">
            <w:r w:rsidR="000462AA" w:rsidRPr="00C16A75">
              <w:rPr>
                <w:rStyle w:val="Hypertextovodkaz"/>
                <w:rFonts w:ascii="Times New Roman" w:hAnsi="Times New Roman" w:cs="Times New Roman"/>
                <w:lang w:val="en-US"/>
              </w:rPr>
              <w:t>Dymola</w:t>
            </w:r>
          </w:hyperlink>
          <w:r w:rsidR="000462AA" w:rsidRPr="00C16A75">
            <w:rPr>
              <w:rFonts w:ascii="Times New Roman" w:hAnsi="Times New Roman" w:cs="Times New Roman"/>
              <w:lang w:val="en-US"/>
            </w:rPr>
            <w:t xml:space="preserve">, </w:t>
          </w:r>
          <w:hyperlink r:id="rId38" w:history="1">
            <w:r w:rsidR="000462AA" w:rsidRPr="00C16A75">
              <w:rPr>
                <w:rStyle w:val="Hypertextovodkaz"/>
                <w:rFonts w:ascii="Times New Roman" w:hAnsi="Times New Roman" w:cs="Times New Roman"/>
                <w:lang w:val="en-US"/>
              </w:rPr>
              <w:t>OpenModelica</w:t>
            </w:r>
          </w:hyperlink>
          <w:r w:rsidR="000462AA" w:rsidRPr="00C16A75">
            <w:rPr>
              <w:rFonts w:ascii="Times New Roman" w:hAnsi="Times New Roman" w:cs="Times New Roman"/>
              <w:lang w:val="en-US"/>
            </w:rPr>
            <w:t>,</w:t>
          </w:r>
          <w:r w:rsidR="00B52148" w:rsidRPr="00C16A75">
            <w:rPr>
              <w:rFonts w:ascii="Times New Roman" w:hAnsi="Times New Roman" w:cs="Times New Roman"/>
              <w:lang w:val="en-US"/>
            </w:rPr>
            <w:t xml:space="preserve"> SimulationX,</w:t>
          </w:r>
          <w:r w:rsidR="000462AA" w:rsidRPr="00C16A75">
            <w:rPr>
              <w:rFonts w:ascii="Times New Roman" w:hAnsi="Times New Roman" w:cs="Times New Roman"/>
              <w:lang w:val="en-US"/>
            </w:rPr>
            <w:t xml:space="preserve"> JModelica, CATIA Systems, CyModelica, MapleSim </w:t>
          </w:r>
          <w:r w:rsidR="006A7D9F" w:rsidRPr="00C16A75">
            <w:rPr>
              <w:rFonts w:ascii="Times New Roman" w:hAnsi="Times New Roman" w:cs="Times New Roman"/>
              <w:lang w:val="en-US"/>
            </w:rPr>
            <w:t xml:space="preserve">and </w:t>
          </w:r>
          <w:r w:rsidR="000462AA" w:rsidRPr="00C16A75">
            <w:rPr>
              <w:rFonts w:ascii="Times New Roman" w:hAnsi="Times New Roman" w:cs="Times New Roman"/>
              <w:lang w:val="en-US"/>
            </w:rPr>
            <w:t>Wolfram SystemModeler.</w:t>
          </w:r>
        </w:p>
        <w:p w14:paraId="64155C55" w14:textId="0BD70012" w:rsidR="00A0611E" w:rsidRPr="00C16A75" w:rsidRDefault="00A0611E" w:rsidP="00911E3F">
          <w:pPr>
            <w:jc w:val="both"/>
            <w:rPr>
              <w:rFonts w:ascii="Times New Roman" w:hAnsi="Times New Roman" w:cs="Times New Roman"/>
              <w:lang w:val="en-US"/>
            </w:rPr>
          </w:pPr>
          <w:r w:rsidRPr="00C16A75">
            <w:rPr>
              <w:rFonts w:ascii="Times New Roman" w:hAnsi="Times New Roman" w:cs="Times New Roman"/>
              <w:lang w:val="en-US"/>
            </w:rPr>
            <w:t xml:space="preserve">My Modelica extensions called </w:t>
          </w:r>
          <w:hyperlink r:id="rId39" w:history="1">
            <w:r w:rsidR="00613ECD" w:rsidRPr="00C16A75">
              <w:rPr>
                <w:rStyle w:val="Hypertextovodkaz"/>
                <w:rFonts w:ascii="Times New Roman" w:hAnsi="Times New Roman" w:cs="Times New Roman"/>
                <w:lang w:val="en-US"/>
              </w:rPr>
              <w:t>Chemical</w:t>
            </w:r>
          </w:hyperlink>
          <w:r w:rsidR="00613ECD"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_Ref421686848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3.1</w:t>
          </w:r>
          <w:r w:rsidR="00402E2A" w:rsidRPr="00C16A75">
            <w:rPr>
              <w:rFonts w:ascii="Times New Roman" w:hAnsi="Times New Roman" w:cs="Times New Roman"/>
              <w:lang w:val="en-US"/>
            </w:rPr>
            <w:fldChar w:fldCharType="end"/>
          </w:r>
          <w:r w:rsidR="00613ECD" w:rsidRPr="00C16A75">
            <w:rPr>
              <w:rFonts w:ascii="Times New Roman" w:hAnsi="Times New Roman" w:cs="Times New Roman"/>
              <w:lang w:val="en-US"/>
            </w:rPr>
            <w:t xml:space="preserve">), </w:t>
          </w:r>
          <w:hyperlink r:id="rId40"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_Ref421686908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3.2</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3.3</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and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_Ref421686912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3.4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hyperlink r:id="rId41" w:history="1">
            <w:r w:rsidRPr="00C16A75">
              <w:rPr>
                <w:rStyle w:val="Hypertextovodkaz"/>
                <w:rFonts w:ascii="Times New Roman" w:hAnsi="Times New Roman" w:cs="Times New Roman"/>
                <w:lang w:val="en-US"/>
              </w:rPr>
              <w:t>Physiomodel</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_Ref421560721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5</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should be </w:t>
          </w:r>
          <w:r w:rsidR="006A7D9F" w:rsidRPr="00C16A75">
            <w:rPr>
              <w:rFonts w:ascii="Times New Roman" w:hAnsi="Times New Roman" w:cs="Times New Roman"/>
              <w:lang w:val="en-US"/>
            </w:rPr>
            <w:t xml:space="preserve">able to </w:t>
          </w:r>
          <w:r w:rsidRPr="00C16A75">
            <w:rPr>
              <w:rFonts w:ascii="Times New Roman" w:hAnsi="Times New Roman" w:cs="Times New Roman"/>
              <w:lang w:val="en-US"/>
            </w:rPr>
            <w:t>run in all these environment</w:t>
          </w:r>
          <w:r w:rsidR="006A7D9F" w:rsidRPr="00C16A75">
            <w:rPr>
              <w:rFonts w:ascii="Times New Roman" w:hAnsi="Times New Roman" w:cs="Times New Roman"/>
              <w:lang w:val="en-US"/>
            </w:rPr>
            <w:t>s</w:t>
          </w:r>
          <w:r w:rsidRPr="00C16A75">
            <w:rPr>
              <w:rFonts w:ascii="Times New Roman" w:hAnsi="Times New Roman" w:cs="Times New Roman"/>
              <w:lang w:val="en-US"/>
            </w:rPr>
            <w:t xml:space="preserve">, which support the </w:t>
          </w:r>
          <w:hyperlink r:id="rId42" w:history="1">
            <w:r w:rsidRPr="00C16A75">
              <w:rPr>
                <w:rStyle w:val="Hypertextovodkaz"/>
                <w:rFonts w:ascii="Times New Roman" w:hAnsi="Times New Roman" w:cs="Times New Roman"/>
                <w:lang w:val="en-US"/>
              </w:rPr>
              <w:t>Modelica standard 3.</w:t>
            </w:r>
            <w:r w:rsidR="00613ECD" w:rsidRPr="00C16A75">
              <w:rPr>
                <w:rStyle w:val="Hypertextovodkaz"/>
                <w:rFonts w:ascii="Times New Roman" w:hAnsi="Times New Roman" w:cs="Times New Roman"/>
                <w:lang w:val="en-US"/>
              </w:rPr>
              <w:t>3</w:t>
            </w:r>
          </w:hyperlink>
          <w:r w:rsidRPr="00C16A75">
            <w:rPr>
              <w:rFonts w:ascii="Times New Roman" w:hAnsi="Times New Roman" w:cs="Times New Roman"/>
              <w:lang w:val="en-US"/>
            </w:rPr>
            <w:t xml:space="preserve"> and </w:t>
          </w:r>
          <w:hyperlink r:id="rId43" w:history="1">
            <w:r w:rsidRPr="00C16A75">
              <w:rPr>
                <w:rStyle w:val="Hypertextovodkaz"/>
                <w:rFonts w:ascii="Times New Roman" w:hAnsi="Times New Roman" w:cs="Times New Roman"/>
                <w:lang w:val="en-US"/>
              </w:rPr>
              <w:t>Modelica Standard Library 3.2.1</w:t>
            </w:r>
          </w:hyperlink>
          <w:r w:rsidRPr="00C16A75">
            <w:rPr>
              <w:rFonts w:ascii="Times New Roman" w:hAnsi="Times New Roman" w:cs="Times New Roman"/>
              <w:lang w:val="en-US"/>
            </w:rPr>
            <w:t>.</w:t>
          </w:r>
        </w:p>
        <w:p w14:paraId="22840EB5" w14:textId="77777777" w:rsidR="00CA749F" w:rsidRPr="00C16A75" w:rsidRDefault="00DE6A34" w:rsidP="006664FD">
          <w:pPr>
            <w:pStyle w:val="Nadpis3"/>
            <w:rPr>
              <w:rFonts w:ascii="Times New Roman" w:hAnsi="Times New Roman" w:cs="Times New Roman"/>
              <w:lang w:val="en-US"/>
            </w:rPr>
          </w:pPr>
          <w:bookmarkStart w:id="63" w:name="_Floating_point_numbers"/>
          <w:bookmarkStart w:id="64" w:name="_Toc408842114"/>
          <w:bookmarkStart w:id="65" w:name="_Toc408844063"/>
          <w:bookmarkStart w:id="66" w:name="_Toc408845896"/>
          <w:bookmarkStart w:id="67" w:name="_Toc409289278"/>
          <w:bookmarkEnd w:id="63"/>
          <w:r w:rsidRPr="00C16A75">
            <w:rPr>
              <w:rFonts w:ascii="Times New Roman" w:hAnsi="Times New Roman" w:cs="Times New Roman"/>
              <w:lang w:val="en-US"/>
            </w:rPr>
            <w:lastRenderedPageBreak/>
            <w:t>Floating point numbers</w:t>
          </w:r>
          <w:bookmarkEnd w:id="64"/>
          <w:bookmarkEnd w:id="65"/>
          <w:bookmarkEnd w:id="66"/>
          <w:bookmarkEnd w:id="67"/>
        </w:p>
        <w:p w14:paraId="3F3509D3" w14:textId="3312BA81" w:rsidR="00CA749F" w:rsidRPr="00C16A75" w:rsidRDefault="00CA749F" w:rsidP="00911E3F">
          <w:pPr>
            <w:jc w:val="both"/>
            <w:rPr>
              <w:rFonts w:ascii="Times New Roman" w:hAnsi="Times New Roman" w:cs="Times New Roman"/>
              <w:lang w:val="en-US"/>
            </w:rPr>
          </w:pPr>
          <w:r w:rsidRPr="00C16A75">
            <w:rPr>
              <w:rFonts w:ascii="Times New Roman" w:hAnsi="Times New Roman" w:cs="Times New Roman"/>
              <w:lang w:val="en-US"/>
            </w:rPr>
            <w:t xml:space="preserve">From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mathematical point of view</w:t>
          </w:r>
          <w:r w:rsidR="00FB18E8" w:rsidRPr="00C16A75">
            <w:rPr>
              <w:rFonts w:ascii="Times New Roman" w:hAnsi="Times New Roman" w:cs="Times New Roman"/>
              <w:lang w:val="en-US"/>
            </w:rPr>
            <w:t>,</w:t>
          </w:r>
          <w:r w:rsidRPr="00C16A75">
            <w:rPr>
              <w:rFonts w:ascii="Times New Roman" w:hAnsi="Times New Roman" w:cs="Times New Roman"/>
              <w:lang w:val="en-US"/>
            </w:rPr>
            <w:t xml:space="preserve"> the </w:t>
          </w:r>
          <w:r w:rsidR="00E562DD" w:rsidRPr="00C16A75">
            <w:rPr>
              <w:rFonts w:ascii="Times New Roman" w:hAnsi="Times New Roman" w:cs="Times New Roman"/>
              <w:lang w:val="en-US"/>
            </w:rPr>
            <w:t>domain</w:t>
          </w:r>
          <w:r w:rsidRPr="00C16A75">
            <w:rPr>
              <w:rFonts w:ascii="Times New Roman" w:hAnsi="Times New Roman" w:cs="Times New Roman"/>
              <w:lang w:val="en-US"/>
            </w:rPr>
            <w:t xml:space="preserve"> of real numbers </w:t>
          </w:r>
          <w:r w:rsidR="00FB18E8" w:rsidRPr="00C16A75">
            <w:rPr>
              <w:rFonts w:ascii="Times New Roman" w:hAnsi="Times New Roman" w:cs="Times New Roman"/>
              <w:lang w:val="en-US"/>
            </w:rPr>
            <w:t xml:space="preserve">is </w:t>
          </w:r>
          <w:r w:rsidRPr="00C16A75">
            <w:rPr>
              <w:rFonts w:ascii="Times New Roman" w:hAnsi="Times New Roman" w:cs="Times New Roman"/>
              <w:lang w:val="en-US"/>
            </w:rPr>
            <w:t>infinit</w:t>
          </w:r>
          <w:r w:rsidR="00FB18E8" w:rsidRPr="00C16A75">
            <w:rPr>
              <w:rFonts w:ascii="Times New Roman" w:hAnsi="Times New Roman" w:cs="Times New Roman"/>
              <w:lang w:val="en-US"/>
            </w:rPr>
            <w:t>e</w:t>
          </w:r>
          <w:r w:rsidR="00A0611E" w:rsidRPr="00C16A75">
            <w:rPr>
              <w:rFonts w:ascii="Times New Roman" w:hAnsi="Times New Roman" w:cs="Times New Roman"/>
              <w:lang w:val="en-US"/>
            </w:rPr>
            <w:t xml:space="preserve">. How </w:t>
          </w:r>
          <w:r w:rsidR="00FB18E8" w:rsidRPr="00C16A75">
            <w:rPr>
              <w:rFonts w:ascii="Times New Roman" w:hAnsi="Times New Roman" w:cs="Times New Roman"/>
              <w:lang w:val="en-US"/>
            </w:rPr>
            <w:t xml:space="preserve">then </w:t>
          </w:r>
          <w:r w:rsidR="00A0611E" w:rsidRPr="00C16A75">
            <w:rPr>
              <w:rFonts w:ascii="Times New Roman" w:hAnsi="Times New Roman" w:cs="Times New Roman"/>
              <w:lang w:val="en-US"/>
            </w:rPr>
            <w:t xml:space="preserve">is </w:t>
          </w:r>
          <w:r w:rsidR="00FB18E8" w:rsidRPr="00C16A75">
            <w:rPr>
              <w:rFonts w:ascii="Times New Roman" w:hAnsi="Times New Roman" w:cs="Times New Roman"/>
              <w:lang w:val="en-US"/>
            </w:rPr>
            <w:t xml:space="preserve">it </w:t>
          </w:r>
          <w:r w:rsidR="00A0611E" w:rsidRPr="00C16A75">
            <w:rPr>
              <w:rFonts w:ascii="Times New Roman" w:hAnsi="Times New Roman" w:cs="Times New Roman"/>
              <w:lang w:val="en-US"/>
            </w:rPr>
            <w:t>possible that</w:t>
          </w:r>
          <w:r w:rsidRPr="00C16A75">
            <w:rPr>
              <w:rFonts w:ascii="Times New Roman" w:hAnsi="Times New Roman" w:cs="Times New Roman"/>
              <w:lang w:val="en-US"/>
            </w:rPr>
            <w:t xml:space="preserve"> it </w:t>
          </w:r>
          <w:r w:rsidR="00FB18E8"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FB18E8" w:rsidRPr="00C16A75">
            <w:rPr>
              <w:rFonts w:ascii="Times New Roman" w:hAnsi="Times New Roman" w:cs="Times New Roman"/>
              <w:lang w:val="en-US"/>
            </w:rPr>
            <w:t xml:space="preserve">represented </w:t>
          </w:r>
          <w:r w:rsidRPr="00C16A75">
            <w:rPr>
              <w:rFonts w:ascii="Times New Roman" w:hAnsi="Times New Roman" w:cs="Times New Roman"/>
              <w:lang w:val="en-US"/>
            </w:rPr>
            <w:t xml:space="preserve">by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 xml:space="preserve">finite number of </w:t>
          </w:r>
          <w:r w:rsidR="00FB18E8" w:rsidRPr="00C16A75">
            <w:rPr>
              <w:rFonts w:ascii="Times New Roman" w:hAnsi="Times New Roman" w:cs="Times New Roman"/>
              <w:lang w:val="en-US"/>
            </w:rPr>
            <w:t xml:space="preserve">small </w:t>
          </w:r>
          <w:r w:rsidRPr="00C16A75">
            <w:rPr>
              <w:rFonts w:ascii="Times New Roman" w:hAnsi="Times New Roman" w:cs="Times New Roman"/>
              <w:lang w:val="en-US"/>
            </w:rPr>
            <w:t>bites</w:t>
          </w:r>
          <w:r w:rsidR="007966C9" w:rsidRPr="00C16A75">
            <w:rPr>
              <w:rFonts w:ascii="Times New Roman" w:hAnsi="Times New Roman" w:cs="Times New Roman"/>
              <w:lang w:val="en-US"/>
            </w:rPr>
            <w:t>, i.e., 32 or 64 and zeros</w:t>
          </w:r>
          <w:r w:rsidRPr="00C16A75">
            <w:rPr>
              <w:rFonts w:ascii="Times New Roman" w:hAnsi="Times New Roman" w:cs="Times New Roman"/>
              <w:lang w:val="en-US"/>
            </w:rPr>
            <w:t>? The answer is</w:t>
          </w:r>
          <w:r w:rsidR="00FB18E8" w:rsidRPr="00C16A75">
            <w:rPr>
              <w:rFonts w:ascii="Times New Roman" w:hAnsi="Times New Roman" w:cs="Times New Roman"/>
              <w:lang w:val="en-US"/>
            </w:rPr>
            <w:t xml:space="preserve"> that it does so via</w:t>
          </w:r>
          <w:r w:rsidRPr="00C16A75">
            <w:rPr>
              <w:rFonts w:ascii="Times New Roman" w:hAnsi="Times New Roman" w:cs="Times New Roman"/>
              <w:lang w:val="en-US"/>
            </w:rPr>
            <w:t xml:space="preserve"> approximations. There must always </w:t>
          </w:r>
          <w:r w:rsidR="00FB18E8" w:rsidRPr="00C16A75">
            <w:rPr>
              <w:rFonts w:ascii="Times New Roman" w:hAnsi="Times New Roman" w:cs="Times New Roman"/>
              <w:lang w:val="en-US"/>
            </w:rPr>
            <w:t xml:space="preserve">be </w:t>
          </w:r>
          <w:r w:rsidRPr="00C16A75">
            <w:rPr>
              <w:rFonts w:ascii="Times New Roman" w:hAnsi="Times New Roman" w:cs="Times New Roman"/>
              <w:lang w:val="en-US"/>
            </w:rPr>
            <w:t xml:space="preserve">some limits </w:t>
          </w:r>
          <w:r w:rsidR="00FB18E8" w:rsidRPr="00C16A75">
            <w:rPr>
              <w:rFonts w:ascii="Times New Roman" w:hAnsi="Times New Roman" w:cs="Times New Roman"/>
              <w:lang w:val="en-US"/>
            </w:rPr>
            <w:t xml:space="preserve">to </w:t>
          </w:r>
          <w:r w:rsidRPr="00C16A75">
            <w:rPr>
              <w:rFonts w:ascii="Times New Roman" w:hAnsi="Times New Roman" w:cs="Times New Roman"/>
              <w:lang w:val="en-US"/>
            </w:rPr>
            <w:t>precisions, some tolerances</w:t>
          </w:r>
          <w:r w:rsidR="00D844D4" w:rsidRPr="00C16A75">
            <w:rPr>
              <w:rFonts w:ascii="Times New Roman" w:hAnsi="Times New Roman" w:cs="Times New Roman"/>
              <w:lang w:val="en-US"/>
            </w:rPr>
            <w:t xml:space="preserve">. </w:t>
          </w:r>
          <w:hyperlink r:id="rId44" w:history="1">
            <w:r w:rsidR="00D844D4" w:rsidRPr="00C16A75">
              <w:rPr>
                <w:rStyle w:val="Hypertextovodkaz"/>
                <w:rFonts w:ascii="Times New Roman" w:hAnsi="Times New Roman" w:cs="Times New Roman"/>
                <w:lang w:val="en-US"/>
              </w:rPr>
              <w:t>Floating point</w:t>
            </w:r>
          </w:hyperlink>
          <w:r w:rsidR="00D844D4" w:rsidRPr="00C16A75">
            <w:rPr>
              <w:rFonts w:ascii="Times New Roman" w:hAnsi="Times New Roman" w:cs="Times New Roman"/>
              <w:lang w:val="en-US"/>
            </w:rPr>
            <w:t xml:space="preserve"> numbers are represented by scientific notation with mantissa (a) and exponent (b) as a*10</w:t>
          </w:r>
          <w:r w:rsidR="00D844D4" w:rsidRPr="00C16A75">
            <w:rPr>
              <w:rFonts w:ascii="Times New Roman" w:hAnsi="Times New Roman" w:cs="Times New Roman"/>
              <w:vertAlign w:val="superscript"/>
              <w:lang w:val="en-US"/>
            </w:rPr>
            <w:t>b</w:t>
          </w:r>
          <w:r w:rsidR="00D844D4" w:rsidRPr="00C16A75">
            <w:rPr>
              <w:rFonts w:ascii="Times New Roman" w:hAnsi="Times New Roman" w:cs="Times New Roman"/>
              <w:lang w:val="en-US"/>
            </w:rPr>
            <w:t>. Both mantissa and exponent are represented by</w:t>
          </w:r>
          <w:r w:rsidR="00FB18E8" w:rsidRPr="00C16A75">
            <w:rPr>
              <w:rFonts w:ascii="Times New Roman" w:hAnsi="Times New Roman" w:cs="Times New Roman"/>
              <w:lang w:val="en-US"/>
            </w:rPr>
            <w:t xml:space="preserve"> a</w:t>
          </w:r>
          <w:r w:rsidR="00D844D4" w:rsidRPr="00C16A75">
            <w:rPr>
              <w:rFonts w:ascii="Times New Roman" w:hAnsi="Times New Roman" w:cs="Times New Roman"/>
              <w:lang w:val="en-US"/>
            </w:rPr>
            <w:t xml:space="preserve"> fixed number of bites</w:t>
          </w:r>
          <w:r w:rsidR="00512903" w:rsidRPr="00C16A75">
            <w:rPr>
              <w:rFonts w:ascii="Times New Roman" w:hAnsi="Times New Roman" w:cs="Times New Roman"/>
              <w:lang w:val="en-US"/>
            </w:rPr>
            <w:t xml:space="preserve">. At single-precision floating point format there is one bit for </w:t>
          </w:r>
          <w:r w:rsidR="00FB18E8" w:rsidRPr="00C16A75">
            <w:rPr>
              <w:rFonts w:ascii="Times New Roman" w:hAnsi="Times New Roman" w:cs="Times New Roman"/>
              <w:lang w:val="en-US"/>
            </w:rPr>
            <w:t xml:space="preserve">a </w:t>
          </w:r>
          <w:r w:rsidR="00512903" w:rsidRPr="00C16A75">
            <w:rPr>
              <w:rFonts w:ascii="Times New Roman" w:hAnsi="Times New Roman" w:cs="Times New Roman"/>
              <w:lang w:val="en-US"/>
            </w:rPr>
            <w:t xml:space="preserve">sign, 8 bits for </w:t>
          </w:r>
          <w:r w:rsidR="00FB18E8" w:rsidRPr="00C16A75">
            <w:rPr>
              <w:rFonts w:ascii="Times New Roman" w:hAnsi="Times New Roman" w:cs="Times New Roman"/>
              <w:lang w:val="en-US"/>
            </w:rPr>
            <w:t xml:space="preserve">an </w:t>
          </w:r>
          <w:r w:rsidR="00512903" w:rsidRPr="00C16A75">
            <w:rPr>
              <w:rFonts w:ascii="Times New Roman" w:hAnsi="Times New Roman" w:cs="Times New Roman"/>
              <w:lang w:val="en-US"/>
            </w:rPr>
            <w:t xml:space="preserve">exponent and 23 bits for mantissa. This representation </w:t>
          </w:r>
          <w:r w:rsidR="00F77A05" w:rsidRPr="00C16A75">
            <w:rPr>
              <w:rFonts w:ascii="Times New Roman" w:hAnsi="Times New Roman" w:cs="Times New Roman"/>
              <w:lang w:val="en-US"/>
            </w:rPr>
            <w:t xml:space="preserve">provides the </w:t>
          </w:r>
          <w:r w:rsidR="00512903" w:rsidRPr="00C16A75">
            <w:rPr>
              <w:rFonts w:ascii="Times New Roman" w:hAnsi="Times New Roman" w:cs="Times New Roman"/>
              <w:lang w:val="en-US"/>
            </w:rPr>
            <w:t>smallest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the </w:t>
          </w:r>
          <w:r w:rsidR="00512903" w:rsidRPr="00C16A75">
            <w:rPr>
              <w:rFonts w:ascii="Times New Roman" w:hAnsi="Times New Roman" w:cs="Times New Roman"/>
              <w:lang w:val="en-US"/>
            </w:rPr>
            <w:t>biggest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and eps (the biggest number</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e.g.,</w:t>
          </w:r>
          <w:r w:rsidR="00512903" w:rsidRPr="00C16A75">
            <w:rPr>
              <w:rFonts w:ascii="Times New Roman" w:hAnsi="Times New Roman" w:cs="Times New Roman"/>
              <w:lang w:val="en-US"/>
            </w:rPr>
            <w:t xml:space="preserve"> 1.0 + eps = 1</w:t>
          </w:r>
          <w:r w:rsidR="00013A17" w:rsidRPr="00C16A75">
            <w:rPr>
              <w:rFonts w:ascii="Times New Roman" w:hAnsi="Times New Roman" w:cs="Times New Roman"/>
              <w:lang w:val="en-US"/>
            </w:rPr>
            <w:t>.0</w:t>
          </w:r>
          <w:r w:rsidR="00512903" w:rsidRPr="00C16A75">
            <w:rPr>
              <w:rFonts w:ascii="Times New Roman" w:hAnsi="Times New Roman" w:cs="Times New Roman"/>
              <w:lang w:val="en-US"/>
            </w:rPr>
            <w:t>)</w:t>
          </w:r>
          <w:r w:rsidR="00F77A05" w:rsidRPr="00C16A75">
            <w:rPr>
              <w:rFonts w:ascii="Times New Roman" w:hAnsi="Times New Roman" w:cs="Times New Roman"/>
              <w:lang w:val="en-US"/>
            </w:rPr>
            <w:t xml:space="preserve"> as</w:t>
          </w:r>
          <w:r w:rsidR="00512903" w:rsidRPr="00C16A75">
            <w:rPr>
              <w:rFonts w:ascii="Times New Roman" w:hAnsi="Times New Roman" w:cs="Times New Roman"/>
              <w:lang w:val="en-US"/>
            </w:rPr>
            <w:t xml:space="preserve"> </w:t>
          </w:r>
          <w:r w:rsidR="00013A17" w:rsidRPr="00C16A75">
            <w:rPr>
              <w:rFonts w:ascii="Times New Roman" w:hAnsi="Times New Roman" w:cs="Times New Roman"/>
              <w:lang w:val="en-US"/>
            </w:rPr>
            <w:t>&lt;</w:t>
          </w:r>
          <w:r w:rsidR="00512903" w:rsidRPr="00C16A75">
            <w:rPr>
              <w:rFonts w:ascii="Times New Roman" w:hAnsi="Times New Roman" w:cs="Times New Roman"/>
              <w:lang w:val="en-US"/>
            </w:rPr>
            <w:t>10</w:t>
          </w:r>
          <w:r w:rsidR="00013A17" w:rsidRPr="00C16A75">
            <w:rPr>
              <w:rFonts w:ascii="Times New Roman" w:hAnsi="Times New Roman" w:cs="Times New Roman"/>
              <w:vertAlign w:val="superscript"/>
              <w:lang w:val="en-US"/>
            </w:rPr>
            <w:t>-6</w:t>
          </w:r>
          <w:r w:rsidR="00512903" w:rsidRPr="00C16A75">
            <w:rPr>
              <w:rFonts w:ascii="Times New Roman" w:hAnsi="Times New Roman" w:cs="Times New Roman"/>
              <w:lang w:val="en-US"/>
            </w:rPr>
            <w:t xml:space="preserve">. This 32-bit precision is sufficient </w:t>
          </w:r>
          <w:r w:rsidR="00F77A05" w:rsidRPr="00C16A75">
            <w:rPr>
              <w:rFonts w:ascii="Times New Roman" w:hAnsi="Times New Roman" w:cs="Times New Roman"/>
              <w:lang w:val="en-US"/>
            </w:rPr>
            <w:t xml:space="preserve">in </w:t>
          </w:r>
          <w:r w:rsidR="00512903" w:rsidRPr="00C16A75">
            <w:rPr>
              <w:rFonts w:ascii="Times New Roman" w:hAnsi="Times New Roman" w:cs="Times New Roman"/>
              <w:lang w:val="en-US"/>
            </w:rPr>
            <w:t>most common cases</w:t>
          </w:r>
          <w:r w:rsidR="00F77A05" w:rsidRPr="00C16A75">
            <w:rPr>
              <w:rFonts w:ascii="Times New Roman" w:hAnsi="Times New Roman" w:cs="Times New Roman"/>
              <w:lang w:val="en-US"/>
            </w:rPr>
            <w:t>; however,</w:t>
          </w:r>
          <w:r w:rsidR="00512903" w:rsidRPr="00C16A75">
            <w:rPr>
              <w:rFonts w:ascii="Times New Roman" w:hAnsi="Times New Roman" w:cs="Times New Roman"/>
              <w:lang w:val="en-US"/>
            </w:rPr>
            <w:t xml:space="preserve"> for specific calculations</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better precision exist</w:t>
          </w:r>
          <w:r w:rsidR="00F77A05" w:rsidRPr="00C16A75">
            <w:rPr>
              <w:rFonts w:ascii="Times New Roman" w:hAnsi="Times New Roman" w:cs="Times New Roman"/>
              <w:lang w:val="en-US"/>
            </w:rPr>
            <w:t>s</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For </w:t>
          </w:r>
          <w:r w:rsidR="00512903" w:rsidRPr="00C16A75">
            <w:rPr>
              <w:rFonts w:ascii="Times New Roman" w:hAnsi="Times New Roman" w:cs="Times New Roman"/>
              <w:lang w:val="en-US"/>
            </w:rPr>
            <w:t>64-bit</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the</w:t>
          </w:r>
          <w:r w:rsidR="00512903" w:rsidRPr="00C16A75">
            <w:rPr>
              <w:rFonts w:ascii="Times New Roman" w:hAnsi="Times New Roman" w:cs="Times New Roman"/>
              <w:lang w:val="en-US"/>
            </w:rPr>
            <w:t xml:space="preserve"> double-precision floating-point format has 11 </w:t>
          </w:r>
          <w:r w:rsidR="00F77A05" w:rsidRPr="00C16A75">
            <w:rPr>
              <w:rFonts w:ascii="Times New Roman" w:hAnsi="Times New Roman" w:cs="Times New Roman"/>
              <w:lang w:val="en-US"/>
            </w:rPr>
            <w:t xml:space="preserve">as the </w:t>
          </w:r>
          <w:r w:rsidR="00512903" w:rsidRPr="00C16A75">
            <w:rPr>
              <w:rFonts w:ascii="Times New Roman" w:hAnsi="Times New Roman" w:cs="Times New Roman"/>
              <w:lang w:val="en-US"/>
            </w:rPr>
            <w:t>exponent (</w:t>
          </w:r>
          <w:r w:rsidR="00013A17" w:rsidRPr="00C16A75">
            <w:rPr>
              <w:rFonts w:ascii="Times New Roman" w:hAnsi="Times New Roman" w:cs="Times New Roman"/>
              <w:lang w:val="en-US"/>
            </w:rPr>
            <w:t xml:space="preserve">with </w:t>
          </w:r>
          <w:r w:rsidR="00F77A05" w:rsidRPr="00C16A75">
            <w:rPr>
              <w:rFonts w:ascii="Times New Roman" w:hAnsi="Times New Roman" w:cs="Times New Roman"/>
              <w:lang w:val="en-US"/>
            </w:rPr>
            <w:t xml:space="preserve">a </w:t>
          </w:r>
          <w:r w:rsidR="00512903" w:rsidRPr="00C16A75">
            <w:rPr>
              <w:rFonts w:ascii="Times New Roman" w:hAnsi="Times New Roman" w:cs="Times New Roman"/>
              <w:lang w:val="en-US"/>
            </w:rPr>
            <w:t>theoretical range from 10</w:t>
          </w:r>
          <w:r w:rsidR="00512903" w:rsidRPr="00C16A75">
            <w:rPr>
              <w:rFonts w:ascii="Times New Roman" w:hAnsi="Times New Roman" w:cs="Times New Roman"/>
              <w:vertAlign w:val="superscript"/>
              <w:lang w:val="en-US"/>
            </w:rPr>
            <w:t>-</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 xml:space="preserve"> to 10</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w:t>
          </w:r>
          <w:r w:rsidR="00013A17" w:rsidRPr="00C16A75">
            <w:rPr>
              <w:rFonts w:ascii="Times New Roman" w:hAnsi="Times New Roman" w:cs="Times New Roman"/>
              <w:lang w:val="en-US"/>
            </w:rPr>
            <w:t xml:space="preserve"> and 52 bits for mantissa (with eps</w:t>
          </w:r>
          <w:r w:rsidR="00F77A05" w:rsidRPr="00C16A75">
            <w:rPr>
              <w:rFonts w:ascii="Times New Roman" w:hAnsi="Times New Roman" w:cs="Times New Roman"/>
              <w:lang w:val="en-US"/>
            </w:rPr>
            <w:t xml:space="preserve"> </w:t>
          </w:r>
          <w:r w:rsidR="00013A17" w:rsidRPr="00C16A75">
            <w:rPr>
              <w:rFonts w:ascii="Times New Roman" w:hAnsi="Times New Roman" w:cs="Times New Roman"/>
              <w:lang w:val="en-US"/>
            </w:rPr>
            <w:t>&lt;10</w:t>
          </w:r>
          <w:r w:rsidR="00013A17" w:rsidRPr="00C16A75">
            <w:rPr>
              <w:rFonts w:ascii="Times New Roman" w:hAnsi="Times New Roman" w:cs="Times New Roman"/>
              <w:vertAlign w:val="superscript"/>
              <w:lang w:val="en-US"/>
            </w:rPr>
            <w:t>-15</w:t>
          </w:r>
          <w:r w:rsidR="00013A17" w:rsidRPr="00C16A75">
            <w:rPr>
              <w:rFonts w:ascii="Times New Roman" w:hAnsi="Times New Roman" w:cs="Times New Roman"/>
              <w:lang w:val="en-US"/>
            </w:rPr>
            <w:t>).</w:t>
          </w:r>
        </w:p>
        <w:p w14:paraId="70C6B5D9" w14:textId="75F42A23" w:rsidR="00CA749F" w:rsidRPr="00C16A75" w:rsidRDefault="00F77A05" w:rsidP="00911E3F">
          <w:pPr>
            <w:jc w:val="both"/>
            <w:rPr>
              <w:rFonts w:ascii="Times New Roman" w:hAnsi="Times New Roman" w:cs="Times New Roman"/>
              <w:lang w:val="en-US"/>
            </w:rPr>
          </w:pPr>
          <w:r w:rsidRPr="00C16A75">
            <w:rPr>
              <w:rFonts w:ascii="Times New Roman" w:hAnsi="Times New Roman" w:cs="Times New Roman"/>
              <w:lang w:val="en-US"/>
            </w:rPr>
            <w:t>Though</w:t>
          </w:r>
          <w:r w:rsidR="00013A17" w:rsidRPr="00C16A75">
            <w:rPr>
              <w:rFonts w:ascii="Times New Roman" w:hAnsi="Times New Roman" w:cs="Times New Roman"/>
              <w:lang w:val="en-US"/>
            </w:rPr>
            <w:t xml:space="preserve"> ranges and precisions are limited, floating points calculations </w:t>
          </w:r>
          <w:r w:rsidR="000C19E6" w:rsidRPr="00C16A75">
            <w:rPr>
              <w:rFonts w:ascii="Times New Roman" w:hAnsi="Times New Roman" w:cs="Times New Roman"/>
              <w:lang w:val="en-US"/>
            </w:rPr>
            <w:t>can</w:t>
          </w:r>
          <w:r w:rsidRPr="00C16A75">
            <w:rPr>
              <w:rFonts w:ascii="Times New Roman" w:hAnsi="Times New Roman" w:cs="Times New Roman"/>
              <w:lang w:val="en-US"/>
            </w:rPr>
            <w:t xml:space="preserve"> also present the</w:t>
          </w:r>
          <w:r w:rsidR="00013A17" w:rsidRPr="00C16A75">
            <w:rPr>
              <w:rFonts w:ascii="Times New Roman" w:hAnsi="Times New Roman" w:cs="Times New Roman"/>
              <w:lang w:val="en-US"/>
            </w:rPr>
            <w:t xml:space="preserve"> user </w:t>
          </w:r>
          <w:r w:rsidRPr="00C16A75">
            <w:rPr>
              <w:rFonts w:ascii="Times New Roman" w:hAnsi="Times New Roman" w:cs="Times New Roman"/>
              <w:lang w:val="en-US"/>
            </w:rPr>
            <w:t>with other obstacles</w:t>
          </w:r>
          <w:r w:rsidR="00013A17" w:rsidRPr="00C16A75">
            <w:rPr>
              <w:rFonts w:ascii="Times New Roman" w:hAnsi="Times New Roman" w:cs="Times New Roman"/>
              <w:lang w:val="en-US"/>
            </w:rPr>
            <w:t xml:space="preserve">. </w:t>
          </w:r>
          <w:r w:rsidR="000C19E6" w:rsidRPr="00C16A75">
            <w:rPr>
              <w:rFonts w:ascii="Times New Roman" w:hAnsi="Times New Roman" w:cs="Times New Roman"/>
              <w:lang w:val="en-US"/>
            </w:rPr>
            <w:t>The first of these is</w:t>
          </w:r>
          <w:r w:rsidR="00CA749F" w:rsidRPr="00C16A75">
            <w:rPr>
              <w:rFonts w:ascii="Times New Roman" w:hAnsi="Times New Roman" w:cs="Times New Roman"/>
              <w:lang w:val="en-US"/>
            </w:rPr>
            <w:t xml:space="preserve"> expressing </w:t>
          </w:r>
          <w:r w:rsidR="000C19E6" w:rsidRPr="00C16A75">
            <w:rPr>
              <w:rFonts w:ascii="Times New Roman" w:hAnsi="Times New Roman" w:cs="Times New Roman"/>
              <w:lang w:val="en-US"/>
            </w:rPr>
            <w:t xml:space="preserve">the </w:t>
          </w:r>
          <w:r w:rsidR="00CA749F" w:rsidRPr="00C16A75">
            <w:rPr>
              <w:rFonts w:ascii="Times New Roman" w:hAnsi="Times New Roman" w:cs="Times New Roman"/>
              <w:lang w:val="en-US"/>
            </w:rPr>
            <w:t>equality of real numbers</w:t>
          </w:r>
          <w:r w:rsidR="00DB6EE4" w:rsidRPr="00C16A75">
            <w:rPr>
              <w:rFonts w:ascii="Times New Roman" w:hAnsi="Times New Roman" w:cs="Times New Roman"/>
              <w:lang w:val="en-US"/>
            </w:rPr>
            <w:t>. For example, what does it mean if we say that x is equal to zero</w:t>
          </w:r>
          <w:r w:rsidR="000C19E6" w:rsidRPr="00C16A75">
            <w:rPr>
              <w:rFonts w:ascii="Times New Roman" w:hAnsi="Times New Roman" w:cs="Times New Roman"/>
              <w:lang w:val="en-US"/>
            </w:rPr>
            <w:t>,</w:t>
          </w:r>
          <w:r w:rsidR="00C66FFC"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007547D0" w:rsidRPr="00C16A75">
            <w:rPr>
              <w:rFonts w:ascii="Times New Roman" w:hAnsi="Times New Roman" w:cs="Times New Roman"/>
              <w:lang w:val="en-US"/>
            </w:rPr>
            <w:t>condition x=</w:t>
          </w:r>
          <w:r w:rsidR="00C66FFC" w:rsidRPr="00C16A75">
            <w:rPr>
              <w:rFonts w:ascii="Times New Roman" w:hAnsi="Times New Roman" w:cs="Times New Roman"/>
              <w:lang w:val="en-US"/>
            </w:rPr>
            <w:t>=0</w:t>
          </w:r>
          <w:r w:rsidR="00DB6EE4" w:rsidRPr="00C16A75">
            <w:rPr>
              <w:rFonts w:ascii="Times New Roman" w:hAnsi="Times New Roman" w:cs="Times New Roman"/>
              <w:lang w:val="en-US"/>
            </w:rPr>
            <w:t>? If the number x is set to zero by</w:t>
          </w:r>
          <w:r w:rsidR="000C19E6" w:rsidRPr="00C16A75">
            <w:rPr>
              <w:rFonts w:ascii="Times New Roman" w:hAnsi="Times New Roman" w:cs="Times New Roman"/>
              <w:lang w:val="en-US"/>
            </w:rPr>
            <w:t xml:space="preserve"> the</w:t>
          </w:r>
          <w:r w:rsidR="00DB6EE4" w:rsidRPr="00C16A75">
            <w:rPr>
              <w:rFonts w:ascii="Times New Roman" w:hAnsi="Times New Roman" w:cs="Times New Roman"/>
              <w:lang w:val="en-US"/>
            </w:rPr>
            <w:t xml:space="preserve"> user and it does not by calculation </w:t>
          </w:r>
          <w:r w:rsidR="000C19E6" w:rsidRPr="00C16A75">
            <w:rPr>
              <w:rFonts w:ascii="Times New Roman" w:hAnsi="Times New Roman" w:cs="Times New Roman"/>
              <w:lang w:val="en-US"/>
            </w:rPr>
            <w:t xml:space="preserve">change, </w:t>
          </w:r>
          <w:r w:rsidR="00DB6EE4" w:rsidRPr="00C16A75">
            <w:rPr>
              <w:rFonts w:ascii="Times New Roman" w:hAnsi="Times New Roman" w:cs="Times New Roman"/>
              <w:lang w:val="en-US"/>
            </w:rPr>
            <w:t xml:space="preserve">its value </w:t>
          </w:r>
          <w:r w:rsidR="000C19E6" w:rsidRPr="00C16A75">
            <w:rPr>
              <w:rFonts w:ascii="Times New Roman" w:hAnsi="Times New Roman" w:cs="Times New Roman"/>
              <w:lang w:val="en-US"/>
            </w:rPr>
            <w:t xml:space="preserve">truly </w:t>
          </w:r>
          <w:r w:rsidR="00DB6EE4" w:rsidRPr="00C16A75">
            <w:rPr>
              <w:rFonts w:ascii="Times New Roman" w:hAnsi="Times New Roman" w:cs="Times New Roman"/>
              <w:lang w:val="en-US"/>
            </w:rPr>
            <w:t>remain</w:t>
          </w:r>
          <w:r w:rsidR="000C19E6" w:rsidRPr="00C16A75">
            <w:rPr>
              <w:rFonts w:ascii="Times New Roman" w:hAnsi="Times New Roman" w:cs="Times New Roman"/>
              <w:lang w:val="en-US"/>
            </w:rPr>
            <w:t>s</w:t>
          </w:r>
          <w:r w:rsidR="00DB6EE4" w:rsidRPr="00C16A75">
            <w:rPr>
              <w:rFonts w:ascii="Times New Roman" w:hAnsi="Times New Roman" w:cs="Times New Roman"/>
              <w:lang w:val="en-US"/>
            </w:rPr>
            <w:t xml:space="preserve"> zero</w:t>
          </w:r>
          <w:r w:rsidR="000C19E6" w:rsidRPr="00C16A75">
            <w:rPr>
              <w:rFonts w:ascii="Times New Roman" w:hAnsi="Times New Roman" w:cs="Times New Roman"/>
              <w:lang w:val="en-US"/>
            </w:rPr>
            <w:t>; however,</w:t>
          </w:r>
          <w:r w:rsidR="00DB6EE4" w:rsidRPr="00C16A75">
            <w:rPr>
              <w:rFonts w:ascii="Times New Roman" w:hAnsi="Times New Roman" w:cs="Times New Roman"/>
              <w:lang w:val="en-US"/>
            </w:rPr>
            <w:t xml:space="preserve"> if it is calculated</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it is always calculated with some precision. </w:t>
          </w:r>
          <w:r w:rsidR="000C19E6" w:rsidRPr="00C16A75">
            <w:rPr>
              <w:rFonts w:ascii="Times New Roman" w:hAnsi="Times New Roman" w:cs="Times New Roman"/>
              <w:lang w:val="en-US"/>
            </w:rPr>
            <w:t xml:space="preserve">This </w:t>
          </w:r>
          <w:r w:rsidR="00DB6EE4" w:rsidRPr="00C16A75">
            <w:rPr>
              <w:rFonts w:ascii="Times New Roman" w:hAnsi="Times New Roman" w:cs="Times New Roman"/>
              <w:lang w:val="en-US"/>
            </w:rPr>
            <w:t xml:space="preserve">means that </w:t>
          </w:r>
          <w:r w:rsidR="000C19E6" w:rsidRPr="00C16A75">
            <w:rPr>
              <w:rFonts w:ascii="Times New Roman" w:hAnsi="Times New Roman" w:cs="Times New Roman"/>
              <w:lang w:val="en-US"/>
            </w:rPr>
            <w:t xml:space="preserve">a </w:t>
          </w:r>
          <w:r w:rsidR="00DB6EE4" w:rsidRPr="00C16A75">
            <w:rPr>
              <w:rFonts w:ascii="Times New Roman" w:hAnsi="Times New Roman" w:cs="Times New Roman"/>
              <w:lang w:val="en-US"/>
            </w:rPr>
            <w:t xml:space="preserve">test of equality </w:t>
          </w:r>
          <w:r w:rsidR="000C19E6" w:rsidRPr="00C16A75">
            <w:rPr>
              <w:rFonts w:ascii="Times New Roman" w:hAnsi="Times New Roman" w:cs="Times New Roman"/>
              <w:lang w:val="en-US"/>
            </w:rPr>
            <w:t xml:space="preserve">has </w:t>
          </w:r>
          <w:r w:rsidR="00DB6EE4" w:rsidRPr="00C16A75">
            <w:rPr>
              <w:rFonts w:ascii="Times New Roman" w:hAnsi="Times New Roman" w:cs="Times New Roman"/>
              <w:lang w:val="en-US"/>
            </w:rPr>
            <w:t xml:space="preserve">sense only </w:t>
          </w:r>
          <w:r w:rsidR="000C19E6" w:rsidRPr="00C16A75">
            <w:rPr>
              <w:rFonts w:ascii="Times New Roman" w:hAnsi="Times New Roman" w:cs="Times New Roman"/>
              <w:lang w:val="en-US"/>
            </w:rPr>
            <w:t xml:space="preserve">within </w:t>
          </w:r>
          <w:r w:rsidR="00DB6EE4" w:rsidRPr="00C16A75">
            <w:rPr>
              <w:rFonts w:ascii="Times New Roman" w:hAnsi="Times New Roman" w:cs="Times New Roman"/>
              <w:lang w:val="en-US"/>
            </w:rPr>
            <w:t>this tolerance range. If we have set tolerance to 10</w:t>
          </w:r>
          <w:r w:rsidR="00DB6EE4" w:rsidRPr="00C16A75">
            <w:rPr>
              <w:rFonts w:ascii="Times New Roman" w:hAnsi="Times New Roman" w:cs="Times New Roman"/>
              <w:vertAlign w:val="superscript"/>
              <w:lang w:val="en-US"/>
            </w:rPr>
            <w:t>-3</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then we should be satisfied with numbers greater than -0.001 and</w:t>
          </w:r>
          <w:r w:rsidR="000C19E6" w:rsidRPr="00C16A75">
            <w:rPr>
              <w:rFonts w:ascii="Times New Roman" w:hAnsi="Times New Roman" w:cs="Times New Roman"/>
              <w:lang w:val="en-US"/>
            </w:rPr>
            <w:t xml:space="preserve"> numbers</w:t>
          </w:r>
          <w:r w:rsidR="00DB6EE4" w:rsidRPr="00C16A75">
            <w:rPr>
              <w:rFonts w:ascii="Times New Roman" w:hAnsi="Times New Roman" w:cs="Times New Roman"/>
              <w:lang w:val="en-US"/>
            </w:rPr>
            <w:t xml:space="preserve"> less than 0.001. </w:t>
          </w:r>
          <w:r w:rsidR="00DC4215" w:rsidRPr="00C16A75">
            <w:rPr>
              <w:rFonts w:ascii="Times New Roman" w:hAnsi="Times New Roman" w:cs="Times New Roman"/>
              <w:lang w:val="en-US"/>
            </w:rPr>
            <w:t>Otherwise</w:t>
          </w:r>
          <w:r w:rsidR="000C19E6" w:rsidRPr="00C16A75">
            <w:rPr>
              <w:rFonts w:ascii="Times New Roman" w:hAnsi="Times New Roman" w:cs="Times New Roman"/>
              <w:lang w:val="en-US"/>
            </w:rPr>
            <w:t>,</w:t>
          </w:r>
          <w:r w:rsidR="00DC4215" w:rsidRPr="00C16A75">
            <w:rPr>
              <w:rFonts w:ascii="Times New Roman" w:hAnsi="Times New Roman" w:cs="Times New Roman"/>
              <w:lang w:val="en-US"/>
            </w:rPr>
            <w:t xml:space="preserve"> the solver may reach the limits of number representations </w:t>
          </w:r>
          <w:r w:rsidR="000C19E6" w:rsidRPr="00C16A75">
            <w:rPr>
              <w:rFonts w:ascii="Times New Roman" w:hAnsi="Times New Roman" w:cs="Times New Roman"/>
              <w:lang w:val="en-US"/>
            </w:rPr>
            <w:t>and as a result,</w:t>
          </w:r>
          <w:r w:rsidR="00DC4215"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will no longer </w:t>
          </w:r>
          <w:r w:rsidR="00DC4215" w:rsidRPr="00C16A75">
            <w:rPr>
              <w:rFonts w:ascii="Times New Roman" w:hAnsi="Times New Roman" w:cs="Times New Roman"/>
              <w:lang w:val="en-US"/>
            </w:rPr>
            <w:t xml:space="preserve">reach equality. </w:t>
          </w:r>
        </w:p>
        <w:p w14:paraId="123B29A4" w14:textId="6AAB5CA2" w:rsidR="00C66FFC" w:rsidRPr="00C16A75" w:rsidRDefault="00C66FFC" w:rsidP="00911E3F">
          <w:pPr>
            <w:jc w:val="both"/>
            <w:rPr>
              <w:rFonts w:ascii="Times New Roman" w:hAnsi="Times New Roman" w:cs="Times New Roman"/>
              <w:lang w:val="en-US"/>
            </w:rPr>
          </w:pPr>
          <w:r w:rsidRPr="00C16A75">
            <w:rPr>
              <w:rFonts w:ascii="Times New Roman" w:hAnsi="Times New Roman" w:cs="Times New Roman"/>
              <w:lang w:val="en-US"/>
            </w:rPr>
            <w:t>The user tolerance definition for elementary</w:t>
          </w:r>
          <w:r w:rsidR="007547D0" w:rsidRPr="00C16A75">
            <w:rPr>
              <w:rFonts w:ascii="Times New Roman" w:hAnsi="Times New Roman" w:cs="Times New Roman"/>
              <w:lang w:val="en-US"/>
            </w:rPr>
            <w:t xml:space="preserve"> non-iterative</w:t>
          </w:r>
          <w:r w:rsidRPr="00C16A75">
            <w:rPr>
              <w:rFonts w:ascii="Times New Roman" w:hAnsi="Times New Roman" w:cs="Times New Roman"/>
              <w:lang w:val="en-US"/>
            </w:rPr>
            <w:t xml:space="preserve"> mathematical operations </w:t>
          </w:r>
          <w:r w:rsidR="000C19E6" w:rsidRPr="00C16A75">
            <w:rPr>
              <w:rFonts w:ascii="Times New Roman" w:hAnsi="Times New Roman" w:cs="Times New Roman"/>
              <w:lang w:val="en-US"/>
            </w:rPr>
            <w:t xml:space="preserve">is </w:t>
          </w:r>
          <w:r w:rsidRPr="00C16A75">
            <w:rPr>
              <w:rFonts w:ascii="Times New Roman" w:hAnsi="Times New Roman" w:cs="Times New Roman"/>
              <w:lang w:val="en-US"/>
            </w:rPr>
            <w:t>not needed, but it is necessary for iterative numerical methods. The most common</w:t>
          </w:r>
          <w:r w:rsidR="000C19E6" w:rsidRPr="00C16A75">
            <w:rPr>
              <w:rFonts w:ascii="Times New Roman" w:hAnsi="Times New Roman" w:cs="Times New Roman"/>
              <w:lang w:val="en-US"/>
            </w:rPr>
            <w:t xml:space="preserve"> of these methods </w:t>
          </w:r>
          <w:r w:rsidRPr="00C16A75">
            <w:rPr>
              <w:rFonts w:ascii="Times New Roman" w:hAnsi="Times New Roman" w:cs="Times New Roman"/>
              <w:lang w:val="en-US"/>
            </w:rPr>
            <w:t>are numerical solving of differential equation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Euler method, DASSL and other</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or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numerical solving of non-linear equations by iterative approximations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Newton method). At first </w:t>
          </w:r>
          <w:r w:rsidR="000C19E6" w:rsidRPr="00C16A75">
            <w:rPr>
              <w:rFonts w:ascii="Times New Roman" w:hAnsi="Times New Roman" w:cs="Times New Roman"/>
              <w:lang w:val="en-US"/>
            </w:rPr>
            <w:t>glance,</w:t>
          </w:r>
          <w:r w:rsidRPr="00C16A75">
            <w:rPr>
              <w:rFonts w:ascii="Times New Roman" w:hAnsi="Times New Roman" w:cs="Times New Roman"/>
              <w:lang w:val="en-US"/>
            </w:rPr>
            <w:t xml:space="preserve"> it seems that the tolerance for each tested variable </w:t>
          </w:r>
          <w:r w:rsidR="000C19E6" w:rsidRPr="00C16A75">
            <w:rPr>
              <w:rFonts w:ascii="Times New Roman" w:hAnsi="Times New Roman" w:cs="Times New Roman"/>
              <w:lang w:val="en-US"/>
            </w:rPr>
            <w:t xml:space="preserve">is needed </w:t>
          </w:r>
          <w:r w:rsidRPr="00C16A75">
            <w:rPr>
              <w:rFonts w:ascii="Times New Roman" w:hAnsi="Times New Roman" w:cs="Times New Roman"/>
              <w:lang w:val="en-US"/>
            </w:rPr>
            <w:t>in error condition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0C19E6" w:rsidRPr="00C16A75">
            <w:rPr>
              <w:rFonts w:ascii="Times New Roman" w:hAnsi="Times New Roman" w:cs="Times New Roman"/>
              <w:lang w:val="en-US"/>
            </w:rPr>
            <w:t>the</w:t>
          </w:r>
          <w:r w:rsidR="007547D0" w:rsidRPr="00C16A75">
            <w:rPr>
              <w:rFonts w:ascii="Times New Roman" w:hAnsi="Times New Roman" w:cs="Times New Roman"/>
              <w:lang w:val="en-US"/>
            </w:rPr>
            <w:t xml:space="preserve"> iterativ</w:t>
          </w:r>
          <w:r w:rsidR="000C19E6" w:rsidRPr="00C16A75">
            <w:rPr>
              <w:rFonts w:ascii="Times New Roman" w:hAnsi="Times New Roman" w:cs="Times New Roman"/>
              <w:lang w:val="en-US"/>
            </w:rPr>
            <w:t xml:space="preserve">e </w:t>
          </w:r>
          <w:r w:rsidRPr="00C16A75">
            <w:rPr>
              <w:rFonts w:ascii="Times New Roman" w:hAnsi="Times New Roman" w:cs="Times New Roman"/>
              <w:lang w:val="en-US"/>
            </w:rPr>
            <w:t xml:space="preserve">algorithms. </w:t>
          </w:r>
          <w:r w:rsidR="000C19E6" w:rsidRPr="00C16A75">
            <w:rPr>
              <w:rFonts w:ascii="Times New Roman" w:hAnsi="Times New Roman" w:cs="Times New Roman"/>
              <w:lang w:val="en-US"/>
            </w:rPr>
            <w:t xml:space="preserve">However, </w:t>
          </w:r>
          <w:r w:rsidR="00DE6A34" w:rsidRPr="00C16A75">
            <w:rPr>
              <w:rFonts w:ascii="Times New Roman" w:hAnsi="Times New Roman" w:cs="Times New Roman"/>
              <w:lang w:val="en-US"/>
            </w:rPr>
            <w:t xml:space="preserve">this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be handled only by one relative tolerance and scaling of the variables.</w:t>
          </w:r>
          <w:r w:rsidRPr="00C16A75">
            <w:rPr>
              <w:rFonts w:ascii="Times New Roman" w:hAnsi="Times New Roman" w:cs="Times New Roman"/>
              <w:lang w:val="en-US"/>
            </w:rPr>
            <w:t xml:space="preserve"> </w:t>
          </w:r>
          <w:r w:rsidR="00DE6A34" w:rsidRPr="00C16A75">
            <w:rPr>
              <w:rFonts w:ascii="Times New Roman" w:hAnsi="Times New Roman" w:cs="Times New Roman"/>
              <w:lang w:val="en-US"/>
            </w:rPr>
            <w:t>For this scaling</w:t>
          </w:r>
          <w:r w:rsidR="000C19E6" w:rsidRPr="00C16A75">
            <w:rPr>
              <w:rFonts w:ascii="Times New Roman" w:hAnsi="Times New Roman" w:cs="Times New Roman"/>
              <w:lang w:val="en-US"/>
            </w:rPr>
            <w:t>,</w:t>
          </w:r>
          <w:r w:rsidR="00DE6A34" w:rsidRPr="00C16A75">
            <w:rPr>
              <w:rFonts w:ascii="Times New Roman" w:hAnsi="Times New Roman" w:cs="Times New Roman"/>
              <w:lang w:val="en-US"/>
            </w:rPr>
            <w:t xml:space="preserve"> Modelica uses the attribute </w:t>
          </w:r>
          <w:r w:rsidR="004B565F" w:rsidRPr="00C16A75">
            <w:rPr>
              <w:rFonts w:ascii="Times New Roman" w:hAnsi="Times New Roman" w:cs="Times New Roman"/>
              <w:lang w:val="en-US"/>
            </w:rPr>
            <w:t>‘</w:t>
          </w:r>
          <w:r w:rsidR="00DE6A34" w:rsidRPr="00C16A75">
            <w:rPr>
              <w:rFonts w:ascii="Times New Roman" w:hAnsi="Times New Roman" w:cs="Times New Roman"/>
              <w:lang w:val="en-US"/>
            </w:rPr>
            <w:t>nominal</w:t>
          </w:r>
          <w:r w:rsidR="004B565F" w:rsidRPr="00C16A75">
            <w:rPr>
              <w:rFonts w:ascii="Times New Roman" w:hAnsi="Times New Roman" w:cs="Times New Roman"/>
              <w:lang w:val="en-US"/>
            </w:rPr>
            <w:t>’</w:t>
          </w:r>
          <w:r w:rsidR="00DE6A34" w:rsidRPr="00C16A75">
            <w:rPr>
              <w:rFonts w:ascii="Times New Roman" w:hAnsi="Times New Roman" w:cs="Times New Roman"/>
              <w:lang w:val="en-US"/>
            </w:rPr>
            <w:t xml:space="preserve">, which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 xml:space="preserve">be included in </w:t>
          </w:r>
          <w:r w:rsidR="000C19E6" w:rsidRPr="00C16A75">
            <w:rPr>
              <w:rFonts w:ascii="Times New Roman" w:hAnsi="Times New Roman" w:cs="Times New Roman"/>
              <w:lang w:val="en-US"/>
            </w:rPr>
            <w:t xml:space="preserve">all </w:t>
          </w:r>
          <w:r w:rsidR="00DE6A34" w:rsidRPr="00C16A75">
            <w:rPr>
              <w:rFonts w:ascii="Times New Roman" w:hAnsi="Times New Roman" w:cs="Times New Roman"/>
              <w:lang w:val="en-US"/>
            </w:rPr>
            <w:t>real variable</w:t>
          </w:r>
          <w:r w:rsidR="000C19E6" w:rsidRPr="00C16A75">
            <w:rPr>
              <w:rFonts w:ascii="Times New Roman" w:hAnsi="Times New Roman" w:cs="Times New Roman"/>
              <w:lang w:val="en-US"/>
            </w:rPr>
            <w:t>s</w:t>
          </w:r>
          <w:r w:rsidR="00DE6A34" w:rsidRPr="00C16A75">
            <w:rPr>
              <w:rFonts w:ascii="Times New Roman" w:hAnsi="Times New Roman" w:cs="Times New Roman"/>
              <w:lang w:val="en-US"/>
            </w:rPr>
            <w:t xml:space="preserve">. </w:t>
          </w:r>
        </w:p>
        <w:p w14:paraId="02B929F6" w14:textId="77777777" w:rsidR="003362FC" w:rsidRPr="00C16A75" w:rsidRDefault="00D067BD" w:rsidP="006664FD">
          <w:pPr>
            <w:pStyle w:val="Nadpis3"/>
            <w:rPr>
              <w:rFonts w:ascii="Times New Roman" w:hAnsi="Times New Roman" w:cs="Times New Roman"/>
              <w:lang w:val="en-US"/>
            </w:rPr>
          </w:pPr>
          <w:bookmarkStart w:id="68" w:name="_Toc408842115"/>
          <w:bookmarkStart w:id="69" w:name="_Toc408844064"/>
          <w:bookmarkStart w:id="70" w:name="_Toc408845897"/>
          <w:bookmarkStart w:id="71" w:name="_Toc409289279"/>
          <w:r w:rsidRPr="00C16A75">
            <w:rPr>
              <w:rFonts w:ascii="Times New Roman" w:hAnsi="Times New Roman" w:cs="Times New Roman"/>
              <w:lang w:val="en-US"/>
            </w:rPr>
            <w:t xml:space="preserve">Object-oriented </w:t>
          </w:r>
          <w:r w:rsidR="00D854E2" w:rsidRPr="00C16A75">
            <w:rPr>
              <w:rFonts w:ascii="Times New Roman" w:hAnsi="Times New Roman" w:cs="Times New Roman"/>
              <w:lang w:val="en-US"/>
            </w:rPr>
            <w:t>programming</w:t>
          </w:r>
          <w:bookmarkEnd w:id="68"/>
          <w:bookmarkEnd w:id="69"/>
          <w:bookmarkEnd w:id="70"/>
          <w:bookmarkEnd w:id="71"/>
        </w:p>
        <w:p w14:paraId="148B6A62" w14:textId="009E1B5A" w:rsidR="004B565F" w:rsidRPr="00C16A75" w:rsidRDefault="002C7EC8" w:rsidP="00911E3F">
          <w:pPr>
            <w:jc w:val="both"/>
            <w:rPr>
              <w:rFonts w:ascii="Times New Roman" w:hAnsi="Times New Roman" w:cs="Times New Roman"/>
              <w:lang w:val="en-US"/>
            </w:rPr>
          </w:pPr>
          <w:hyperlink r:id="rId45" w:history="1">
            <w:r w:rsidR="000462AA" w:rsidRPr="00C16A75">
              <w:rPr>
                <w:rStyle w:val="Hypertextovodkaz"/>
                <w:rFonts w:ascii="Times New Roman" w:hAnsi="Times New Roman" w:cs="Times New Roman"/>
                <w:lang w:val="en-US"/>
              </w:rPr>
              <w:t>Object oriented program</w:t>
            </w:r>
            <w:r w:rsidR="00D854E2" w:rsidRPr="00C16A75">
              <w:rPr>
                <w:rStyle w:val="Hypertextovodkaz"/>
                <w:rFonts w:ascii="Times New Roman" w:hAnsi="Times New Roman" w:cs="Times New Roman"/>
                <w:lang w:val="en-US"/>
              </w:rPr>
              <w:t>m</w:t>
            </w:r>
            <w:r w:rsidR="000462AA" w:rsidRPr="00C16A75">
              <w:rPr>
                <w:rStyle w:val="Hypertextovodkaz"/>
                <w:rFonts w:ascii="Times New Roman" w:hAnsi="Times New Roman" w:cs="Times New Roman"/>
                <w:lang w:val="en-US"/>
              </w:rPr>
              <w:t>ing</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has been </w:t>
          </w:r>
          <w:r w:rsidR="000462AA" w:rsidRPr="00C16A75">
            <w:rPr>
              <w:rFonts w:ascii="Times New Roman" w:hAnsi="Times New Roman" w:cs="Times New Roman"/>
              <w:lang w:val="en-US"/>
            </w:rPr>
            <w:t xml:space="preserve">one of the </w:t>
          </w:r>
          <w:r w:rsidR="000C19E6" w:rsidRPr="00C16A75">
            <w:rPr>
              <w:rFonts w:ascii="Times New Roman" w:hAnsi="Times New Roman" w:cs="Times New Roman"/>
              <w:lang w:val="en-US"/>
            </w:rPr>
            <w:t xml:space="preserve">most significant developments </w:t>
          </w:r>
          <w:r w:rsidR="000462AA" w:rsidRPr="00C16A75">
            <w:rPr>
              <w:rFonts w:ascii="Times New Roman" w:hAnsi="Times New Roman" w:cs="Times New Roman"/>
              <w:lang w:val="en-US"/>
            </w:rPr>
            <w:t>in computer science</w:t>
          </w:r>
          <w:r w:rsidR="000C19E6" w:rsidRPr="00C16A75">
            <w:rPr>
              <w:rFonts w:ascii="Times New Roman" w:hAnsi="Times New Roman" w:cs="Times New Roman"/>
              <w:lang w:val="en-US"/>
            </w:rPr>
            <w:t xml:space="preserve"> to date</w:t>
          </w:r>
          <w:r w:rsidR="000462AA" w:rsidRPr="00C16A75">
            <w:rPr>
              <w:rFonts w:ascii="Times New Roman" w:hAnsi="Times New Roman" w:cs="Times New Roman"/>
              <w:lang w:val="en-US"/>
            </w:rPr>
            <w:t xml:space="preserve">. The programing of </w:t>
          </w:r>
          <w:r w:rsidR="000C19E6" w:rsidRPr="00C16A75">
            <w:rPr>
              <w:rFonts w:ascii="Times New Roman" w:hAnsi="Times New Roman" w:cs="Times New Roman"/>
              <w:lang w:val="en-US"/>
            </w:rPr>
            <w:t xml:space="preserve">large </w:t>
          </w:r>
          <w:r w:rsidR="000462AA" w:rsidRPr="00C16A75">
            <w:rPr>
              <w:rFonts w:ascii="Times New Roman" w:hAnsi="Times New Roman" w:cs="Times New Roman"/>
              <w:lang w:val="en-US"/>
            </w:rPr>
            <w:t xml:space="preserve">applications and systems becomes more simplified </w:t>
          </w:r>
          <w:r w:rsidR="000C19E6" w:rsidRPr="00C16A75">
            <w:rPr>
              <w:rFonts w:ascii="Times New Roman" w:hAnsi="Times New Roman" w:cs="Times New Roman"/>
              <w:lang w:val="en-US"/>
            </w:rPr>
            <w:t xml:space="preserve">when </w:t>
          </w:r>
          <w:r w:rsidR="000462AA" w:rsidRPr="00C16A75">
            <w:rPr>
              <w:rFonts w:ascii="Times New Roman" w:hAnsi="Times New Roman" w:cs="Times New Roman"/>
              <w:lang w:val="en-US"/>
            </w:rPr>
            <w:t xml:space="preserve">re-using and extending already defined </w:t>
          </w:r>
          <w:hyperlink r:id="rId46" w:history="1">
            <w:r w:rsidR="000462AA" w:rsidRPr="00C16A75">
              <w:rPr>
                <w:rStyle w:val="Hypertextovodkaz"/>
                <w:rFonts w:ascii="Times New Roman" w:hAnsi="Times New Roman" w:cs="Times New Roman"/>
                <w:lang w:val="en-US"/>
              </w:rPr>
              <w:t>objects</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The notion of an</w:t>
          </w:r>
          <w:r w:rsidR="00006D89" w:rsidRPr="00C16A75">
            <w:rPr>
              <w:rFonts w:ascii="Times New Roman" w:hAnsi="Times New Roman" w:cs="Times New Roman"/>
              <w:lang w:val="en-US"/>
            </w:rPr>
            <w:t xml:space="preserve"> </w:t>
          </w:r>
          <w:r w:rsidR="00B37AE6" w:rsidRPr="00C16A75">
            <w:rPr>
              <w:rFonts w:ascii="Times New Roman" w:hAnsi="Times New Roman" w:cs="Times New Roman"/>
              <w:lang w:val="en-US"/>
            </w:rPr>
            <w:t xml:space="preserve">object 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definition is </w:t>
          </w:r>
          <w:r w:rsidR="000C19E6" w:rsidRPr="00C16A75">
            <w:rPr>
              <w:rFonts w:ascii="Times New Roman" w:hAnsi="Times New Roman" w:cs="Times New Roman"/>
              <w:lang w:val="en-US"/>
            </w:rPr>
            <w:t xml:space="preserve">particularly </w:t>
          </w:r>
          <w:r w:rsidR="00B37AE6" w:rsidRPr="00C16A75">
            <w:rPr>
              <w:rFonts w:ascii="Times New Roman" w:hAnsi="Times New Roman" w:cs="Times New Roman"/>
              <w:lang w:val="en-US"/>
            </w:rPr>
            <w:t>intuitive, because it copies human language and thinking. Each defin</w:t>
          </w:r>
          <w:r w:rsidR="00D854E2" w:rsidRPr="00C16A75">
            <w:rPr>
              <w:rFonts w:ascii="Times New Roman" w:hAnsi="Times New Roman" w:cs="Times New Roman"/>
              <w:lang w:val="en-US"/>
            </w:rPr>
            <w:t xml:space="preserve">ed term is an object, which </w:t>
          </w:r>
          <w:r w:rsidR="00A0611E" w:rsidRPr="00C16A75">
            <w:rPr>
              <w:rFonts w:ascii="Times New Roman" w:hAnsi="Times New Roman" w:cs="Times New Roman"/>
              <w:lang w:val="en-US"/>
            </w:rPr>
            <w:t xml:space="preserve">can </w:t>
          </w:r>
          <w:r w:rsidR="00B37AE6" w:rsidRPr="00C16A75">
            <w:rPr>
              <w:rFonts w:ascii="Times New Roman" w:hAnsi="Times New Roman" w:cs="Times New Roman"/>
              <w:lang w:val="en-US"/>
            </w:rPr>
            <w:t>have more occurrence</w:t>
          </w:r>
          <w:r w:rsidR="00D854E2" w:rsidRPr="00C16A75">
            <w:rPr>
              <w:rFonts w:ascii="Times New Roman" w:hAnsi="Times New Roman" w:cs="Times New Roman"/>
              <w:lang w:val="en-US"/>
            </w:rPr>
            <w:t>s</w:t>
          </w:r>
          <w:r w:rsidR="000C19E6" w:rsidRPr="00C16A75">
            <w:rPr>
              <w:rFonts w:ascii="Times New Roman" w:hAnsi="Times New Roman" w:cs="Times New Roman"/>
              <w:lang w:val="en-US"/>
            </w:rPr>
            <w:t>;</w:t>
          </w:r>
          <w:r w:rsidR="007547D0" w:rsidRPr="00C16A75">
            <w:rPr>
              <w:rFonts w:ascii="Times New Roman" w:hAnsi="Times New Roman" w:cs="Times New Roman"/>
              <w:lang w:val="en-US"/>
            </w:rPr>
            <w:t xml:space="preserve"> </w:t>
          </w:r>
          <w:r w:rsidR="000C19E6" w:rsidRPr="00C16A75">
            <w:rPr>
              <w:rFonts w:ascii="Times New Roman" w:hAnsi="Times New Roman" w:cs="Times New Roman"/>
              <w:lang w:val="en-US"/>
            </w:rPr>
            <w:t>o</w:t>
          </w:r>
          <w:r w:rsidR="00B37AE6" w:rsidRPr="00C16A75">
            <w:rPr>
              <w:rFonts w:ascii="Times New Roman" w:hAnsi="Times New Roman" w:cs="Times New Roman"/>
              <w:lang w:val="en-US"/>
            </w:rPr>
            <w:t xml:space="preserve">ccurrence of </w:t>
          </w:r>
          <w:r w:rsidR="000C19E6" w:rsidRPr="00C16A75">
            <w:rPr>
              <w:rFonts w:ascii="Times New Roman" w:hAnsi="Times New Roman" w:cs="Times New Roman"/>
              <w:lang w:val="en-US"/>
            </w:rPr>
            <w:t xml:space="preserve">the </w:t>
          </w:r>
          <w:r w:rsidR="00B37AE6" w:rsidRPr="00C16A75">
            <w:rPr>
              <w:rFonts w:ascii="Times New Roman" w:hAnsi="Times New Roman" w:cs="Times New Roman"/>
              <w:lang w:val="en-US"/>
            </w:rPr>
            <w:t xml:space="preserve">object is </w:t>
          </w:r>
          <w:r w:rsidR="000C19E6" w:rsidRPr="00C16A75">
            <w:rPr>
              <w:rFonts w:ascii="Times New Roman" w:hAnsi="Times New Roman" w:cs="Times New Roman"/>
              <w:lang w:val="en-US"/>
            </w:rPr>
            <w:t xml:space="preserve">called </w:t>
          </w:r>
          <w:r w:rsidR="00006D89" w:rsidRPr="00C16A75">
            <w:rPr>
              <w:rFonts w:ascii="Times New Roman" w:hAnsi="Times New Roman" w:cs="Times New Roman"/>
              <w:lang w:val="en-US"/>
            </w:rPr>
            <w:t>an</w:t>
          </w:r>
          <w:r w:rsidR="00B37AE6" w:rsidRPr="00C16A75">
            <w:rPr>
              <w:rFonts w:ascii="Times New Roman" w:hAnsi="Times New Roman" w:cs="Times New Roman"/>
              <w:lang w:val="en-US"/>
            </w:rPr>
            <w:t xml:space="preserve"> </w:t>
          </w:r>
          <w:hyperlink r:id="rId47" w:history="1">
            <w:r w:rsidR="00B37AE6" w:rsidRPr="00C16A75">
              <w:rPr>
                <w:rStyle w:val="Hypertextovodkaz"/>
                <w:rFonts w:ascii="Times New Roman" w:hAnsi="Times New Roman" w:cs="Times New Roman"/>
                <w:lang w:val="en-US"/>
              </w:rPr>
              <w:t>instance</w:t>
            </w:r>
          </w:hyperlink>
          <w:r w:rsidR="00B37AE6" w:rsidRPr="00C16A75">
            <w:rPr>
              <w:rFonts w:ascii="Times New Roman" w:hAnsi="Times New Roman" w:cs="Times New Roman"/>
              <w:lang w:val="en-US"/>
            </w:rPr>
            <w:t xml:space="preserve">. </w:t>
          </w:r>
        </w:p>
        <w:p w14:paraId="437CE4EE" w14:textId="156E1E5C" w:rsidR="00B02172" w:rsidRPr="00C16A75" w:rsidRDefault="004B565F" w:rsidP="00911E3F">
          <w:pPr>
            <w:jc w:val="both"/>
            <w:rPr>
              <w:rFonts w:ascii="Times New Roman" w:hAnsi="Times New Roman" w:cs="Times New Roman"/>
              <w:lang w:val="en-US"/>
            </w:rPr>
          </w:pPr>
          <w:r w:rsidRPr="00C16A75">
            <w:rPr>
              <w:rFonts w:ascii="Times New Roman" w:hAnsi="Times New Roman" w:cs="Times New Roman"/>
              <w:lang w:val="en-US"/>
            </w:rPr>
            <w:t>Each</w:t>
          </w:r>
          <w:r w:rsidR="00B37AE6" w:rsidRPr="00C16A75">
            <w:rPr>
              <w:rFonts w:ascii="Times New Roman" w:hAnsi="Times New Roman" w:cs="Times New Roman"/>
              <w:lang w:val="en-US"/>
            </w:rPr>
            <w:t xml:space="preserve"> object </w:t>
          </w:r>
          <w:r w:rsidRPr="00C16A75">
            <w:rPr>
              <w:rFonts w:ascii="Times New Roman" w:hAnsi="Times New Roman" w:cs="Times New Roman"/>
              <w:lang w:val="en-US"/>
            </w:rPr>
            <w:t>can have</w:t>
          </w:r>
          <w:r w:rsidR="00B37AE6" w:rsidRPr="00C16A75">
            <w:rPr>
              <w:rFonts w:ascii="Times New Roman" w:hAnsi="Times New Roman" w:cs="Times New Roman"/>
              <w:lang w:val="en-US"/>
            </w:rPr>
            <w:t xml:space="preserve"> properties. </w:t>
          </w:r>
          <w:r w:rsidR="000C19E6" w:rsidRPr="00C16A75">
            <w:rPr>
              <w:rFonts w:ascii="Times New Roman" w:hAnsi="Times New Roman" w:cs="Times New Roman"/>
              <w:lang w:val="en-US"/>
            </w:rPr>
            <w:t>These properties</w:t>
          </w:r>
          <w:r w:rsidR="00B37AE6"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can </w:t>
          </w:r>
          <w:r w:rsidR="00B37AE6" w:rsidRPr="00C16A75">
            <w:rPr>
              <w:rFonts w:ascii="Times New Roman" w:hAnsi="Times New Roman" w:cs="Times New Roman"/>
              <w:lang w:val="en-US"/>
            </w:rPr>
            <w:t xml:space="preserve">be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primitive variable </w:t>
          </w:r>
          <w:r w:rsidR="000C19E6" w:rsidRPr="00C16A75">
            <w:rPr>
              <w:rFonts w:ascii="Times New Roman" w:hAnsi="Times New Roman" w:cs="Times New Roman"/>
              <w:lang w:val="en-US"/>
            </w:rPr>
            <w:t xml:space="preserve">such </w:t>
          </w:r>
          <w:r w:rsidR="00B37AE6" w:rsidRPr="00C16A75">
            <w:rPr>
              <w:rFonts w:ascii="Times New Roman" w:hAnsi="Times New Roman" w:cs="Times New Roman"/>
              <w:lang w:val="en-US"/>
            </w:rPr>
            <w:t xml:space="preserve">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number, text,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true/false value or </w:t>
          </w:r>
          <w:r w:rsidR="00B02172" w:rsidRPr="00C16A75">
            <w:rPr>
              <w:rFonts w:ascii="Times New Roman" w:hAnsi="Times New Roman" w:cs="Times New Roman"/>
              <w:lang w:val="en-US"/>
            </w:rPr>
            <w:t xml:space="preserve">an </w:t>
          </w:r>
          <w:r w:rsidR="00B37AE6" w:rsidRPr="00C16A75">
            <w:rPr>
              <w:rFonts w:ascii="Times New Roman" w:hAnsi="Times New Roman" w:cs="Times New Roman"/>
              <w:lang w:val="en-US"/>
            </w:rPr>
            <w:t xml:space="preserve">object. This can create hierarchical decomposition </w:t>
          </w:r>
          <w:r w:rsidR="000C19E6" w:rsidRPr="00C16A75">
            <w:rPr>
              <w:rFonts w:ascii="Times New Roman" w:hAnsi="Times New Roman" w:cs="Times New Roman"/>
              <w:lang w:val="en-US"/>
            </w:rPr>
            <w:t xml:space="preserve">within </w:t>
          </w:r>
          <w:r w:rsidR="00B37AE6" w:rsidRPr="00C16A75">
            <w:rPr>
              <w:rFonts w:ascii="Times New Roman" w:hAnsi="Times New Roman" w:cs="Times New Roman"/>
              <w:lang w:val="en-US"/>
            </w:rPr>
            <w:t xml:space="preserve">one system as one object to its subsystems as </w:t>
          </w:r>
          <w:r w:rsidR="00B02172" w:rsidRPr="00C16A75">
            <w:rPr>
              <w:rFonts w:ascii="Times New Roman" w:hAnsi="Times New Roman" w:cs="Times New Roman"/>
              <w:lang w:val="en-US"/>
            </w:rPr>
            <w:t xml:space="preserve">more and more detailed definitions of the owner parts. </w:t>
          </w:r>
          <w:r w:rsidR="000C19E6" w:rsidRPr="00C16A75">
            <w:rPr>
              <w:rFonts w:ascii="Times New Roman" w:hAnsi="Times New Roman" w:cs="Times New Roman"/>
              <w:lang w:val="en-US"/>
            </w:rPr>
            <w:t xml:space="preserve">Particularly in </w:t>
          </w:r>
          <w:r w:rsidR="00B02172" w:rsidRPr="00C16A75">
            <w:rPr>
              <w:rFonts w:ascii="Times New Roman" w:hAnsi="Times New Roman" w:cs="Times New Roman"/>
              <w:lang w:val="en-US"/>
            </w:rPr>
            <w:t>physiology</w:t>
          </w:r>
          <w:r w:rsidR="000C19E6" w:rsidRPr="00C16A75">
            <w:rPr>
              <w:rFonts w:ascii="Times New Roman" w:hAnsi="Times New Roman" w:cs="Times New Roman"/>
              <w:lang w:val="en-US"/>
            </w:rPr>
            <w:t xml:space="preserve">, </w:t>
          </w:r>
          <w:r w:rsidR="00B02172" w:rsidRPr="00C16A75">
            <w:rPr>
              <w:rFonts w:ascii="Times New Roman" w:hAnsi="Times New Roman" w:cs="Times New Roman"/>
              <w:lang w:val="en-US"/>
            </w:rPr>
            <w:t xml:space="preserve">these patterns </w:t>
          </w:r>
          <w:r w:rsidR="000C19E6" w:rsidRPr="00C16A75">
            <w:rPr>
              <w:rFonts w:ascii="Times New Roman" w:hAnsi="Times New Roman" w:cs="Times New Roman"/>
              <w:lang w:val="en-US"/>
            </w:rPr>
            <w:t xml:space="preserve">are </w:t>
          </w:r>
          <w:r w:rsidR="00B02172" w:rsidRPr="00C16A75">
            <w:rPr>
              <w:rFonts w:ascii="Times New Roman" w:hAnsi="Times New Roman" w:cs="Times New Roman"/>
              <w:lang w:val="en-US"/>
            </w:rPr>
            <w:t xml:space="preserve">everywhere. </w:t>
          </w:r>
          <w:r w:rsidR="000C19E6" w:rsidRPr="00C16A75">
            <w:rPr>
              <w:rFonts w:ascii="Times New Roman" w:hAnsi="Times New Roman" w:cs="Times New Roman"/>
              <w:lang w:val="en-US"/>
            </w:rPr>
            <w:t xml:space="preserve">When an </w:t>
          </w:r>
          <w:r w:rsidR="00B02172" w:rsidRPr="00C16A75">
            <w:rPr>
              <w:rFonts w:ascii="Times New Roman" w:hAnsi="Times New Roman" w:cs="Times New Roman"/>
              <w:lang w:val="en-US"/>
            </w:rPr>
            <w:t xml:space="preserve">object </w:t>
          </w:r>
          <w:r w:rsidR="000C19E6" w:rsidRPr="00C16A75">
            <w:rPr>
              <w:rFonts w:ascii="Times New Roman" w:hAnsi="Times New Roman" w:cs="Times New Roman"/>
              <w:lang w:val="en-US"/>
            </w:rPr>
            <w:t xml:space="preserve">is present </w:t>
          </w:r>
          <w:r w:rsidR="00B02172" w:rsidRPr="00C16A75">
            <w:rPr>
              <w:rFonts w:ascii="Times New Roman" w:hAnsi="Times New Roman" w:cs="Times New Roman"/>
              <w:lang w:val="en-US"/>
            </w:rPr>
            <w:t>for</w:t>
          </w:r>
          <w:r w:rsidR="000C19E6" w:rsidRPr="00C16A75">
            <w:rPr>
              <w:rFonts w:ascii="Times New Roman" w:hAnsi="Times New Roman" w:cs="Times New Roman"/>
              <w:lang w:val="en-US"/>
            </w:rPr>
            <w:t xml:space="preserve"> a</w:t>
          </w:r>
          <w:r w:rsidR="00B02172" w:rsidRPr="00C16A75">
            <w:rPr>
              <w:rFonts w:ascii="Times New Roman" w:hAnsi="Times New Roman" w:cs="Times New Roman"/>
              <w:lang w:val="en-US"/>
            </w:rPr>
            <w:t xml:space="preserve"> chemical reaction, </w:t>
          </w:r>
          <w:r w:rsidR="000C19E6" w:rsidRPr="00C16A75">
            <w:rPr>
              <w:rFonts w:ascii="Times New Roman" w:hAnsi="Times New Roman" w:cs="Times New Roman"/>
              <w:lang w:val="en-US"/>
            </w:rPr>
            <w:t xml:space="preserve">a </w:t>
          </w:r>
          <w:r w:rsidR="00B02172" w:rsidRPr="00C16A75">
            <w:rPr>
              <w:rFonts w:ascii="Times New Roman" w:hAnsi="Times New Roman" w:cs="Times New Roman"/>
              <w:lang w:val="en-US"/>
            </w:rPr>
            <w:t>chemical substance, organelle, membrane channel, cell, membrane, tissue or physiological system</w:t>
          </w:r>
          <w:r w:rsidR="000C19E6" w:rsidRPr="00C16A75">
            <w:rPr>
              <w:rFonts w:ascii="Times New Roman" w:hAnsi="Times New Roman" w:cs="Times New Roman"/>
              <w:lang w:val="en-US"/>
            </w:rPr>
            <w:t>,</w:t>
          </w:r>
          <w:r w:rsidR="00D854E2" w:rsidRPr="00C16A75">
            <w:rPr>
              <w:rFonts w:ascii="Times New Roman" w:hAnsi="Times New Roman" w:cs="Times New Roman"/>
              <w:lang w:val="en-US"/>
            </w:rPr>
            <w:t xml:space="preserve"> it</w:t>
          </w:r>
          <w:r w:rsidR="00B02172" w:rsidRPr="00C16A75">
            <w:rPr>
              <w:rFonts w:ascii="Times New Roman" w:hAnsi="Times New Roman" w:cs="Times New Roman"/>
              <w:lang w:val="en-US"/>
            </w:rPr>
            <w:t xml:space="preserve"> is possible to compose new detailed objects </w:t>
          </w:r>
          <w:r w:rsidR="000C19E6" w:rsidRPr="00C16A75">
            <w:rPr>
              <w:rFonts w:ascii="Times New Roman" w:hAnsi="Times New Roman" w:cs="Times New Roman"/>
              <w:lang w:val="en-US"/>
            </w:rPr>
            <w:t xml:space="preserve">such as large </w:t>
          </w:r>
          <w:r w:rsidR="00B02172" w:rsidRPr="00C16A75">
            <w:rPr>
              <w:rFonts w:ascii="Times New Roman" w:hAnsi="Times New Roman" w:cs="Times New Roman"/>
              <w:lang w:val="en-US"/>
            </w:rPr>
            <w:t>models of physiology</w:t>
          </w:r>
          <w:r w:rsidR="000C19E6" w:rsidRPr="00C16A75">
            <w:rPr>
              <w:rFonts w:ascii="Times New Roman" w:hAnsi="Times New Roman" w:cs="Times New Roman"/>
              <w:lang w:val="en-US"/>
            </w:rPr>
            <w:t>, by</w:t>
          </w:r>
          <w:r w:rsidR="00B02172" w:rsidRPr="00C16A75">
            <w:rPr>
              <w:rFonts w:ascii="Times New Roman" w:hAnsi="Times New Roman" w:cs="Times New Roman"/>
              <w:lang w:val="en-US"/>
            </w:rPr>
            <w:t xml:space="preserve"> using already described objects </w:t>
          </w:r>
          <w:r w:rsidR="000C19E6" w:rsidRPr="00C16A75">
            <w:rPr>
              <w:rFonts w:ascii="Times New Roman" w:hAnsi="Times New Roman" w:cs="Times New Roman"/>
              <w:lang w:val="en-US"/>
            </w:rPr>
            <w:t>and</w:t>
          </w:r>
          <w:r w:rsidR="00B02172"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by </w:t>
          </w:r>
          <w:r w:rsidR="00B02172" w:rsidRPr="00C16A75">
            <w:rPr>
              <w:rFonts w:ascii="Times New Roman" w:hAnsi="Times New Roman" w:cs="Times New Roman"/>
              <w:lang w:val="en-US"/>
            </w:rPr>
            <w:t xml:space="preserve">choosing the </w:t>
          </w:r>
          <w:r w:rsidR="000C19E6" w:rsidRPr="00C16A75">
            <w:rPr>
              <w:rFonts w:ascii="Times New Roman" w:hAnsi="Times New Roman" w:cs="Times New Roman"/>
              <w:lang w:val="en-US"/>
            </w:rPr>
            <w:t xml:space="preserve">correct </w:t>
          </w:r>
          <w:r w:rsidR="00A0611E" w:rsidRPr="00C16A75">
            <w:rPr>
              <w:rFonts w:ascii="Times New Roman" w:hAnsi="Times New Roman" w:cs="Times New Roman"/>
              <w:lang w:val="en-US"/>
            </w:rPr>
            <w:t>parameter</w:t>
          </w:r>
          <w:r w:rsidR="00B02172" w:rsidRPr="00C16A75">
            <w:rPr>
              <w:rFonts w:ascii="Times New Roman" w:hAnsi="Times New Roman" w:cs="Times New Roman"/>
              <w:lang w:val="en-US"/>
            </w:rPr>
            <w:t xml:space="preserve">s of </w:t>
          </w:r>
          <w:r w:rsidR="00006D89" w:rsidRPr="00C16A75">
            <w:rPr>
              <w:rFonts w:ascii="Times New Roman" w:hAnsi="Times New Roman" w:cs="Times New Roman"/>
              <w:lang w:val="en-US"/>
            </w:rPr>
            <w:t xml:space="preserve">these new </w:t>
          </w:r>
          <w:r w:rsidR="00B02172" w:rsidRPr="00C16A75">
            <w:rPr>
              <w:rFonts w:ascii="Times New Roman" w:hAnsi="Times New Roman" w:cs="Times New Roman"/>
              <w:lang w:val="en-US"/>
            </w:rPr>
            <w:t>instances.</w:t>
          </w:r>
        </w:p>
        <w:p w14:paraId="29675933" w14:textId="34B3ED71" w:rsidR="00006D89" w:rsidRPr="00C16A75" w:rsidRDefault="00006D89" w:rsidP="00911E3F">
          <w:pPr>
            <w:jc w:val="both"/>
            <w:rPr>
              <w:rFonts w:ascii="Times New Roman" w:hAnsi="Times New Roman" w:cs="Times New Roman"/>
              <w:lang w:val="en-US"/>
            </w:rPr>
          </w:pPr>
          <w:r w:rsidRPr="00C16A75">
            <w:rPr>
              <w:rFonts w:ascii="Times New Roman" w:hAnsi="Times New Roman" w:cs="Times New Roman"/>
              <w:lang w:val="en-US"/>
            </w:rPr>
            <w:lastRenderedPageBreak/>
            <w:t>It is not necessary to make decomposition of problem from up to down</w:t>
          </w:r>
          <w:r w:rsidR="007547D0" w:rsidRPr="00C16A75">
            <w:rPr>
              <w:rStyle w:val="Znakapoznpodarou"/>
              <w:rFonts w:ascii="Times New Roman" w:hAnsi="Times New Roman" w:cs="Times New Roman"/>
              <w:lang w:val="en-US"/>
            </w:rPr>
            <w:footnoteReference w:id="2"/>
          </w:r>
          <w:r w:rsidRPr="00C16A75">
            <w:rPr>
              <w:rFonts w:ascii="Times New Roman" w:hAnsi="Times New Roman" w:cs="Times New Roman"/>
              <w:lang w:val="en-US"/>
            </w:rPr>
            <w:t xml:space="preserve"> or vice versa, because object-oriented thinking just support to start everywhere. There is only one condition for effective object-oriented programing: </w:t>
          </w:r>
          <w:r w:rsidR="00EB07E4" w:rsidRPr="00C16A75">
            <w:rPr>
              <w:rFonts w:ascii="Times New Roman" w:hAnsi="Times New Roman" w:cs="Times New Roman"/>
              <w:i/>
              <w:lang w:val="en-US"/>
            </w:rPr>
            <w:t xml:space="preserve">the </w:t>
          </w:r>
          <w:r w:rsidRPr="00C16A75">
            <w:rPr>
              <w:rFonts w:ascii="Times New Roman" w:hAnsi="Times New Roman" w:cs="Times New Roman"/>
              <w:i/>
              <w:lang w:val="en-US"/>
            </w:rPr>
            <w:t>minimization of object number</w:t>
          </w:r>
          <w:r w:rsidR="00EB07E4" w:rsidRPr="00C16A75">
            <w:rPr>
              <w:rFonts w:ascii="Times New Roman" w:hAnsi="Times New Roman" w:cs="Times New Roman"/>
              <w:i/>
              <w:lang w:val="en-US"/>
            </w:rPr>
            <w:t>s</w:t>
          </w:r>
          <w:r w:rsidR="00D854E2" w:rsidRPr="00C16A75">
            <w:rPr>
              <w:rFonts w:ascii="Times New Roman" w:hAnsi="Times New Roman" w:cs="Times New Roman"/>
              <w:i/>
              <w:lang w:val="en-US"/>
            </w:rPr>
            <w:t xml:space="preserve"> at the same time as</w:t>
          </w:r>
          <w:r w:rsidRPr="00C16A75">
            <w:rPr>
              <w:rFonts w:ascii="Times New Roman" w:hAnsi="Times New Roman" w:cs="Times New Roman"/>
              <w:i/>
              <w:lang w:val="en-US"/>
            </w:rPr>
            <w:t xml:space="preserve"> the minimization</w:t>
          </w:r>
          <w:r w:rsidR="007A373F" w:rsidRPr="00C16A75">
            <w:rPr>
              <w:rFonts w:ascii="Times New Roman" w:hAnsi="Times New Roman" w:cs="Times New Roman"/>
              <w:i/>
              <w:lang w:val="en-US"/>
            </w:rPr>
            <w:t xml:space="preserve"> of instance number</w:t>
          </w:r>
          <w:r w:rsidR="00EB07E4" w:rsidRPr="00C16A75">
            <w:rPr>
              <w:rFonts w:ascii="Times New Roman" w:hAnsi="Times New Roman" w:cs="Times New Roman"/>
              <w:i/>
              <w:lang w:val="en-US"/>
            </w:rPr>
            <w:t>s</w:t>
          </w:r>
          <w:r w:rsidRPr="00C16A75">
            <w:rPr>
              <w:rFonts w:ascii="Times New Roman" w:hAnsi="Times New Roman" w:cs="Times New Roman"/>
              <w:i/>
              <w:lang w:val="en-US"/>
            </w:rPr>
            <w:t xml:space="preserve"> to describe the same system</w:t>
          </w:r>
          <w:r w:rsidR="007D7D67" w:rsidRPr="00C16A75">
            <w:rPr>
              <w:rFonts w:ascii="Times New Roman" w:hAnsi="Times New Roman" w:cs="Times New Roman"/>
              <w:i/>
              <w:lang w:val="en-US"/>
            </w:rPr>
            <w:t xml:space="preserve"> </w:t>
          </w:r>
          <w:r w:rsidR="00EB07E4" w:rsidRPr="00C16A75">
            <w:rPr>
              <w:rFonts w:ascii="Times New Roman" w:hAnsi="Times New Roman" w:cs="Times New Roman"/>
              <w:i/>
              <w:lang w:val="en-US"/>
            </w:rPr>
            <w:t xml:space="preserve">according to </w:t>
          </w:r>
          <w:r w:rsidR="007D7D67" w:rsidRPr="00C16A75">
            <w:rPr>
              <w:rFonts w:ascii="Times New Roman" w:hAnsi="Times New Roman" w:cs="Times New Roman"/>
              <w:i/>
              <w:lang w:val="en-US"/>
            </w:rPr>
            <w:t>the same rules</w:t>
          </w:r>
          <w:r w:rsidRPr="00C16A75">
            <w:rPr>
              <w:rFonts w:ascii="Times New Roman" w:hAnsi="Times New Roman" w:cs="Times New Roman"/>
              <w:lang w:val="en-US"/>
            </w:rPr>
            <w:t xml:space="preserve">. </w:t>
          </w:r>
          <w:r w:rsidR="000F3CB3" w:rsidRPr="00C16A75">
            <w:rPr>
              <w:rFonts w:ascii="Times New Roman" w:hAnsi="Times New Roman" w:cs="Times New Roman"/>
              <w:lang w:val="en-US"/>
            </w:rPr>
            <w:t>This process is already used in mathematic</w:t>
          </w:r>
          <w:r w:rsidR="007B4CAF" w:rsidRPr="00C16A75">
            <w:rPr>
              <w:rFonts w:ascii="Times New Roman" w:hAnsi="Times New Roman" w:cs="Times New Roman"/>
              <w:lang w:val="en-US"/>
            </w:rPr>
            <w:t>s</w:t>
          </w:r>
          <w:r w:rsidR="000F3CB3" w:rsidRPr="00C16A75">
            <w:rPr>
              <w:rFonts w:ascii="Times New Roman" w:hAnsi="Times New Roman" w:cs="Times New Roman"/>
              <w:lang w:val="en-US"/>
            </w:rPr>
            <w:t xml:space="preserve"> </w:t>
          </w:r>
          <w:r w:rsidR="00EB07E4" w:rsidRPr="00C16A75">
            <w:rPr>
              <w:rFonts w:ascii="Times New Roman" w:hAnsi="Times New Roman" w:cs="Times New Roman"/>
              <w:lang w:val="en-US"/>
            </w:rPr>
            <w:t xml:space="preserve">and </w:t>
          </w:r>
          <w:r w:rsidR="000F3CB3" w:rsidRPr="00C16A75">
            <w:rPr>
              <w:rFonts w:ascii="Times New Roman" w:hAnsi="Times New Roman" w:cs="Times New Roman"/>
              <w:lang w:val="en-US"/>
            </w:rPr>
            <w:t>physical science</w:t>
          </w:r>
          <w:r w:rsidR="00EB07E4" w:rsidRPr="00C16A75">
            <w:rPr>
              <w:rFonts w:ascii="Times New Roman" w:hAnsi="Times New Roman" w:cs="Times New Roman"/>
              <w:lang w:val="en-US"/>
            </w:rPr>
            <w:t>s</w:t>
          </w:r>
          <w:r w:rsidR="000F3CB3" w:rsidRPr="00C16A75">
            <w:rPr>
              <w:rFonts w:ascii="Times New Roman" w:hAnsi="Times New Roman" w:cs="Times New Roman"/>
              <w:lang w:val="en-US"/>
            </w:rPr>
            <w:t>, where the science can be exactly buil</w:t>
          </w:r>
          <w:r w:rsidR="00EB07E4" w:rsidRPr="00C16A75">
            <w:rPr>
              <w:rFonts w:ascii="Times New Roman" w:hAnsi="Times New Roman" w:cs="Times New Roman"/>
              <w:lang w:val="en-US"/>
            </w:rPr>
            <w:t>t</w:t>
          </w:r>
          <w:r w:rsidR="000F3CB3" w:rsidRPr="00C16A75">
            <w:rPr>
              <w:rFonts w:ascii="Times New Roman" w:hAnsi="Times New Roman" w:cs="Times New Roman"/>
              <w:lang w:val="en-US"/>
            </w:rPr>
            <w:t xml:space="preserve"> from</w:t>
          </w:r>
          <w:r w:rsidR="00EB07E4" w:rsidRPr="00C16A75">
            <w:rPr>
              <w:rFonts w:ascii="Times New Roman" w:hAnsi="Times New Roman" w:cs="Times New Roman"/>
              <w:lang w:val="en-US"/>
            </w:rPr>
            <w:t xml:space="preserve"> a</w:t>
          </w:r>
          <w:r w:rsidR="000F3CB3" w:rsidRPr="00C16A75">
            <w:rPr>
              <w:rFonts w:ascii="Times New Roman" w:hAnsi="Times New Roman" w:cs="Times New Roman"/>
              <w:lang w:val="en-US"/>
            </w:rPr>
            <w:t xml:space="preserve"> small number of base rules by </w:t>
          </w:r>
          <w:r w:rsidR="00EB07E4" w:rsidRPr="00C16A75">
            <w:rPr>
              <w:rFonts w:ascii="Times New Roman" w:hAnsi="Times New Roman" w:cs="Times New Roman"/>
              <w:lang w:val="en-US"/>
            </w:rPr>
            <w:t xml:space="preserve">a </w:t>
          </w:r>
          <w:r w:rsidR="000F3CB3" w:rsidRPr="00C16A75">
            <w:rPr>
              <w:rFonts w:ascii="Times New Roman" w:hAnsi="Times New Roman" w:cs="Times New Roman"/>
              <w:lang w:val="en-US"/>
            </w:rPr>
            <w:t xml:space="preserve">finite </w:t>
          </w:r>
          <w:r w:rsidR="007A373F" w:rsidRPr="00C16A75">
            <w:rPr>
              <w:rFonts w:ascii="Times New Roman" w:hAnsi="Times New Roman" w:cs="Times New Roman"/>
              <w:lang w:val="en-US"/>
            </w:rPr>
            <w:t xml:space="preserve">minimized </w:t>
          </w:r>
          <w:r w:rsidR="000F3CB3" w:rsidRPr="00C16A75">
            <w:rPr>
              <w:rFonts w:ascii="Times New Roman" w:hAnsi="Times New Roman" w:cs="Times New Roman"/>
              <w:lang w:val="en-US"/>
            </w:rPr>
            <w:t>number of definitions</w:t>
          </w:r>
          <w:r w:rsidR="007A373F" w:rsidRPr="00C16A75">
            <w:rPr>
              <w:rFonts w:ascii="Times New Roman" w:hAnsi="Times New Roman" w:cs="Times New Roman"/>
              <w:lang w:val="en-US"/>
            </w:rPr>
            <w:t>.</w:t>
          </w:r>
        </w:p>
        <w:p w14:paraId="7CD5D217" w14:textId="31E59737" w:rsidR="009638EF" w:rsidRPr="00C16A75" w:rsidRDefault="00EB07E4"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7D7D67" w:rsidRPr="00C16A75">
            <w:rPr>
              <w:rFonts w:ascii="Times New Roman" w:hAnsi="Times New Roman" w:cs="Times New Roman"/>
              <w:lang w:val="en-US"/>
            </w:rPr>
            <w:t xml:space="preserve">idea </w:t>
          </w:r>
          <w:r w:rsidRPr="00C16A75">
            <w:rPr>
              <w:rFonts w:ascii="Times New Roman" w:hAnsi="Times New Roman" w:cs="Times New Roman"/>
              <w:lang w:val="en-US"/>
            </w:rPr>
            <w:t>can also</w:t>
          </w:r>
          <w:r w:rsidR="007D7D67" w:rsidRPr="00C16A75">
            <w:rPr>
              <w:rFonts w:ascii="Times New Roman" w:hAnsi="Times New Roman" w:cs="Times New Roman"/>
              <w:lang w:val="en-US"/>
            </w:rPr>
            <w:t xml:space="preserve"> </w:t>
          </w:r>
          <w:r w:rsidRPr="00C16A75">
            <w:rPr>
              <w:rFonts w:ascii="Times New Roman" w:hAnsi="Times New Roman" w:cs="Times New Roman"/>
              <w:lang w:val="en-US"/>
            </w:rPr>
            <w:t>be found</w:t>
          </w:r>
          <w:r w:rsidR="007D7D67" w:rsidRPr="00C16A75">
            <w:rPr>
              <w:rFonts w:ascii="Times New Roman" w:hAnsi="Times New Roman" w:cs="Times New Roman"/>
              <w:lang w:val="en-US"/>
            </w:rPr>
            <w:t xml:space="preserve"> in medicine books, where many principles or object</w:t>
          </w:r>
          <w:r w:rsidRPr="00C16A75">
            <w:rPr>
              <w:rFonts w:ascii="Times New Roman" w:hAnsi="Times New Roman" w:cs="Times New Roman"/>
              <w:lang w:val="en-US"/>
            </w:rPr>
            <w:t>s</w:t>
          </w:r>
          <w:r w:rsidR="007D7D67" w:rsidRPr="00C16A75">
            <w:rPr>
              <w:rFonts w:ascii="Times New Roman" w:hAnsi="Times New Roman" w:cs="Times New Roman"/>
              <w:lang w:val="en-US"/>
            </w:rPr>
            <w:t xml:space="preserve"> are generalized and finally applied to many parts of the body</w:t>
          </w:r>
          <w:r w:rsidR="003656FD" w:rsidRPr="00C16A75">
            <w:rPr>
              <w:rFonts w:ascii="Times New Roman" w:hAnsi="Times New Roman" w:cs="Times New Roman"/>
              <w:lang w:val="en-US"/>
            </w:rPr>
            <w:t>’s</w:t>
          </w:r>
          <w:r w:rsidR="007D7D67" w:rsidRPr="00C16A75">
            <w:rPr>
              <w:rFonts w:ascii="Times New Roman" w:hAnsi="Times New Roman" w:cs="Times New Roman"/>
              <w:lang w:val="en-US"/>
            </w:rPr>
            <w:t xml:space="preserve"> systems. For example</w:t>
          </w:r>
          <w:r w:rsidR="00862E51" w:rsidRPr="00C16A75">
            <w:rPr>
              <w:rFonts w:ascii="Times New Roman" w:hAnsi="Times New Roman" w:cs="Times New Roman"/>
              <w:lang w:val="en-US"/>
            </w:rPr>
            <w:t>, one family</w:t>
          </w:r>
          <w:r w:rsidR="005B563C" w:rsidRPr="00C16A75">
            <w:rPr>
              <w:rFonts w:ascii="Times New Roman" w:hAnsi="Times New Roman" w:cs="Times New Roman"/>
              <w:lang w:val="en-US"/>
            </w:rPr>
            <w:t xml:space="preserve"> of</w:t>
          </w:r>
          <w:r w:rsidR="007D7D67" w:rsidRPr="00C16A75">
            <w:rPr>
              <w:rFonts w:ascii="Times New Roman" w:hAnsi="Times New Roman" w:cs="Times New Roman"/>
              <w:lang w:val="en-US"/>
            </w:rPr>
            <w:t xml:space="preserve"> </w:t>
          </w:r>
          <w:r w:rsidR="00862E51" w:rsidRPr="00C16A75">
            <w:rPr>
              <w:rFonts w:ascii="Times New Roman" w:hAnsi="Times New Roman" w:cs="Times New Roman"/>
              <w:lang w:val="en-US"/>
            </w:rPr>
            <w:t xml:space="preserve">membrane </w:t>
          </w:r>
          <w:r w:rsidR="007D7D67" w:rsidRPr="00C16A75">
            <w:rPr>
              <w:rFonts w:ascii="Times New Roman" w:hAnsi="Times New Roman" w:cs="Times New Roman"/>
              <w:lang w:val="en-US"/>
            </w:rPr>
            <w:t>receptor</w:t>
          </w:r>
          <w:r w:rsidR="005B563C" w:rsidRPr="00C16A75">
            <w:rPr>
              <w:rFonts w:ascii="Times New Roman" w:hAnsi="Times New Roman" w:cs="Times New Roman"/>
              <w:lang w:val="en-US"/>
            </w:rPr>
            <w:t>s</w:t>
          </w:r>
          <w:r w:rsidR="007D7D67" w:rsidRPr="00C16A75">
            <w:rPr>
              <w:rFonts w:ascii="Times New Roman" w:hAnsi="Times New Roman" w:cs="Times New Roman"/>
              <w:lang w:val="en-US"/>
            </w:rPr>
            <w:t xml:space="preserve"> can be used in many pathways</w:t>
          </w:r>
          <w:r w:rsidR="005B563C" w:rsidRPr="00C16A75">
            <w:rPr>
              <w:rFonts w:ascii="Times New Roman" w:hAnsi="Times New Roman" w:cs="Times New Roman"/>
              <w:lang w:val="en-US"/>
            </w:rPr>
            <w:t xml:space="preserve"> and</w:t>
          </w:r>
          <w:r w:rsidR="007D7D67" w:rsidRPr="00C16A75">
            <w:rPr>
              <w:rFonts w:ascii="Times New Roman" w:hAnsi="Times New Roman" w:cs="Times New Roman"/>
              <w:lang w:val="en-US"/>
            </w:rPr>
            <w:t xml:space="preserve"> can </w:t>
          </w:r>
          <w:r w:rsidR="00862E51" w:rsidRPr="00C16A75">
            <w:rPr>
              <w:rFonts w:ascii="Times New Roman" w:hAnsi="Times New Roman" w:cs="Times New Roman"/>
              <w:lang w:val="en-US"/>
            </w:rPr>
            <w:t xml:space="preserve">interact </w:t>
          </w:r>
          <w:r w:rsidR="00613ECD" w:rsidRPr="00C16A75">
            <w:rPr>
              <w:rFonts w:ascii="Times New Roman" w:hAnsi="Times New Roman" w:cs="Times New Roman"/>
              <w:lang w:val="en-US"/>
            </w:rPr>
            <w:t>with</w:t>
          </w:r>
          <w:r w:rsidR="007D7D67" w:rsidRPr="00C16A75">
            <w:rPr>
              <w:rFonts w:ascii="Times New Roman" w:hAnsi="Times New Roman" w:cs="Times New Roman"/>
              <w:lang w:val="en-US"/>
            </w:rPr>
            <w:t xml:space="preserve"> many</w:t>
          </w:r>
          <w:r w:rsidR="003656FD" w:rsidRPr="00C16A75">
            <w:rPr>
              <w:rFonts w:ascii="Times New Roman" w:hAnsi="Times New Roman" w:cs="Times New Roman"/>
              <w:lang w:val="en-US"/>
            </w:rPr>
            <w:t xml:space="preserve"> different</w:t>
          </w:r>
          <w:r w:rsidR="007D7D67" w:rsidRPr="00C16A75">
            <w:rPr>
              <w:rFonts w:ascii="Times New Roman" w:hAnsi="Times New Roman" w:cs="Times New Roman"/>
              <w:lang w:val="en-US"/>
            </w:rPr>
            <w:t xml:space="preserve"> effectors.</w:t>
          </w:r>
        </w:p>
        <w:p w14:paraId="31E9B105" w14:textId="5E5E4DBA" w:rsidR="00B723E4" w:rsidRPr="00C16A75" w:rsidRDefault="003656FD" w:rsidP="00911E3F">
          <w:pPr>
            <w:jc w:val="both"/>
            <w:rPr>
              <w:rFonts w:ascii="Times New Roman" w:eastAsia="Times New Roman" w:hAnsi="Times New Roman" w:cs="Times New Roman"/>
              <w:lang w:val="en-US"/>
            </w:rPr>
          </w:pPr>
          <w:r w:rsidRPr="00C16A75">
            <w:rPr>
              <w:rFonts w:ascii="Times New Roman" w:hAnsi="Times New Roman" w:cs="Times New Roman"/>
              <w:lang w:val="en-US"/>
            </w:rPr>
            <w:t>C</w:t>
          </w:r>
          <w:r w:rsidR="00862E51" w:rsidRPr="00C16A75">
            <w:rPr>
              <w:rFonts w:ascii="Times New Roman" w:hAnsi="Times New Roman" w:cs="Times New Roman"/>
              <w:lang w:val="en-US"/>
            </w:rPr>
            <w:t>omputer l</w:t>
          </w:r>
          <w:r w:rsidR="0006158B" w:rsidRPr="00C16A75">
            <w:rPr>
              <w:rFonts w:ascii="Times New Roman" w:hAnsi="Times New Roman" w:cs="Times New Roman"/>
              <w:lang w:val="en-US"/>
            </w:rPr>
            <w:t>anguage principle</w:t>
          </w:r>
          <w:r w:rsidRPr="00C16A75">
            <w:rPr>
              <w:rFonts w:ascii="Times New Roman" w:hAnsi="Times New Roman" w:cs="Times New Roman"/>
              <w:lang w:val="en-US"/>
            </w:rPr>
            <w:t>s</w:t>
          </w:r>
          <w:r w:rsidR="0006158B" w:rsidRPr="00C16A75">
            <w:rPr>
              <w:rFonts w:ascii="Times New Roman" w:hAnsi="Times New Roman" w:cs="Times New Roman"/>
              <w:lang w:val="en-US"/>
            </w:rPr>
            <w:t xml:space="preserve"> </w:t>
          </w:r>
          <w:r w:rsidRPr="00C16A75">
            <w:rPr>
              <w:rFonts w:ascii="Times New Roman" w:hAnsi="Times New Roman" w:cs="Times New Roman"/>
              <w:lang w:val="en-US"/>
            </w:rPr>
            <w:t>are fairly straightforward</w:t>
          </w:r>
          <w:r w:rsidR="0006158B" w:rsidRPr="00C16A75">
            <w:rPr>
              <w:rFonts w:ascii="Times New Roman" w:hAnsi="Times New Roman" w:cs="Times New Roman"/>
              <w:lang w:val="en-US"/>
            </w:rPr>
            <w:t>. As</w:t>
          </w:r>
          <w:r w:rsidR="00862E51" w:rsidRPr="00C16A75">
            <w:rPr>
              <w:rFonts w:ascii="Times New Roman" w:hAnsi="Times New Roman" w:cs="Times New Roman"/>
              <w:lang w:val="en-US"/>
            </w:rPr>
            <w:t xml:space="preserve"> </w:t>
          </w:r>
          <w:r w:rsidRPr="00C16A75">
            <w:rPr>
              <w:rFonts w:ascii="Times New Roman" w:hAnsi="Times New Roman" w:cs="Times New Roman"/>
              <w:lang w:val="en-US"/>
            </w:rPr>
            <w:t>a simple</w:t>
          </w:r>
          <w:r w:rsidR="00862E51" w:rsidRPr="00C16A75">
            <w:rPr>
              <w:rFonts w:ascii="Times New Roman" w:hAnsi="Times New Roman" w:cs="Times New Roman"/>
              <w:lang w:val="en-US"/>
            </w:rPr>
            <w:t xml:space="preserve"> example</w:t>
          </w:r>
          <w:r w:rsidRPr="00C16A75">
            <w:rPr>
              <w:rFonts w:ascii="Times New Roman" w:hAnsi="Times New Roman" w:cs="Times New Roman"/>
              <w:lang w:val="en-US"/>
            </w:rPr>
            <w:t>,</w:t>
          </w:r>
          <w:r w:rsidR="00862E51" w:rsidRPr="00C16A75">
            <w:rPr>
              <w:rFonts w:ascii="Times New Roman" w:hAnsi="Times New Roman" w:cs="Times New Roman"/>
              <w:lang w:val="en-US"/>
            </w:rPr>
            <w:t xml:space="preserve"> we define</w:t>
          </w:r>
          <w:r w:rsidRPr="00C16A75">
            <w:rPr>
              <w:rFonts w:ascii="Times New Roman" w:hAnsi="Times New Roman" w:cs="Times New Roman"/>
              <w:lang w:val="en-US"/>
            </w:rPr>
            <w:t>d</w:t>
          </w:r>
          <w:r w:rsidR="00862E51" w:rsidRPr="00C16A75">
            <w:rPr>
              <w:rFonts w:ascii="Times New Roman" w:hAnsi="Times New Roman" w:cs="Times New Roman"/>
              <w:lang w:val="en-US"/>
            </w:rPr>
            <w:t xml:space="preserve"> two objects: class </w:t>
          </w:r>
          <w:r w:rsidRPr="00C16A75">
            <w:rPr>
              <w:rFonts w:ascii="Times New Roman" w:hAnsi="Times New Roman" w:cs="Times New Roman"/>
              <w:lang w:val="en-US"/>
            </w:rPr>
            <w:t xml:space="preserve">A </w:t>
          </w:r>
          <w:r w:rsidR="00862E51" w:rsidRPr="00C16A75">
            <w:rPr>
              <w:rFonts w:ascii="Times New Roman" w:hAnsi="Times New Roman" w:cs="Times New Roman"/>
              <w:lang w:val="en-US"/>
            </w:rPr>
            <w:t xml:space="preserve">and class </w:t>
          </w:r>
          <w:r w:rsidRPr="00C16A75">
            <w:rPr>
              <w:rFonts w:ascii="Times New Roman" w:hAnsi="Times New Roman" w:cs="Times New Roman"/>
              <w:lang w:val="en-US"/>
            </w:rPr>
            <w:t>B</w:t>
          </w:r>
          <w:r w:rsidR="0006158B" w:rsidRPr="00C16A75">
            <w:rPr>
              <w:rFonts w:ascii="Times New Roman" w:hAnsi="Times New Roman" w:cs="Times New Roman"/>
              <w:lang w:val="en-US"/>
            </w:rPr>
            <w:t xml:space="preserve">. Class B has only one parameter p, which can in each instance of B </w:t>
          </w:r>
          <w:r w:rsidRPr="00C16A75">
            <w:rPr>
              <w:rFonts w:ascii="Times New Roman" w:hAnsi="Times New Roman" w:cs="Times New Roman"/>
              <w:lang w:val="en-US"/>
            </w:rPr>
            <w:t xml:space="preserve">have a </w:t>
          </w:r>
          <w:r w:rsidR="0006158B" w:rsidRPr="00C16A75">
            <w:rPr>
              <w:rFonts w:ascii="Times New Roman" w:hAnsi="Times New Roman" w:cs="Times New Roman"/>
              <w:lang w:val="en-US"/>
            </w:rPr>
            <w:t>different value. Class A</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as an example of class composition</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contains two instances of class B, first with</w:t>
          </w:r>
          <w:r w:rsidRPr="00C16A75">
            <w:rPr>
              <w:rFonts w:ascii="Times New Roman" w:hAnsi="Times New Roman" w:cs="Times New Roman"/>
              <w:lang w:val="en-US"/>
            </w:rPr>
            <w:t xml:space="preserve"> the</w:t>
          </w:r>
          <w:r w:rsidR="0006158B" w:rsidRPr="00C16A75">
            <w:rPr>
              <w:rFonts w:ascii="Times New Roman" w:hAnsi="Times New Roman" w:cs="Times New Roman"/>
              <w:lang w:val="en-US"/>
            </w:rPr>
            <w:t xml:space="preserve"> parameter set at 1 and second with </w:t>
          </w:r>
          <w:r w:rsidRPr="00C16A75">
            <w:rPr>
              <w:rFonts w:ascii="Times New Roman" w:hAnsi="Times New Roman" w:cs="Times New Roman"/>
              <w:lang w:val="en-US"/>
            </w:rPr>
            <w:t xml:space="preserve">the </w:t>
          </w:r>
          <w:r w:rsidR="0006158B" w:rsidRPr="00C16A75">
            <w:rPr>
              <w:rFonts w:ascii="Times New Roman" w:hAnsi="Times New Roman" w:cs="Times New Roman"/>
              <w:lang w:val="en-US"/>
            </w:rPr>
            <w:t xml:space="preserve">parameter set at </w:t>
          </w:r>
          <w:r w:rsidRPr="00C16A75">
            <w:rPr>
              <w:rFonts w:ascii="Times New Roman" w:hAnsi="Times New Roman" w:cs="Times New Roman"/>
              <w:lang w:val="en-US"/>
            </w:rPr>
            <w:t xml:space="preserve">a </w:t>
          </w:r>
          <w:r w:rsidR="0006158B" w:rsidRPr="00C16A75">
            <w:rPr>
              <w:rFonts w:ascii="Times New Roman" w:hAnsi="Times New Roman" w:cs="Times New Roman"/>
              <w:lang w:val="en-US"/>
            </w:rPr>
            <w:t>value</w:t>
          </w:r>
          <w:r w:rsidRPr="00C16A75">
            <w:rPr>
              <w:rFonts w:ascii="Times New Roman" w:hAnsi="Times New Roman" w:cs="Times New Roman"/>
              <w:lang w:val="en-US"/>
            </w:rPr>
            <w:t xml:space="preserve"> of</w:t>
          </w:r>
          <w:r w:rsidR="0006158B" w:rsidRPr="00C16A75">
            <w:rPr>
              <w:rFonts w:ascii="Times New Roman" w:hAnsi="Times New Roman" w:cs="Times New Roman"/>
              <w:lang w:val="en-US"/>
            </w:rPr>
            <w:t xml:space="preserve"> 2.</w:t>
          </w:r>
          <w:r w:rsidR="00B02618" w:rsidRPr="00C16A75">
            <w:rPr>
              <w:rFonts w:ascii="Times New Roman" w:hAnsi="Times New Roman" w:cs="Times New Roman"/>
              <w:lang w:val="en-US"/>
            </w:rPr>
            <w:t xml:space="preserve"> </w:t>
          </w:r>
        </w:p>
        <w:p w14:paraId="6D38DF9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roofErr w:type="gramStart"/>
          <w:r w:rsidRPr="00C16A75">
            <w:rPr>
              <w:rFonts w:ascii="Times New Roman" w:eastAsia="Times New Roman" w:hAnsi="Times New Roman" w:cs="Times New Roman"/>
              <w:color w:val="0000FF"/>
              <w:lang w:val="en-US"/>
            </w:rPr>
            <w:t>class</w:t>
          </w:r>
          <w:proofErr w:type="gramEnd"/>
          <w:r w:rsidRPr="00C16A75">
            <w:rPr>
              <w:rFonts w:ascii="Times New Roman" w:eastAsia="Times New Roman" w:hAnsi="Times New Roman" w:cs="Times New Roman"/>
              <w:lang w:val="en-US"/>
            </w:rPr>
            <w:t> B </w:t>
          </w:r>
          <w:r w:rsidRPr="00C16A75">
            <w:rPr>
              <w:rFonts w:ascii="Times New Roman" w:eastAsia="Times New Roman" w:hAnsi="Times New Roman" w:cs="Times New Roman"/>
              <w:color w:val="006400"/>
              <w:lang w:val="en-US"/>
            </w:rPr>
            <w:t>"Definition of class B"</w:t>
          </w:r>
        </w:p>
        <w:p w14:paraId="39E758D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proofErr w:type="gramStart"/>
          <w:r w:rsidRPr="00C16A75">
            <w:rPr>
              <w:rFonts w:ascii="Times New Roman" w:eastAsia="Times New Roman" w:hAnsi="Times New Roman" w:cs="Times New Roman"/>
              <w:color w:val="0000FF"/>
              <w:lang w:val="en-US"/>
            </w:rPr>
            <w:t>parameter</w:t>
          </w:r>
          <w:proofErr w:type="gramEnd"/>
          <w:r w:rsidRPr="00C16A75">
            <w:rPr>
              <w:rFonts w:ascii="Times New Roman" w:eastAsia="Times New Roman" w:hAnsi="Times New Roman" w:cs="Times New Roman"/>
              <w:color w:val="0000FF"/>
              <w:lang w:val="en-US"/>
            </w:rPr>
            <w:t> </w:t>
          </w:r>
          <w:r w:rsidRPr="00C16A75">
            <w:rPr>
              <w:rFonts w:ascii="Times New Roman" w:eastAsia="Times New Roman" w:hAnsi="Times New Roman" w:cs="Times New Roman"/>
              <w:color w:val="FF0000"/>
              <w:lang w:val="en-US"/>
            </w:rPr>
            <w:t>Real</w:t>
          </w:r>
          <w:r w:rsidRPr="00C16A75">
            <w:rPr>
              <w:rFonts w:ascii="Times New Roman" w:eastAsia="Times New Roman" w:hAnsi="Times New Roman" w:cs="Times New Roman"/>
              <w:lang w:val="en-US"/>
            </w:rPr>
            <w:t> p </w:t>
          </w:r>
          <w:r w:rsidRPr="00C16A75">
            <w:rPr>
              <w:rFonts w:ascii="Times New Roman" w:eastAsia="Times New Roman" w:hAnsi="Times New Roman" w:cs="Times New Roman"/>
              <w:color w:val="006400"/>
              <w:lang w:val="en-US"/>
            </w:rPr>
            <w:t>"Real number parameter"</w:t>
          </w:r>
          <w:r w:rsidRPr="00C16A75">
            <w:rPr>
              <w:rFonts w:ascii="Times New Roman" w:eastAsia="Times New Roman" w:hAnsi="Times New Roman" w:cs="Times New Roman"/>
              <w:lang w:val="en-US"/>
            </w:rPr>
            <w:t>;</w:t>
          </w:r>
        </w:p>
        <w:p w14:paraId="7B48CD0E"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roofErr w:type="gramStart"/>
          <w:r w:rsidRPr="00C16A75">
            <w:rPr>
              <w:rFonts w:ascii="Times New Roman" w:eastAsia="Times New Roman" w:hAnsi="Times New Roman" w:cs="Times New Roman"/>
              <w:color w:val="0000FF"/>
              <w:lang w:val="en-US"/>
            </w:rPr>
            <w:t>end</w:t>
          </w:r>
          <w:proofErr w:type="gramEnd"/>
          <w:r w:rsidRPr="00C16A75">
            <w:rPr>
              <w:rFonts w:ascii="Times New Roman" w:eastAsia="Times New Roman" w:hAnsi="Times New Roman" w:cs="Times New Roman"/>
              <w:color w:val="0000FF"/>
              <w:lang w:val="en-US"/>
            </w:rPr>
            <w:t> </w:t>
          </w:r>
          <w:r w:rsidRPr="00C16A75">
            <w:rPr>
              <w:rFonts w:ascii="Times New Roman" w:eastAsia="Times New Roman" w:hAnsi="Times New Roman" w:cs="Times New Roman"/>
              <w:lang w:val="en-US"/>
            </w:rPr>
            <w:t>B;</w:t>
          </w:r>
        </w:p>
        <w:p w14:paraId="32EF89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
        <w:p w14:paraId="2A872152"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roofErr w:type="gramStart"/>
          <w:r w:rsidRPr="00C16A75">
            <w:rPr>
              <w:rFonts w:ascii="Times New Roman" w:eastAsia="Times New Roman" w:hAnsi="Times New Roman" w:cs="Times New Roman"/>
              <w:color w:val="0000FF"/>
              <w:lang w:val="en-US"/>
            </w:rPr>
            <w:t>class</w:t>
          </w:r>
          <w:proofErr w:type="gramEnd"/>
          <w:r w:rsidRPr="00C16A75">
            <w:rPr>
              <w:rFonts w:ascii="Times New Roman" w:eastAsia="Times New Roman" w:hAnsi="Times New Roman" w:cs="Times New Roman"/>
              <w:lang w:val="en-US"/>
            </w:rPr>
            <w:t> A </w:t>
          </w:r>
          <w:r w:rsidRPr="00C16A75">
            <w:rPr>
              <w:rFonts w:ascii="Times New Roman" w:eastAsia="Times New Roman" w:hAnsi="Times New Roman" w:cs="Times New Roman"/>
              <w:color w:val="006400"/>
              <w:lang w:val="en-US"/>
            </w:rPr>
            <w:t>"Definition of class A"</w:t>
          </w:r>
        </w:p>
        <w:p w14:paraId="1D160D1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w:t>
          </w:r>
          <w:proofErr w:type="gramStart"/>
          <w:r w:rsidRPr="00C16A75">
            <w:rPr>
              <w:rFonts w:ascii="Times New Roman" w:eastAsia="Times New Roman" w:hAnsi="Times New Roman" w:cs="Times New Roman"/>
              <w:lang w:val="en-US"/>
            </w:rPr>
            <w:t>b1(</w:t>
          </w:r>
          <w:proofErr w:type="gramEnd"/>
          <w:r w:rsidRPr="00C16A75">
            <w:rPr>
              <w:rFonts w:ascii="Times New Roman" w:eastAsia="Times New Roman" w:hAnsi="Times New Roman" w:cs="Times New Roman"/>
              <w:lang w:val="en-US"/>
            </w:rPr>
            <w:t>p=1) </w:t>
          </w:r>
          <w:r w:rsidRPr="00C16A75">
            <w:rPr>
              <w:rFonts w:ascii="Times New Roman" w:eastAsia="Times New Roman" w:hAnsi="Times New Roman" w:cs="Times New Roman"/>
              <w:color w:val="006400"/>
              <w:lang w:val="en-US"/>
            </w:rPr>
            <w:t>"First instance of class B"</w:t>
          </w:r>
          <w:r w:rsidRPr="00C16A75">
            <w:rPr>
              <w:rFonts w:ascii="Times New Roman" w:eastAsia="Times New Roman" w:hAnsi="Times New Roman" w:cs="Times New Roman"/>
              <w:lang w:val="en-US"/>
            </w:rPr>
            <w:t>;</w:t>
          </w:r>
        </w:p>
        <w:p w14:paraId="720053E9"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w:t>
          </w:r>
          <w:proofErr w:type="gramStart"/>
          <w:r w:rsidRPr="00C16A75">
            <w:rPr>
              <w:rFonts w:ascii="Times New Roman" w:eastAsia="Times New Roman" w:hAnsi="Times New Roman" w:cs="Times New Roman"/>
              <w:lang w:val="en-US"/>
            </w:rPr>
            <w:t>b2(</w:t>
          </w:r>
          <w:proofErr w:type="gramEnd"/>
          <w:r w:rsidRPr="00C16A75">
            <w:rPr>
              <w:rFonts w:ascii="Times New Roman" w:eastAsia="Times New Roman" w:hAnsi="Times New Roman" w:cs="Times New Roman"/>
              <w:lang w:val="en-US"/>
            </w:rPr>
            <w:t>p=2) </w:t>
          </w:r>
          <w:r w:rsidRPr="00C16A75">
            <w:rPr>
              <w:rFonts w:ascii="Times New Roman" w:eastAsia="Times New Roman" w:hAnsi="Times New Roman" w:cs="Times New Roman"/>
              <w:color w:val="006400"/>
              <w:lang w:val="en-US"/>
            </w:rPr>
            <w:t>"Second instance of class B"</w:t>
          </w:r>
          <w:r w:rsidRPr="00C16A75">
            <w:rPr>
              <w:rFonts w:ascii="Times New Roman" w:eastAsia="Times New Roman" w:hAnsi="Times New Roman" w:cs="Times New Roman"/>
              <w:lang w:val="en-US"/>
            </w:rPr>
            <w:t>;</w:t>
          </w:r>
        </w:p>
        <w:p w14:paraId="11A012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w:t>
          </w:r>
          <w:proofErr w:type="gramStart"/>
          <w:r w:rsidRPr="00C16A75">
            <w:rPr>
              <w:rFonts w:ascii="Times New Roman" w:eastAsia="Times New Roman" w:hAnsi="Times New Roman" w:cs="Times New Roman"/>
              <w:lang w:val="en-US"/>
            </w:rPr>
            <w:t>bArray[</w:t>
          </w:r>
          <w:proofErr w:type="gramEnd"/>
          <w:r w:rsidRPr="00C16A75">
            <w:rPr>
              <w:rFonts w:ascii="Times New Roman" w:eastAsia="Times New Roman" w:hAnsi="Times New Roman" w:cs="Times New Roman"/>
              <w:lang w:val="en-US"/>
            </w:rPr>
            <w:t>100](</w:t>
          </w:r>
          <w:r w:rsidRPr="00C16A75">
            <w:rPr>
              <w:rFonts w:ascii="Times New Roman" w:eastAsia="Times New Roman" w:hAnsi="Times New Roman" w:cs="Times New Roman"/>
              <w:color w:val="0000FF"/>
              <w:lang w:val="en-US"/>
            </w:rPr>
            <w:t>each </w:t>
          </w:r>
          <w:r w:rsidRPr="00C16A75">
            <w:rPr>
              <w:rFonts w:ascii="Times New Roman" w:eastAsia="Times New Roman" w:hAnsi="Times New Roman" w:cs="Times New Roman"/>
              <w:lang w:val="en-US"/>
            </w:rPr>
            <w:t>p=3) </w:t>
          </w:r>
          <w:r w:rsidRPr="00C16A75">
            <w:rPr>
              <w:rFonts w:ascii="Times New Roman" w:eastAsia="Times New Roman" w:hAnsi="Times New Roman" w:cs="Times New Roman"/>
              <w:color w:val="006400"/>
              <w:lang w:val="en-US"/>
            </w:rPr>
            <w:t>"Array of one hundered instances of class B"</w:t>
          </w:r>
          <w:r w:rsidRPr="00C16A75">
            <w:rPr>
              <w:rFonts w:ascii="Times New Roman" w:eastAsia="Times New Roman" w:hAnsi="Times New Roman" w:cs="Times New Roman"/>
              <w:lang w:val="en-US"/>
            </w:rPr>
            <w:t>;</w:t>
          </w:r>
        </w:p>
        <w:p w14:paraId="44FEE1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roofErr w:type="gramStart"/>
          <w:r w:rsidRPr="00C16A75">
            <w:rPr>
              <w:rFonts w:ascii="Times New Roman" w:eastAsia="Times New Roman" w:hAnsi="Times New Roman" w:cs="Times New Roman"/>
              <w:color w:val="0000FF"/>
              <w:lang w:val="en-US"/>
            </w:rPr>
            <w:t>end</w:t>
          </w:r>
          <w:proofErr w:type="gramEnd"/>
          <w:r w:rsidRPr="00C16A75">
            <w:rPr>
              <w:rFonts w:ascii="Times New Roman" w:eastAsia="Times New Roman" w:hAnsi="Times New Roman" w:cs="Times New Roman"/>
              <w:color w:val="0000FF"/>
              <w:lang w:val="en-US"/>
            </w:rPr>
            <w:t> </w:t>
          </w:r>
          <w:r w:rsidRPr="00C16A75">
            <w:rPr>
              <w:rFonts w:ascii="Times New Roman" w:eastAsia="Times New Roman" w:hAnsi="Times New Roman" w:cs="Times New Roman"/>
              <w:lang w:val="en-US"/>
            </w:rPr>
            <w:t>A;</w:t>
          </w:r>
        </w:p>
        <w:p w14:paraId="012A25D6" w14:textId="77777777" w:rsidR="00E72E24" w:rsidRPr="00C16A75" w:rsidRDefault="00E72E24" w:rsidP="00911E3F">
          <w:pPr>
            <w:spacing w:after="0" w:line="240" w:lineRule="auto"/>
            <w:jc w:val="both"/>
            <w:rPr>
              <w:rFonts w:ascii="Times New Roman" w:hAnsi="Times New Roman" w:cs="Times New Roman"/>
              <w:lang w:val="en-US"/>
            </w:rPr>
          </w:pPr>
        </w:p>
        <w:p w14:paraId="48FA2F79" w14:textId="271A184A" w:rsidR="00800645" w:rsidRPr="00C16A75" w:rsidRDefault="00B95B32" w:rsidP="00911E3F">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It is good practice to write </w:t>
          </w:r>
          <w:r w:rsidR="003656FD" w:rsidRPr="00C16A75">
            <w:rPr>
              <w:rFonts w:ascii="Times New Roman" w:hAnsi="Times New Roman" w:cs="Times New Roman"/>
              <w:lang w:val="en-US"/>
            </w:rPr>
            <w:t xml:space="preserve">the </w:t>
          </w:r>
          <w:r w:rsidRPr="00C16A75">
            <w:rPr>
              <w:rFonts w:ascii="Times New Roman" w:hAnsi="Times New Roman" w:cs="Times New Roman"/>
              <w:lang w:val="en-US"/>
            </w:rPr>
            <w:t xml:space="preserve">names of classes </w:t>
          </w:r>
          <w:r w:rsidR="008A40BC" w:rsidRPr="00C16A75">
            <w:rPr>
              <w:rFonts w:ascii="Times New Roman" w:hAnsi="Times New Roman" w:cs="Times New Roman"/>
              <w:lang w:val="en-US"/>
            </w:rPr>
            <w:t>as starting</w:t>
          </w:r>
          <w:r w:rsidR="003656FD" w:rsidRPr="00C16A75">
            <w:rPr>
              <w:rFonts w:ascii="Times New Roman" w:hAnsi="Times New Roman" w:cs="Times New Roman"/>
              <w:lang w:val="en-US"/>
            </w:rPr>
            <w:t xml:space="preserve"> </w:t>
          </w:r>
          <w:r w:rsidRPr="00C16A75">
            <w:rPr>
              <w:rFonts w:ascii="Times New Roman" w:hAnsi="Times New Roman" w:cs="Times New Roman"/>
              <w:lang w:val="en-US"/>
            </w:rPr>
            <w:t xml:space="preserve">with </w:t>
          </w:r>
          <w:r w:rsidR="008A40BC" w:rsidRPr="00C16A75">
            <w:rPr>
              <w:rFonts w:ascii="Times New Roman" w:hAnsi="Times New Roman" w:cs="Times New Roman"/>
              <w:lang w:val="en-US"/>
            </w:rPr>
            <w:t xml:space="preserve">a </w:t>
          </w:r>
          <w:r w:rsidRPr="00C16A75">
            <w:rPr>
              <w:rFonts w:ascii="Times New Roman" w:hAnsi="Times New Roman" w:cs="Times New Roman"/>
              <w:lang w:val="en-US"/>
            </w:rPr>
            <w:t xml:space="preserve">capital letter and </w:t>
          </w:r>
          <w:r w:rsidR="008A40BC" w:rsidRPr="00C16A75">
            <w:rPr>
              <w:rFonts w:ascii="Times New Roman" w:hAnsi="Times New Roman" w:cs="Times New Roman"/>
              <w:lang w:val="en-US"/>
            </w:rPr>
            <w:t xml:space="preserve">the </w:t>
          </w:r>
          <w:r w:rsidRPr="00C16A75">
            <w:rPr>
              <w:rFonts w:ascii="Times New Roman" w:hAnsi="Times New Roman" w:cs="Times New Roman"/>
              <w:lang w:val="en-US"/>
            </w:rPr>
            <w:t>name</w:t>
          </w:r>
          <w:r w:rsidR="008A40BC" w:rsidRPr="00C16A75">
            <w:rPr>
              <w:rFonts w:ascii="Times New Roman" w:hAnsi="Times New Roman" w:cs="Times New Roman"/>
              <w:lang w:val="en-US"/>
            </w:rPr>
            <w:t>s</w:t>
          </w:r>
          <w:r w:rsidRPr="00C16A75">
            <w:rPr>
              <w:rFonts w:ascii="Times New Roman" w:hAnsi="Times New Roman" w:cs="Times New Roman"/>
              <w:lang w:val="en-US"/>
            </w:rPr>
            <w:t xml:space="preserve"> of instances starting </w:t>
          </w:r>
          <w:r w:rsidR="008A40BC" w:rsidRPr="00C16A75">
            <w:rPr>
              <w:rFonts w:ascii="Times New Roman" w:hAnsi="Times New Roman" w:cs="Times New Roman"/>
              <w:lang w:val="en-US"/>
            </w:rPr>
            <w:t xml:space="preserve">in </w:t>
          </w:r>
          <w:r w:rsidRPr="00C16A75">
            <w:rPr>
              <w:rFonts w:ascii="Times New Roman" w:hAnsi="Times New Roman" w:cs="Times New Roman"/>
              <w:lang w:val="en-US"/>
            </w:rPr>
            <w:t>lower case.</w:t>
          </w:r>
          <w:r w:rsidR="00F65463" w:rsidRPr="00C16A75">
            <w:rPr>
              <w:rFonts w:ascii="Times New Roman" w:eastAsia="Times New Roman" w:hAnsi="Times New Roman" w:cs="Times New Roman"/>
              <w:lang w:val="en-US"/>
            </w:rPr>
            <w:t xml:space="preserve"> </w:t>
          </w:r>
          <w:r w:rsidR="00F65463" w:rsidRPr="00C16A75">
            <w:rPr>
              <w:rFonts w:ascii="Times New Roman" w:hAnsi="Times New Roman" w:cs="Times New Roman"/>
              <w:lang w:val="en-US"/>
            </w:rPr>
            <w:t>The object-oriented</w:t>
          </w:r>
          <w:r w:rsidR="0006158B" w:rsidRPr="00C16A75">
            <w:rPr>
              <w:rFonts w:ascii="Times New Roman" w:hAnsi="Times New Roman" w:cs="Times New Roman"/>
              <w:lang w:val="en-US"/>
            </w:rPr>
            <w:t xml:space="preserve"> pattern include</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any combination of parameters, variables and instances </w:t>
          </w:r>
          <w:r w:rsidR="008A40BC" w:rsidRPr="00C16A75">
            <w:rPr>
              <w:rFonts w:ascii="Times New Roman" w:hAnsi="Times New Roman" w:cs="Times New Roman"/>
              <w:lang w:val="en-US"/>
            </w:rPr>
            <w:t xml:space="preserve">within the </w:t>
          </w:r>
          <w:r w:rsidR="0006158B" w:rsidRPr="00C16A75">
            <w:rPr>
              <w:rFonts w:ascii="Times New Roman" w:hAnsi="Times New Roman" w:cs="Times New Roman"/>
              <w:lang w:val="en-US"/>
            </w:rPr>
            <w:t xml:space="preserve">class definition. Other more sophisticated rules of object-oriented programing in Modelica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60549F" w:rsidRPr="00C16A75">
            <w:rPr>
              <w:rFonts w:ascii="Times New Roman" w:hAnsi="Times New Roman" w:cs="Times New Roman"/>
              <w:lang w:val="en-US"/>
            </w:rPr>
            <w:t>described as</w:t>
          </w:r>
          <w:r w:rsidR="0006158B" w:rsidRPr="00C16A75">
            <w:rPr>
              <w:rFonts w:ascii="Times New Roman" w:hAnsi="Times New Roman" w:cs="Times New Roman"/>
              <w:lang w:val="en-US"/>
            </w:rPr>
            <w:t xml:space="preserve"> modification</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of this principle. </w:t>
          </w:r>
          <w:r w:rsidR="007839BE" w:rsidRPr="00C16A75">
            <w:rPr>
              <w:rFonts w:ascii="Times New Roman" w:hAnsi="Times New Roman" w:cs="Times New Roman"/>
              <w:lang w:val="en-US"/>
            </w:rPr>
            <w:t xml:space="preserve">The </w:t>
          </w:r>
          <w:r w:rsidR="0060549F" w:rsidRPr="00C16A75">
            <w:rPr>
              <w:rFonts w:ascii="Times New Roman" w:hAnsi="Times New Roman" w:cs="Times New Roman"/>
              <w:lang w:val="en-US"/>
            </w:rPr>
            <w:t xml:space="preserve">instances, </w:t>
          </w:r>
          <w:r w:rsidR="007839BE" w:rsidRPr="00C16A75">
            <w:rPr>
              <w:rFonts w:ascii="Times New Roman" w:hAnsi="Times New Roman" w:cs="Times New Roman"/>
              <w:lang w:val="en-US"/>
            </w:rPr>
            <w:t>variables</w:t>
          </w:r>
          <w:r w:rsidR="0060549F" w:rsidRPr="00C16A75">
            <w:rPr>
              <w:rFonts w:ascii="Times New Roman" w:hAnsi="Times New Roman" w:cs="Times New Roman"/>
              <w:lang w:val="en-US"/>
            </w:rPr>
            <w:t xml:space="preserve"> and parameters</w:t>
          </w:r>
          <w:r w:rsidR="007839BE" w:rsidRPr="00C16A75">
            <w:rPr>
              <w:rFonts w:ascii="Times New Roman" w:hAnsi="Times New Roman" w:cs="Times New Roman"/>
              <w:lang w:val="en-US"/>
            </w:rPr>
            <w:t xml:space="preserve"> can be hidden</w:t>
          </w:r>
          <w:r w:rsidR="0060549F" w:rsidRPr="00C16A75">
            <w:rPr>
              <w:rFonts w:ascii="Times New Roman" w:hAnsi="Times New Roman" w:cs="Times New Roman"/>
              <w:lang w:val="en-US"/>
            </w:rPr>
            <w:t xml:space="preserve"> or</w:t>
          </w:r>
          <w:r w:rsidR="007839BE" w:rsidRPr="00C16A75">
            <w:rPr>
              <w:rFonts w:ascii="Times New Roman" w:hAnsi="Times New Roman" w:cs="Times New Roman"/>
              <w:lang w:val="en-US"/>
            </w:rPr>
            <w:t xml:space="preserve"> publish </w:t>
          </w:r>
          <w:r w:rsidR="0060549F" w:rsidRPr="00C16A75">
            <w:rPr>
              <w:rFonts w:ascii="Times New Roman" w:hAnsi="Times New Roman" w:cs="Times New Roman"/>
              <w:lang w:val="en-US"/>
            </w:rPr>
            <w:t>outside the</w:t>
          </w:r>
          <w:r w:rsidR="007839BE" w:rsidRPr="00C16A75">
            <w:rPr>
              <w:rFonts w:ascii="Times New Roman" w:hAnsi="Times New Roman" w:cs="Times New Roman"/>
              <w:lang w:val="en-US"/>
            </w:rPr>
            <w:t xml:space="preserve"> class </w:t>
          </w:r>
          <w:r w:rsidR="008A40BC" w:rsidRPr="00C16A75">
            <w:rPr>
              <w:rFonts w:ascii="Times New Roman" w:hAnsi="Times New Roman" w:cs="Times New Roman"/>
              <w:lang w:val="en-US"/>
            </w:rPr>
            <w:t xml:space="preserve">by </w:t>
          </w:r>
          <w:r w:rsidR="007839BE" w:rsidRPr="00C16A75">
            <w:rPr>
              <w:rFonts w:ascii="Times New Roman" w:hAnsi="Times New Roman" w:cs="Times New Roman"/>
              <w:lang w:val="en-US"/>
            </w:rPr>
            <w:t>using the prefix</w:t>
          </w:r>
          <w:r w:rsidR="008A40BC" w:rsidRPr="00C16A75">
            <w:rPr>
              <w:rFonts w:ascii="Times New Roman" w:hAnsi="Times New Roman" w:cs="Times New Roman"/>
              <w:lang w:val="en-US"/>
            </w:rPr>
            <w:t>es</w:t>
          </w:r>
          <w:r w:rsidR="007839BE" w:rsidRPr="00C16A75">
            <w:rPr>
              <w:rFonts w:ascii="Times New Roman" w:hAnsi="Times New Roman" w:cs="Times New Roman"/>
              <w:lang w:val="en-US"/>
            </w:rPr>
            <w:t xml:space="preserve"> ‘private’, </w:t>
          </w:r>
          <w:r w:rsidR="008A40BC" w:rsidRPr="00C16A75">
            <w:rPr>
              <w:rFonts w:ascii="Times New Roman" w:hAnsi="Times New Roman" w:cs="Times New Roman"/>
              <w:lang w:val="en-US"/>
            </w:rPr>
            <w:t>‘</w:t>
          </w:r>
          <w:r w:rsidR="007839BE" w:rsidRPr="00C16A75">
            <w:rPr>
              <w:rFonts w:ascii="Times New Roman" w:hAnsi="Times New Roman" w:cs="Times New Roman"/>
              <w:lang w:val="en-US"/>
            </w:rPr>
            <w:t xml:space="preserve">protected’ and ‘public’, which </w:t>
          </w:r>
          <w:r w:rsidR="008A40BC" w:rsidRPr="00C16A75">
            <w:rPr>
              <w:rFonts w:ascii="Times New Roman" w:hAnsi="Times New Roman" w:cs="Times New Roman"/>
              <w:lang w:val="en-US"/>
            </w:rPr>
            <w:t xml:space="preserve">provides </w:t>
          </w:r>
          <w:r w:rsidR="007839BE" w:rsidRPr="00C16A75">
            <w:rPr>
              <w:rFonts w:ascii="Times New Roman" w:hAnsi="Times New Roman" w:cs="Times New Roman"/>
              <w:lang w:val="en-US"/>
            </w:rPr>
            <w:t>useful restriction</w:t>
          </w:r>
          <w:r w:rsidR="008A40BC" w:rsidRPr="00C16A75">
            <w:rPr>
              <w:rFonts w:ascii="Times New Roman" w:hAnsi="Times New Roman" w:cs="Times New Roman"/>
              <w:lang w:val="en-US"/>
            </w:rPr>
            <w:t>s</w:t>
          </w:r>
          <w:r w:rsidR="007839BE" w:rsidRPr="00C16A75">
            <w:rPr>
              <w:rFonts w:ascii="Times New Roman" w:hAnsi="Times New Roman" w:cs="Times New Roman"/>
              <w:lang w:val="en-US"/>
            </w:rPr>
            <w:t xml:space="preserve"> for </w:t>
          </w:r>
          <w:r w:rsidR="008A40BC" w:rsidRPr="00C16A75">
            <w:rPr>
              <w:rFonts w:ascii="Times New Roman" w:hAnsi="Times New Roman" w:cs="Times New Roman"/>
              <w:lang w:val="en-US"/>
            </w:rPr>
            <w:t xml:space="preserve">other </w:t>
          </w:r>
          <w:r w:rsidR="007839BE" w:rsidRPr="00C16A75">
            <w:rPr>
              <w:rFonts w:ascii="Times New Roman" w:hAnsi="Times New Roman" w:cs="Times New Roman"/>
              <w:lang w:val="en-US"/>
            </w:rPr>
            <w:t>users</w:t>
          </w:r>
          <w:r w:rsidR="008A40BC" w:rsidRPr="00C16A75">
            <w:rPr>
              <w:rFonts w:ascii="Times New Roman" w:hAnsi="Times New Roman" w:cs="Times New Roman"/>
              <w:lang w:val="en-US"/>
            </w:rPr>
            <w:t>; this is referred to as</w:t>
          </w:r>
          <w:r w:rsidR="00FB282D" w:rsidRPr="00C16A75">
            <w:rPr>
              <w:rFonts w:ascii="Times New Roman" w:hAnsi="Times New Roman" w:cs="Times New Roman"/>
              <w:lang w:val="en-US"/>
            </w:rPr>
            <w:t xml:space="preserve"> </w:t>
          </w:r>
          <w:hyperlink r:id="rId48" w:history="1">
            <w:r w:rsidR="00FB282D" w:rsidRPr="00C16A75">
              <w:rPr>
                <w:rStyle w:val="Hypertextovodkaz"/>
                <w:rFonts w:ascii="Times New Roman" w:hAnsi="Times New Roman" w:cs="Times New Roman"/>
                <w:lang w:val="en-US"/>
              </w:rPr>
              <w:t>encapsulation</w:t>
            </w:r>
          </w:hyperlink>
          <w:r w:rsidR="0060549F" w:rsidRPr="00C16A75">
            <w:rPr>
              <w:rFonts w:ascii="Times New Roman" w:hAnsi="Times New Roman" w:cs="Times New Roman"/>
              <w:lang w:val="en-US"/>
            </w:rPr>
            <w:t xml:space="preserve">. </w:t>
          </w:r>
        </w:p>
        <w:p w14:paraId="40FC1FA8" w14:textId="3F30434D" w:rsidR="00306614" w:rsidRPr="00C16A75" w:rsidRDefault="00306614" w:rsidP="00911E3F">
          <w:pPr>
            <w:jc w:val="both"/>
            <w:rPr>
              <w:rFonts w:ascii="Times New Roman" w:hAnsi="Times New Roman" w:cs="Times New Roman"/>
              <w:lang w:val="en-US"/>
            </w:rPr>
          </w:pPr>
          <w:r w:rsidRPr="00C16A75">
            <w:rPr>
              <w:rFonts w:ascii="Times New Roman" w:hAnsi="Times New Roman" w:cs="Times New Roman"/>
              <w:lang w:val="en-US"/>
            </w:rPr>
            <w:t>Modeli</w:t>
          </w:r>
          <w:r w:rsidR="00613ECD" w:rsidRPr="00C16A75">
            <w:rPr>
              <w:rFonts w:ascii="Times New Roman" w:hAnsi="Times New Roman" w:cs="Times New Roman"/>
              <w:lang w:val="en-US"/>
            </w:rPr>
            <w:t xml:space="preserve">ca language </w:t>
          </w:r>
          <w:r w:rsidR="008A40BC" w:rsidRPr="00C16A75">
            <w:rPr>
              <w:rFonts w:ascii="Times New Roman" w:hAnsi="Times New Roman" w:cs="Times New Roman"/>
              <w:lang w:val="en-US"/>
            </w:rPr>
            <w:t xml:space="preserve">provides </w:t>
          </w:r>
          <w:r w:rsidRPr="00C16A75">
            <w:rPr>
              <w:rFonts w:ascii="Times New Roman" w:hAnsi="Times New Roman" w:cs="Times New Roman"/>
              <w:lang w:val="en-US"/>
            </w:rPr>
            <w:t xml:space="preserve">an analogy of </w:t>
          </w:r>
          <w:r w:rsidR="004A344C" w:rsidRPr="00C16A75">
            <w:rPr>
              <w:rFonts w:ascii="Times New Roman" w:hAnsi="Times New Roman" w:cs="Times New Roman"/>
              <w:lang w:val="en-US"/>
            </w:rPr>
            <w:t xml:space="preserve">these classic </w:t>
          </w:r>
          <w:r w:rsidRPr="00C16A75">
            <w:rPr>
              <w:rFonts w:ascii="Times New Roman" w:hAnsi="Times New Roman" w:cs="Times New Roman"/>
              <w:lang w:val="en-US"/>
            </w:rPr>
            <w:t>textual representation</w:t>
          </w:r>
          <w:r w:rsidR="008A40BC" w:rsidRPr="00C16A75">
            <w:rPr>
              <w:rFonts w:ascii="Times New Roman" w:hAnsi="Times New Roman" w:cs="Times New Roman"/>
              <w:lang w:val="en-US"/>
            </w:rPr>
            <w:t>s</w:t>
          </w:r>
          <w:r w:rsidR="004A344C" w:rsidRPr="00C16A75">
            <w:rPr>
              <w:rFonts w:ascii="Times New Roman" w:hAnsi="Times New Roman" w:cs="Times New Roman"/>
              <w:lang w:val="en-US"/>
            </w:rPr>
            <w:t xml:space="preserve"> using graphical diagrams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Generally, a</w:t>
          </w:r>
          <w:r w:rsidRPr="00C16A75">
            <w:rPr>
              <w:rFonts w:ascii="Times New Roman" w:hAnsi="Times New Roman" w:cs="Times New Roman"/>
              <w:lang w:val="en-US"/>
            </w:rPr>
            <w:t xml:space="preserve"> </w:t>
          </w:r>
          <w:r w:rsidR="0060549F" w:rsidRPr="00C16A75">
            <w:rPr>
              <w:rFonts w:ascii="Times New Roman" w:hAnsi="Times New Roman" w:cs="Times New Roman"/>
              <w:lang w:val="en-US"/>
            </w:rPr>
            <w:t>definition</w:t>
          </w:r>
          <w:r w:rsidRPr="00C16A75">
            <w:rPr>
              <w:rFonts w:ascii="Times New Roman" w:hAnsi="Times New Roman" w:cs="Times New Roman"/>
              <w:lang w:val="en-US"/>
            </w:rPr>
            <w:t xml:space="preserve"> of </w:t>
          </w:r>
          <w:r w:rsidR="0060549F" w:rsidRPr="00C16A75">
            <w:rPr>
              <w:rFonts w:ascii="Times New Roman" w:hAnsi="Times New Roman" w:cs="Times New Roman"/>
              <w:lang w:val="en-US"/>
            </w:rPr>
            <w:t>each class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is </w:t>
          </w:r>
          <w:r w:rsidRPr="00C16A75">
            <w:rPr>
              <w:rFonts w:ascii="Times New Roman" w:hAnsi="Times New Roman" w:cs="Times New Roman"/>
              <w:lang w:val="en-US"/>
            </w:rPr>
            <w:t xml:space="preserve">accessible as </w:t>
          </w:r>
          <w:r w:rsidR="0060549F" w:rsidRPr="00C16A75">
            <w:rPr>
              <w:rFonts w:ascii="Times New Roman" w:hAnsi="Times New Roman" w:cs="Times New Roman"/>
              <w:lang w:val="en-US"/>
            </w:rPr>
            <w:t xml:space="preserve">an </w:t>
          </w:r>
          <w:r w:rsidRPr="00C16A75">
            <w:rPr>
              <w:rFonts w:ascii="Times New Roman" w:hAnsi="Times New Roman" w:cs="Times New Roman"/>
              <w:lang w:val="en-US"/>
            </w:rPr>
            <w:t>i</w:t>
          </w:r>
          <w:r w:rsidR="0060549F" w:rsidRPr="00C16A75">
            <w:rPr>
              <w:rFonts w:ascii="Times New Roman" w:hAnsi="Times New Roman" w:cs="Times New Roman"/>
              <w:lang w:val="en-US"/>
            </w:rPr>
            <w:t>con</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on </w:t>
          </w:r>
          <w:r w:rsidRPr="00C16A75">
            <w:rPr>
              <w:rFonts w:ascii="Times New Roman" w:hAnsi="Times New Roman" w:cs="Times New Roman"/>
              <w:lang w:val="en-US"/>
            </w:rPr>
            <w:t xml:space="preserve">the left side of </w:t>
          </w:r>
          <w:r w:rsidR="008A40BC" w:rsidRPr="00C16A75">
            <w:rPr>
              <w:rFonts w:ascii="Times New Roman" w:hAnsi="Times New Roman" w:cs="Times New Roman"/>
              <w:lang w:val="en-US"/>
            </w:rPr>
            <w:t xml:space="preserve">the </w:t>
          </w:r>
          <w:r w:rsidR="007547D0" w:rsidRPr="00C16A75">
            <w:rPr>
              <w:rFonts w:ascii="Times New Roman" w:hAnsi="Times New Roman" w:cs="Times New Roman"/>
              <w:lang w:val="en-US"/>
            </w:rPr>
            <w:t xml:space="preserve">Modelica </w:t>
          </w:r>
          <w:r w:rsidRPr="00C16A75">
            <w:rPr>
              <w:rFonts w:ascii="Times New Roman" w:hAnsi="Times New Roman" w:cs="Times New Roman"/>
              <w:lang w:val="en-US"/>
            </w:rPr>
            <w:t>environment</w:t>
          </w:r>
          <w:r w:rsidR="008A40BC" w:rsidRPr="00C16A75">
            <w:rPr>
              <w:rFonts w:ascii="Times New Roman" w:hAnsi="Times New Roman" w:cs="Times New Roman"/>
              <w:lang w:val="en-US"/>
            </w:rPr>
            <w:t>,</w:t>
          </w:r>
          <w:r w:rsidRPr="00C16A75">
            <w:rPr>
              <w:rFonts w:ascii="Times New Roman" w:hAnsi="Times New Roman" w:cs="Times New Roman"/>
              <w:lang w:val="en-US"/>
            </w:rPr>
            <w:t xml:space="preserve"> called</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Th</w:t>
          </w:r>
          <w:r w:rsidR="004A344C" w:rsidRPr="00C16A75">
            <w:rPr>
              <w:rFonts w:ascii="Times New Roman" w:hAnsi="Times New Roman" w:cs="Times New Roman"/>
              <w:lang w:val="en-US"/>
            </w:rPr>
            <w:t>ese</w:t>
          </w:r>
          <w:r w:rsidRPr="00C16A75">
            <w:rPr>
              <w:rFonts w:ascii="Times New Roman" w:hAnsi="Times New Roman" w:cs="Times New Roman"/>
              <w:lang w:val="en-US"/>
            </w:rPr>
            <w:t xml:space="preserve"> class</w:t>
          </w:r>
          <w:r w:rsidR="003A5D7C" w:rsidRPr="00C16A75">
            <w:rPr>
              <w:rFonts w:ascii="Times New Roman" w:hAnsi="Times New Roman" w:cs="Times New Roman"/>
              <w:lang w:val="en-US"/>
            </w:rPr>
            <w:t>e</w:t>
          </w:r>
          <w:r w:rsidRPr="00C16A75">
            <w:rPr>
              <w:rFonts w:ascii="Times New Roman" w:hAnsi="Times New Roman" w:cs="Times New Roman"/>
              <w:lang w:val="en-US"/>
            </w:rPr>
            <w:t xml:space="preserve">s </w:t>
          </w:r>
          <w:r w:rsidR="008A40BC" w:rsidRPr="00C16A75">
            <w:rPr>
              <w:rFonts w:ascii="Times New Roman" w:hAnsi="Times New Roman" w:cs="Times New Roman"/>
              <w:lang w:val="en-US"/>
            </w:rPr>
            <w:t>can</w:t>
          </w:r>
          <w:r w:rsidRPr="00C16A75">
            <w:rPr>
              <w:rFonts w:ascii="Times New Roman" w:hAnsi="Times New Roman" w:cs="Times New Roman"/>
              <w:lang w:val="en-US"/>
            </w:rPr>
            <w:t xml:space="preserve"> be as simple as elementary mathematical operation</w:t>
          </w:r>
          <w:r w:rsidR="008A40BC" w:rsidRPr="00C16A75">
            <w:rPr>
              <w:rFonts w:ascii="Times New Roman" w:hAnsi="Times New Roman" w:cs="Times New Roman"/>
              <w:lang w:val="en-US"/>
            </w:rPr>
            <w:t>s</w:t>
          </w:r>
          <w:r w:rsidR="003A5D7C" w:rsidRPr="00C16A75">
            <w:rPr>
              <w:rFonts w:ascii="Times New Roman" w:hAnsi="Times New Roman" w:cs="Times New Roman"/>
              <w:lang w:val="en-US"/>
            </w:rPr>
            <w:t xml:space="preserve"> or very complex class</w:t>
          </w:r>
          <w:r w:rsidR="009D0B65" w:rsidRPr="00C16A75">
            <w:rPr>
              <w:rFonts w:ascii="Times New Roman" w:hAnsi="Times New Roman" w:cs="Times New Roman"/>
              <w:lang w:val="en-US"/>
            </w:rPr>
            <w:t xml:space="preserve">es, which </w:t>
          </w:r>
          <w:r w:rsidR="008A40BC" w:rsidRPr="00C16A75">
            <w:rPr>
              <w:rFonts w:ascii="Times New Roman" w:hAnsi="Times New Roman" w:cs="Times New Roman"/>
              <w:lang w:val="en-US"/>
            </w:rPr>
            <w:t xml:space="preserve">may </w:t>
          </w:r>
          <w:r w:rsidR="009D0B65" w:rsidRPr="00C16A75">
            <w:rPr>
              <w:rFonts w:ascii="Times New Roman" w:hAnsi="Times New Roman" w:cs="Times New Roman"/>
              <w:lang w:val="en-US"/>
            </w:rPr>
            <w:t>be</w:t>
          </w:r>
          <w:r w:rsidR="003A5D7C" w:rsidRPr="00C16A75">
            <w:rPr>
              <w:rFonts w:ascii="Times New Roman" w:hAnsi="Times New Roman" w:cs="Times New Roman"/>
              <w:lang w:val="en-US"/>
            </w:rPr>
            <w:t xml:space="preserve"> hierarchically composed from other classes.</w:t>
          </w:r>
        </w:p>
        <w:p w14:paraId="16F4AC7B" w14:textId="0D01384D" w:rsidR="00922D5D" w:rsidRPr="00C16A75" w:rsidRDefault="003A5D7C" w:rsidP="00911E3F">
          <w:pPr>
            <w:jc w:val="both"/>
            <w:rPr>
              <w:rFonts w:ascii="Times New Roman" w:hAnsi="Times New Roman" w:cs="Times New Roman"/>
              <w:lang w:val="en-US"/>
            </w:rPr>
          </w:pPr>
          <w:r w:rsidRPr="00C16A75">
            <w:rPr>
              <w:rFonts w:ascii="Times New Roman" w:hAnsi="Times New Roman" w:cs="Times New Roman"/>
              <w:lang w:val="en-US"/>
            </w:rPr>
            <w:t>To make an instance from any class in</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it is necessary to have opened your class </w:t>
          </w:r>
          <w:r w:rsidR="009D0B65" w:rsidRPr="00C16A75">
            <w:rPr>
              <w:rFonts w:ascii="Times New Roman" w:hAnsi="Times New Roman" w:cs="Times New Roman"/>
              <w:lang w:val="en-US"/>
            </w:rPr>
            <w:t>in diagram mode</w:t>
          </w:r>
          <w:r w:rsidR="008A40BC" w:rsidRPr="00C16A75">
            <w:rPr>
              <w:rFonts w:ascii="Times New Roman" w:hAnsi="Times New Roman" w:cs="Times New Roman"/>
              <w:lang w:val="en-US"/>
            </w:rPr>
            <w:t xml:space="preserve">, then </w:t>
          </w:r>
          <w:r w:rsidR="00B723E4" w:rsidRPr="00C16A75">
            <w:rPr>
              <w:rFonts w:ascii="Times New Roman" w:hAnsi="Times New Roman" w:cs="Times New Roman"/>
              <w:lang w:val="en-US"/>
            </w:rPr>
            <w:t>drag</w:t>
          </w:r>
          <w:r w:rsidR="007547D0" w:rsidRPr="00C16A75">
            <w:rPr>
              <w:rFonts w:ascii="Times New Roman" w:hAnsi="Times New Roman" w:cs="Times New Roman"/>
              <w:lang w:val="en-US"/>
            </w:rPr>
            <w:t xml:space="preserve"> the selected class from ‘Package Browser’</w:t>
          </w:r>
          <w:r w:rsidR="008A40BC" w:rsidRPr="00C16A75">
            <w:rPr>
              <w:rFonts w:ascii="Times New Roman" w:hAnsi="Times New Roman" w:cs="Times New Roman"/>
              <w:lang w:val="en-US"/>
            </w:rPr>
            <w:t xml:space="preserve"> and </w:t>
          </w:r>
          <w:r w:rsidR="00B723E4" w:rsidRPr="00C16A75">
            <w:rPr>
              <w:rFonts w:ascii="Times New Roman" w:hAnsi="Times New Roman" w:cs="Times New Roman"/>
              <w:lang w:val="en-US"/>
            </w:rPr>
            <w:t>drop</w:t>
          </w:r>
          <w:r w:rsidR="007547D0" w:rsidRPr="00C16A75">
            <w:rPr>
              <w:rFonts w:ascii="Times New Roman" w:hAnsi="Times New Roman" w:cs="Times New Roman"/>
              <w:lang w:val="en-US"/>
            </w:rPr>
            <w:t xml:space="preserve"> it to diagram</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general, </w:t>
          </w:r>
          <w:r w:rsidR="009D0B65" w:rsidRPr="00C16A75">
            <w:rPr>
              <w:rFonts w:ascii="Times New Roman" w:hAnsi="Times New Roman" w:cs="Times New Roman"/>
              <w:lang w:val="en-US"/>
            </w:rPr>
            <w:t>it is not possible to modify integrated library</w:t>
          </w:r>
          <w:r w:rsidRPr="00C16A75">
            <w:rPr>
              <w:rFonts w:ascii="Times New Roman" w:hAnsi="Times New Roman" w:cs="Times New Roman"/>
              <w:lang w:val="en-US"/>
            </w:rPr>
            <w:t xml:space="preserve"> </w:t>
          </w:r>
          <w:r w:rsidR="009D0B65" w:rsidRPr="00C16A75">
            <w:rPr>
              <w:rFonts w:ascii="Times New Roman" w:hAnsi="Times New Roman" w:cs="Times New Roman"/>
              <w:lang w:val="en-US"/>
            </w:rPr>
            <w:t>classes</w:t>
          </w:r>
          <w:r w:rsidR="008A40BC" w:rsidRPr="00C16A75">
            <w:rPr>
              <w:rFonts w:ascii="Times New Roman" w:hAnsi="Times New Roman" w:cs="Times New Roman"/>
              <w:lang w:val="en-US"/>
            </w:rPr>
            <w:t>; therefore,</w:t>
          </w:r>
          <w:r w:rsidR="009D0B65" w:rsidRPr="00C16A75">
            <w:rPr>
              <w:rFonts w:ascii="Times New Roman" w:hAnsi="Times New Roman" w:cs="Times New Roman"/>
              <w:lang w:val="en-US"/>
            </w:rPr>
            <w:t xml:space="preserve"> it is</w:t>
          </w:r>
          <w:r w:rsidR="008A40BC" w:rsidRPr="00C16A75">
            <w:rPr>
              <w:rFonts w:ascii="Times New Roman" w:hAnsi="Times New Roman" w:cs="Times New Roman"/>
              <w:lang w:val="en-US"/>
            </w:rPr>
            <w:t xml:space="preserve"> first</w:t>
          </w:r>
          <w:r w:rsidR="009D0B65" w:rsidRPr="00C16A75">
            <w:rPr>
              <w:rFonts w:ascii="Times New Roman" w:hAnsi="Times New Roman" w:cs="Times New Roman"/>
              <w:lang w:val="en-US"/>
            </w:rPr>
            <w:t xml:space="preserve"> necessary to create</w:t>
          </w:r>
          <w:r w:rsidR="008A40BC" w:rsidRPr="00C16A75">
            <w:rPr>
              <w:rFonts w:ascii="Times New Roman" w:hAnsi="Times New Roman" w:cs="Times New Roman"/>
              <w:lang w:val="en-US"/>
            </w:rPr>
            <w:t xml:space="preserve"> a</w:t>
          </w:r>
          <w:r w:rsidR="009D0B65" w:rsidRPr="00C16A75">
            <w:rPr>
              <w:rFonts w:ascii="Times New Roman" w:hAnsi="Times New Roman" w:cs="Times New Roman"/>
              <w:lang w:val="en-US"/>
            </w:rPr>
            <w:t xml:space="preserve"> ‘new </w:t>
          </w:r>
          <w:r w:rsidR="008A40BC" w:rsidRPr="00C16A75">
            <w:rPr>
              <w:rFonts w:ascii="Times New Roman" w:hAnsi="Times New Roman" w:cs="Times New Roman"/>
              <w:lang w:val="en-US"/>
            </w:rPr>
            <w:t xml:space="preserve">model’ </w:t>
          </w:r>
          <w:r w:rsidR="009D0B65" w:rsidRPr="00C16A75">
            <w:rPr>
              <w:rFonts w:ascii="Times New Roman" w:hAnsi="Times New Roman" w:cs="Times New Roman"/>
              <w:lang w:val="en-US"/>
            </w:rPr>
            <w:t>(using menu command: File &gt; New &gt; Model) with</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unique name ‘MyClass’. Any class instance </w:t>
          </w:r>
          <w:r w:rsidR="008A40BC" w:rsidRPr="00C16A75">
            <w:rPr>
              <w:rFonts w:ascii="Times New Roman" w:hAnsi="Times New Roman" w:cs="Times New Roman"/>
              <w:lang w:val="en-US"/>
            </w:rPr>
            <w:t xml:space="preserve">can </w:t>
          </w:r>
          <w:r w:rsidR="009D0B65" w:rsidRPr="00C16A75">
            <w:rPr>
              <w:rFonts w:ascii="Times New Roman" w:hAnsi="Times New Roman" w:cs="Times New Roman"/>
              <w:lang w:val="en-US"/>
            </w:rPr>
            <w:t xml:space="preserve">be added to ‘MyClass’ just by </w:t>
          </w:r>
          <w:r w:rsidR="008A40BC" w:rsidRPr="00C16A75">
            <w:rPr>
              <w:rFonts w:ascii="Times New Roman" w:hAnsi="Times New Roman" w:cs="Times New Roman"/>
              <w:lang w:val="en-US"/>
            </w:rPr>
            <w:t xml:space="preserve">dragging and dropping </w:t>
          </w:r>
          <w:r w:rsidR="009D0B65" w:rsidRPr="00C16A75">
            <w:rPr>
              <w:rFonts w:ascii="Times New Roman" w:hAnsi="Times New Roman" w:cs="Times New Roman"/>
              <w:lang w:val="en-US"/>
            </w:rPr>
            <w:t>icons from</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7547D0" w:rsidRPr="00C16A75">
            <w:rPr>
              <w:rFonts w:ascii="Times New Roman" w:hAnsi="Times New Roman" w:cs="Times New Roman"/>
              <w:lang w:val="en-US"/>
            </w:rPr>
            <w:t xml:space="preserve"> to the new model</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Care must be taken</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however, </w:t>
          </w:r>
          <w:r w:rsidR="009D0B65" w:rsidRPr="00C16A75">
            <w:rPr>
              <w:rFonts w:ascii="Times New Roman" w:hAnsi="Times New Roman" w:cs="Times New Roman"/>
              <w:lang w:val="en-US"/>
            </w:rPr>
            <w:t>because double click</w:t>
          </w:r>
          <w:r w:rsidR="008A40BC" w:rsidRPr="00C16A75">
            <w:rPr>
              <w:rFonts w:ascii="Times New Roman" w:hAnsi="Times New Roman" w:cs="Times New Roman"/>
              <w:lang w:val="en-US"/>
            </w:rPr>
            <w:t>ing</w:t>
          </w:r>
          <w:r w:rsidR="009D0B65" w:rsidRPr="00C16A75">
            <w:rPr>
              <w:rFonts w:ascii="Times New Roman" w:hAnsi="Times New Roman" w:cs="Times New Roman"/>
              <w:lang w:val="en-US"/>
            </w:rPr>
            <w:t xml:space="preserve"> any class in</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4A344C" w:rsidRPr="00C16A75">
            <w:rPr>
              <w:rFonts w:ascii="Times New Roman" w:hAnsi="Times New Roman" w:cs="Times New Roman"/>
              <w:lang w:val="en-US"/>
            </w:rPr>
            <w:t xml:space="preserve"> can</w:t>
          </w:r>
          <w:r w:rsidR="009D0B65" w:rsidRPr="00C16A75">
            <w:rPr>
              <w:rFonts w:ascii="Times New Roman" w:hAnsi="Times New Roman" w:cs="Times New Roman"/>
              <w:lang w:val="en-US"/>
            </w:rPr>
            <w:t xml:space="preserve"> cause switch</w:t>
          </w:r>
          <w:r w:rsidR="008A40BC" w:rsidRPr="00C16A75">
            <w:rPr>
              <w:rFonts w:ascii="Times New Roman" w:hAnsi="Times New Roman" w:cs="Times New Roman"/>
              <w:lang w:val="en-US"/>
            </w:rPr>
            <w:t>es</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w:t>
          </w:r>
          <w:r w:rsidR="009D0B65" w:rsidRPr="00C16A75">
            <w:rPr>
              <w:rFonts w:ascii="Times New Roman" w:hAnsi="Times New Roman" w:cs="Times New Roman"/>
              <w:lang w:val="en-US"/>
            </w:rPr>
            <w:t>class definitions.</w:t>
          </w:r>
        </w:p>
        <w:p w14:paraId="4389B04B" w14:textId="77777777" w:rsidR="00BC7B72" w:rsidRPr="00C16A75" w:rsidRDefault="00BC7B72" w:rsidP="00911E3F">
          <w:pPr>
            <w:jc w:val="both"/>
            <w:rPr>
              <w:rFonts w:ascii="Times New Roman" w:hAnsi="Times New Roman" w:cs="Times New Roman"/>
              <w:lang w:val="en-US"/>
            </w:rPr>
          </w:pPr>
        </w:p>
        <w:p w14:paraId="02CD199C" w14:textId="65F52824" w:rsidR="000C3E58" w:rsidRPr="00C16A75" w:rsidRDefault="006557B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B95B32" w:rsidRPr="00C16A75">
            <w:rPr>
              <w:rFonts w:ascii="Times New Roman" w:hAnsi="Times New Roman" w:cs="Times New Roman"/>
              <w:lang w:val="en-US"/>
            </w:rPr>
            <w:t xml:space="preserve">restricted </w:t>
          </w:r>
          <w:r w:rsidRPr="00C16A75">
            <w:rPr>
              <w:rFonts w:ascii="Times New Roman" w:hAnsi="Times New Roman" w:cs="Times New Roman"/>
              <w:lang w:val="en-US"/>
            </w:rPr>
            <w:t xml:space="preserve">class called ‘model’ </w:t>
          </w:r>
          <w:r w:rsidR="00B95B32" w:rsidRPr="00C16A75">
            <w:rPr>
              <w:rFonts w:ascii="Times New Roman" w:hAnsi="Times New Roman" w:cs="Times New Roman"/>
              <w:lang w:val="en-US"/>
            </w:rPr>
            <w:t xml:space="preserve">without connectors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be flatten</w:t>
          </w:r>
          <w:r w:rsidR="00B95B32" w:rsidRPr="00C16A75">
            <w:rPr>
              <w:rFonts w:ascii="Times New Roman" w:hAnsi="Times New Roman" w:cs="Times New Roman"/>
              <w:lang w:val="en-US"/>
            </w:rPr>
            <w:t>e</w:t>
          </w:r>
          <w:r w:rsidRPr="00C16A75">
            <w:rPr>
              <w:rFonts w:ascii="Times New Roman" w:hAnsi="Times New Roman" w:cs="Times New Roman"/>
              <w:lang w:val="en-US"/>
            </w:rPr>
            <w:t>d, translated and simulated</w:t>
          </w:r>
          <w:r w:rsidR="00B95B32" w:rsidRPr="00C16A75">
            <w:rPr>
              <w:rFonts w:ascii="Times New Roman" w:hAnsi="Times New Roman" w:cs="Times New Roman"/>
              <w:lang w:val="en-US"/>
            </w:rPr>
            <w:t xml:space="preserve"> with all its instance trees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This </w:t>
          </w:r>
          <w:r w:rsidR="00B95B32" w:rsidRPr="00C16A75">
            <w:rPr>
              <w:rFonts w:ascii="Times New Roman" w:hAnsi="Times New Roman" w:cs="Times New Roman"/>
              <w:lang w:val="en-US"/>
            </w:rPr>
            <w:t xml:space="preserve">is because they have section ‘equation’, where all </w:t>
          </w:r>
          <w:r w:rsidR="008A40BC" w:rsidRPr="00C16A75">
            <w:rPr>
              <w:rFonts w:ascii="Times New Roman" w:hAnsi="Times New Roman" w:cs="Times New Roman"/>
              <w:lang w:val="en-US"/>
            </w:rPr>
            <w:t xml:space="preserve">the </w:t>
          </w:r>
          <w:r w:rsidR="00B95B32" w:rsidRPr="00C16A75">
            <w:rPr>
              <w:rFonts w:ascii="Times New Roman" w:hAnsi="Times New Roman" w:cs="Times New Roman"/>
              <w:lang w:val="en-US"/>
            </w:rPr>
            <w:t>equations and connections between instances</w:t>
          </w:r>
          <w:r w:rsidR="008A40BC" w:rsidRPr="00C16A75">
            <w:rPr>
              <w:rFonts w:ascii="Times New Roman" w:hAnsi="Times New Roman" w:cs="Times New Roman"/>
              <w:lang w:val="en-US"/>
            </w:rPr>
            <w:t xml:space="preserve"> are defined that</w:t>
          </w:r>
          <w:r w:rsidR="00B95B32" w:rsidRPr="00C16A75">
            <w:rPr>
              <w:rFonts w:ascii="Times New Roman" w:hAnsi="Times New Roman" w:cs="Times New Roman"/>
              <w:lang w:val="en-US"/>
            </w:rPr>
            <w:t xml:space="preserve"> </w:t>
          </w:r>
          <w:r w:rsidR="008A40BC" w:rsidRPr="00C16A75">
            <w:rPr>
              <w:rFonts w:ascii="Times New Roman" w:hAnsi="Times New Roman" w:cs="Times New Roman"/>
              <w:lang w:val="en-US"/>
            </w:rPr>
            <w:t>is</w:t>
          </w:r>
          <w:r w:rsidR="00B95B32" w:rsidRPr="00C16A75">
            <w:rPr>
              <w:rFonts w:ascii="Times New Roman" w:hAnsi="Times New Roman" w:cs="Times New Roman"/>
              <w:lang w:val="en-US"/>
            </w:rPr>
            <w:t xml:space="preserve"> needed to calculate </w:t>
          </w:r>
          <w:r w:rsidR="008A40BC" w:rsidRPr="00C16A75">
            <w:rPr>
              <w:rFonts w:ascii="Times New Roman" w:hAnsi="Times New Roman" w:cs="Times New Roman"/>
              <w:lang w:val="en-US"/>
            </w:rPr>
            <w:t>complete</w:t>
          </w:r>
          <w:r w:rsidR="00B95B32" w:rsidRPr="00C16A75">
            <w:rPr>
              <w:rFonts w:ascii="Times New Roman" w:hAnsi="Times New Roman" w:cs="Times New Roman"/>
              <w:lang w:val="en-US"/>
            </w:rPr>
            <w:t xml:space="preserve"> behavior</w:t>
          </w:r>
          <w:r w:rsidR="00585B66" w:rsidRPr="00C16A75">
            <w:rPr>
              <w:rFonts w:ascii="Times New Roman" w:hAnsi="Times New Roman" w:cs="Times New Roman"/>
              <w:lang w:val="en-US"/>
            </w:rPr>
            <w:t xml:space="preserve"> (defined by the same number of equation</w:t>
          </w:r>
          <w:r w:rsidR="008A40BC" w:rsidRPr="00C16A75">
            <w:rPr>
              <w:rFonts w:ascii="Times New Roman" w:hAnsi="Times New Roman" w:cs="Times New Roman"/>
              <w:lang w:val="en-US"/>
            </w:rPr>
            <w:t>s</w:t>
          </w:r>
          <w:r w:rsidR="00585B66" w:rsidRPr="00C16A75">
            <w:rPr>
              <w:rFonts w:ascii="Times New Roman" w:hAnsi="Times New Roman" w:cs="Times New Roman"/>
              <w:lang w:val="en-US"/>
            </w:rPr>
            <w:t xml:space="preserve"> as the number of </w:t>
          </w:r>
          <w:r w:rsidR="004A344C" w:rsidRPr="00C16A75">
            <w:rPr>
              <w:rFonts w:ascii="Times New Roman" w:hAnsi="Times New Roman" w:cs="Times New Roman"/>
              <w:lang w:val="en-US"/>
            </w:rPr>
            <w:t>unknowns</w:t>
          </w:r>
          <w:r w:rsidR="00585B66"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747C34" w:rsidRPr="00C16A75">
            <w:rPr>
              <w:rFonts w:ascii="Times New Roman" w:hAnsi="Times New Roman" w:cs="Times New Roman"/>
              <w:lang w:val="en-US"/>
            </w:rPr>
            <w:t>In the first step of this model, t</w:t>
          </w:r>
          <w:r w:rsidR="000C3E58" w:rsidRPr="00C16A75">
            <w:rPr>
              <w:rFonts w:ascii="Times New Roman" w:hAnsi="Times New Roman" w:cs="Times New Roman"/>
              <w:lang w:val="en-US"/>
            </w:rPr>
            <w:t xml:space="preserve">he </w:t>
          </w:r>
          <w:hyperlink r:id="rId49" w:history="1">
            <w:r w:rsidR="00AE2B86" w:rsidRPr="00C16A75">
              <w:rPr>
                <w:rStyle w:val="Hypertextovodkaz"/>
                <w:rFonts w:ascii="Times New Roman" w:hAnsi="Times New Roman" w:cs="Times New Roman"/>
                <w:lang w:val="en-US"/>
              </w:rPr>
              <w:t>Open Modelica C</w:t>
            </w:r>
            <w:r w:rsidR="000C3E58" w:rsidRPr="00C16A75">
              <w:rPr>
                <w:rStyle w:val="Hypertextovodkaz"/>
                <w:rFonts w:ascii="Times New Roman" w:hAnsi="Times New Roman" w:cs="Times New Roman"/>
                <w:lang w:val="en-US"/>
              </w:rPr>
              <w:t>ompiler</w:t>
            </w:r>
          </w:hyperlink>
          <w:r w:rsidR="000C3E58" w:rsidRPr="00C16A75">
            <w:rPr>
              <w:rFonts w:ascii="Times New Roman" w:hAnsi="Times New Roman" w:cs="Times New Roman"/>
              <w:lang w:val="en-US"/>
            </w:rPr>
            <w:t xml:space="preserve"> translate</w:t>
          </w:r>
          <w:r w:rsidR="008A40BC" w:rsidRPr="00C16A75">
            <w:rPr>
              <w:rFonts w:ascii="Times New Roman" w:hAnsi="Times New Roman" w:cs="Times New Roman"/>
              <w:lang w:val="en-US"/>
            </w:rPr>
            <w:t>s</w:t>
          </w:r>
          <w:r w:rsidR="000C3E58" w:rsidRPr="00C16A75">
            <w:rPr>
              <w:rFonts w:ascii="Times New Roman" w:hAnsi="Times New Roman" w:cs="Times New Roman"/>
              <w:lang w:val="en-US"/>
            </w:rPr>
            <w:t xml:space="preserve"> structures into </w:t>
          </w:r>
          <w:r w:rsidR="008A40BC" w:rsidRPr="00C16A75">
            <w:rPr>
              <w:rFonts w:ascii="Times New Roman" w:hAnsi="Times New Roman" w:cs="Times New Roman"/>
              <w:lang w:val="en-US"/>
            </w:rPr>
            <w:t xml:space="preserve">a </w:t>
          </w:r>
          <w:r w:rsidR="000C3E58" w:rsidRPr="00C16A75">
            <w:rPr>
              <w:rFonts w:ascii="Times New Roman" w:hAnsi="Times New Roman" w:cs="Times New Roman"/>
              <w:lang w:val="en-US"/>
            </w:rPr>
            <w:t xml:space="preserve">flat model, where the same equation and algorithm </w:t>
          </w:r>
          <w:r w:rsidR="00B95B32" w:rsidRPr="00C16A75">
            <w:rPr>
              <w:rFonts w:ascii="Times New Roman" w:hAnsi="Times New Roman" w:cs="Times New Roman"/>
              <w:lang w:val="en-US"/>
            </w:rPr>
            <w:t>are</w:t>
          </w:r>
          <w:r w:rsidR="000C3E58" w:rsidRPr="00C16A75">
            <w:rPr>
              <w:rFonts w:ascii="Times New Roman" w:hAnsi="Times New Roman" w:cs="Times New Roman"/>
              <w:lang w:val="en-US"/>
            </w:rPr>
            <w:t xml:space="preserve"> </w:t>
          </w:r>
          <w:r w:rsidR="00B95B32" w:rsidRPr="00C16A75">
            <w:rPr>
              <w:rFonts w:ascii="Times New Roman" w:hAnsi="Times New Roman" w:cs="Times New Roman"/>
              <w:lang w:val="en-US"/>
            </w:rPr>
            <w:t>extracted</w:t>
          </w:r>
          <w:r w:rsidR="008A40BC"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0C3E58" w:rsidRPr="00C16A75">
            <w:rPr>
              <w:rFonts w:ascii="Times New Roman" w:hAnsi="Times New Roman" w:cs="Times New Roman"/>
              <w:lang w:val="en-US"/>
            </w:rPr>
            <w:t xml:space="preserve">but </w:t>
          </w:r>
          <w:r w:rsidR="008A40BC" w:rsidRPr="00C16A75">
            <w:rPr>
              <w:rFonts w:ascii="Times New Roman" w:hAnsi="Times New Roman" w:cs="Times New Roman"/>
              <w:lang w:val="en-US"/>
            </w:rPr>
            <w:t xml:space="preserve">without </w:t>
          </w:r>
          <w:r w:rsidR="00B95B32" w:rsidRPr="00C16A75">
            <w:rPr>
              <w:rFonts w:ascii="Times New Roman" w:hAnsi="Times New Roman" w:cs="Times New Roman"/>
              <w:lang w:val="en-US"/>
            </w:rPr>
            <w:t xml:space="preserve">using </w:t>
          </w:r>
          <w:r w:rsidR="00585B66" w:rsidRPr="00C16A75">
            <w:rPr>
              <w:rFonts w:ascii="Times New Roman" w:hAnsi="Times New Roman" w:cs="Times New Roman"/>
              <w:lang w:val="en-US"/>
            </w:rPr>
            <w:t xml:space="preserve">object-oriented </w:t>
          </w:r>
          <w:r w:rsidR="000C3E58" w:rsidRPr="00C16A75">
            <w:rPr>
              <w:rFonts w:ascii="Times New Roman" w:hAnsi="Times New Roman" w:cs="Times New Roman"/>
              <w:lang w:val="en-US"/>
            </w:rPr>
            <w:t xml:space="preserve">class definitions. This step can be done fully automatic and can generate </w:t>
          </w:r>
          <w:r w:rsidR="00747C34" w:rsidRPr="00C16A75">
            <w:rPr>
              <w:rFonts w:ascii="Times New Roman" w:hAnsi="Times New Roman" w:cs="Times New Roman"/>
              <w:lang w:val="en-US"/>
            </w:rPr>
            <w:t xml:space="preserve">a large </w:t>
          </w:r>
          <w:r w:rsidR="000C3E58" w:rsidRPr="00C16A75">
            <w:rPr>
              <w:rFonts w:ascii="Times New Roman" w:hAnsi="Times New Roman" w:cs="Times New Roman"/>
              <w:lang w:val="en-US"/>
            </w:rPr>
            <w:t>amount of code compar</w:t>
          </w:r>
          <w:r w:rsidR="00747C34" w:rsidRPr="00C16A75">
            <w:rPr>
              <w:rFonts w:ascii="Times New Roman" w:hAnsi="Times New Roman" w:cs="Times New Roman"/>
              <w:lang w:val="en-US"/>
            </w:rPr>
            <w:t>ed</w:t>
          </w:r>
          <w:r w:rsidR="000C3E58"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to the </w:t>
          </w:r>
          <w:r w:rsidR="000C3E58" w:rsidRPr="00C16A75">
            <w:rPr>
              <w:rFonts w:ascii="Times New Roman" w:hAnsi="Times New Roman" w:cs="Times New Roman"/>
              <w:lang w:val="en-US"/>
            </w:rPr>
            <w:t xml:space="preserve">original object-oriented representation. </w:t>
          </w:r>
          <w:r w:rsidR="00BB5C46" w:rsidRPr="00C16A75">
            <w:rPr>
              <w:rFonts w:ascii="Times New Roman" w:hAnsi="Times New Roman" w:cs="Times New Roman"/>
              <w:lang w:val="en-US"/>
            </w:rPr>
            <w:t>Then</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the compiler automatically translate this flattened model into lower level computer language such as </w:t>
          </w:r>
          <w:hyperlink r:id="rId50" w:history="1">
            <w:r w:rsidR="00BB5C46" w:rsidRPr="00C16A75">
              <w:rPr>
                <w:rStyle w:val="Hypertextovodkaz"/>
                <w:rFonts w:ascii="Times New Roman" w:hAnsi="Times New Roman" w:cs="Times New Roman"/>
                <w:lang w:val="en-US"/>
              </w:rPr>
              <w:t>C/C++</w:t>
            </w:r>
          </w:hyperlink>
          <w:r w:rsidR="00BB5C46" w:rsidRPr="00C16A75">
            <w:rPr>
              <w:rFonts w:ascii="Times New Roman" w:hAnsi="Times New Roman" w:cs="Times New Roman"/>
              <w:lang w:val="en-US"/>
            </w:rPr>
            <w:t xml:space="preserve">. This code is </w:t>
          </w:r>
          <w:r w:rsidR="00747C34" w:rsidRPr="00C16A75">
            <w:rPr>
              <w:rFonts w:ascii="Times New Roman" w:hAnsi="Times New Roman" w:cs="Times New Roman"/>
              <w:lang w:val="en-US"/>
            </w:rPr>
            <w:t xml:space="preserve">then run </w:t>
          </w:r>
          <w:r w:rsidR="00BB5C46" w:rsidRPr="00C16A75">
            <w:rPr>
              <w:rFonts w:ascii="Times New Roman" w:hAnsi="Times New Roman" w:cs="Times New Roman"/>
              <w:lang w:val="en-US"/>
            </w:rPr>
            <w:t xml:space="preserve">as </w:t>
          </w:r>
          <w:r w:rsidR="00747C34" w:rsidRPr="00C16A75">
            <w:rPr>
              <w:rFonts w:ascii="Times New Roman" w:hAnsi="Times New Roman" w:cs="Times New Roman"/>
              <w:lang w:val="en-US"/>
            </w:rPr>
            <w:t xml:space="preserve">a </w:t>
          </w:r>
          <w:r w:rsidR="00BB5C46" w:rsidRPr="00C16A75">
            <w:rPr>
              <w:rFonts w:ascii="Times New Roman" w:hAnsi="Times New Roman" w:cs="Times New Roman"/>
              <w:lang w:val="en-US"/>
            </w:rPr>
            <w:t>typical computer program</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it has </w:t>
          </w:r>
          <w:r w:rsidR="00BB5C46" w:rsidRPr="00C16A75">
            <w:rPr>
              <w:rFonts w:ascii="Times New Roman" w:hAnsi="Times New Roman" w:cs="Times New Roman"/>
              <w:lang w:val="en-US"/>
            </w:rPr>
            <w:t xml:space="preserve">inputs </w:t>
          </w:r>
          <w:r w:rsidR="005A739F" w:rsidRPr="00C16A75">
            <w:rPr>
              <w:rFonts w:ascii="Times New Roman" w:hAnsi="Times New Roman" w:cs="Times New Roman"/>
              <w:lang w:val="en-US"/>
            </w:rPr>
            <w:t xml:space="preserve">such as initial setting </w:t>
          </w:r>
          <w:r w:rsidR="00BB5C46" w:rsidRPr="00C16A75">
            <w:rPr>
              <w:rFonts w:ascii="Times New Roman" w:hAnsi="Times New Roman" w:cs="Times New Roman"/>
              <w:lang w:val="en-US"/>
            </w:rPr>
            <w:t xml:space="preserve">and outputs such as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results of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simulation during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simulation time interval.</w:t>
          </w:r>
        </w:p>
        <w:p w14:paraId="115C2B79" w14:textId="77777777" w:rsidR="003362FC" w:rsidRPr="00C16A75" w:rsidRDefault="003362FC" w:rsidP="006664FD">
          <w:pPr>
            <w:pStyle w:val="Nadpis3"/>
            <w:rPr>
              <w:rFonts w:ascii="Times New Roman" w:hAnsi="Times New Roman" w:cs="Times New Roman"/>
              <w:lang w:val="en-US"/>
            </w:rPr>
          </w:pPr>
          <w:bookmarkStart w:id="72" w:name="_Toc408842116"/>
          <w:bookmarkStart w:id="73" w:name="_Toc408844065"/>
          <w:bookmarkStart w:id="74" w:name="_Toc408845898"/>
          <w:bookmarkStart w:id="75" w:name="_Toc409289280"/>
          <w:r w:rsidRPr="00C16A75">
            <w:rPr>
              <w:rFonts w:ascii="Times New Roman" w:hAnsi="Times New Roman" w:cs="Times New Roman"/>
              <w:lang w:val="en-US"/>
            </w:rPr>
            <w:t>Connections</w:t>
          </w:r>
          <w:bookmarkEnd w:id="72"/>
          <w:bookmarkEnd w:id="73"/>
          <w:bookmarkEnd w:id="74"/>
          <w:bookmarkEnd w:id="75"/>
        </w:p>
        <w:p w14:paraId="17FC8479" w14:textId="49C2B584" w:rsidR="00EE0CCC" w:rsidRPr="00C16A75" w:rsidRDefault="00A221EC" w:rsidP="00911E3F">
          <w:pPr>
            <w:jc w:val="both"/>
            <w:rPr>
              <w:rFonts w:ascii="Times New Roman" w:hAnsi="Times New Roman" w:cs="Times New Roman"/>
              <w:lang w:val="en-US"/>
            </w:rPr>
          </w:pPr>
          <w:r w:rsidRPr="00C16A75">
            <w:rPr>
              <w:rFonts w:ascii="Times New Roman" w:hAnsi="Times New Roman" w:cs="Times New Roman"/>
              <w:lang w:val="en-US"/>
            </w:rPr>
            <w:t>E</w:t>
          </w:r>
          <w:r w:rsidR="00800645" w:rsidRPr="00C16A75">
            <w:rPr>
              <w:rFonts w:ascii="Times New Roman" w:hAnsi="Times New Roman" w:cs="Times New Roman"/>
              <w:lang w:val="en-US"/>
            </w:rPr>
            <w:t xml:space="preserve">ach library class has some possibilities </w:t>
          </w:r>
          <w:r w:rsidR="00747C34" w:rsidRPr="00C16A75">
            <w:rPr>
              <w:rFonts w:ascii="Times New Roman" w:hAnsi="Times New Roman" w:cs="Times New Roman"/>
              <w:lang w:val="en-US"/>
            </w:rPr>
            <w:t xml:space="preserve">for </w:t>
          </w:r>
          <w:r w:rsidR="00800645" w:rsidRPr="00C16A75">
            <w:rPr>
              <w:rFonts w:ascii="Times New Roman" w:hAnsi="Times New Roman" w:cs="Times New Roman"/>
              <w:lang w:val="en-US"/>
            </w:rPr>
            <w:t>connect</w:t>
          </w:r>
          <w:r w:rsidR="00747C34" w:rsidRPr="00C16A75">
            <w:rPr>
              <w:rFonts w:ascii="Times New Roman" w:hAnsi="Times New Roman" w:cs="Times New Roman"/>
              <w:lang w:val="en-US"/>
            </w:rPr>
            <w:t>ing</w:t>
          </w:r>
          <w:r w:rsidR="00800645" w:rsidRPr="00C16A75">
            <w:rPr>
              <w:rFonts w:ascii="Times New Roman" w:hAnsi="Times New Roman" w:cs="Times New Roman"/>
              <w:lang w:val="en-US"/>
            </w:rPr>
            <w:t xml:space="preserve"> their instance</w:t>
          </w:r>
          <w:r w:rsidR="00747C34" w:rsidRPr="00C16A75">
            <w:rPr>
              <w:rFonts w:ascii="Times New Roman" w:hAnsi="Times New Roman" w:cs="Times New Roman"/>
              <w:lang w:val="en-US"/>
            </w:rPr>
            <w:t xml:space="preserve">s </w:t>
          </w:r>
          <w:r w:rsidR="00585B66" w:rsidRPr="00C16A75">
            <w:rPr>
              <w:rFonts w:ascii="Times New Roman" w:hAnsi="Times New Roman" w:cs="Times New Roman"/>
              <w:lang w:val="en-US"/>
            </w:rPr>
            <w:t>together</w:t>
          </w:r>
          <w:r w:rsidR="00800645" w:rsidRPr="00C16A75">
            <w:rPr>
              <w:rFonts w:ascii="Times New Roman" w:hAnsi="Times New Roman" w:cs="Times New Roman"/>
              <w:lang w:val="en-US"/>
            </w:rPr>
            <w:t>. In the case of restricted classes</w:t>
          </w:r>
          <w:r w:rsidR="00747C34" w:rsidRPr="00C16A75">
            <w:rPr>
              <w:rFonts w:ascii="Times New Roman" w:hAnsi="Times New Roman" w:cs="Times New Roman"/>
              <w:lang w:val="en-US"/>
            </w:rPr>
            <w:t>, referred to as</w:t>
          </w:r>
          <w:r w:rsidR="00800645" w:rsidRPr="00C16A75">
            <w:rPr>
              <w:rFonts w:ascii="Times New Roman" w:hAnsi="Times New Roman" w:cs="Times New Roman"/>
              <w:lang w:val="en-US"/>
            </w:rPr>
            <w:t xml:space="preserve"> ‘block’</w:t>
          </w:r>
          <w:r w:rsidR="00747C34" w:rsidRPr="00C16A75">
            <w:rPr>
              <w:rFonts w:ascii="Times New Roman" w:hAnsi="Times New Roman" w:cs="Times New Roman"/>
              <w:lang w:val="en-US"/>
            </w:rPr>
            <w:t>,</w:t>
          </w:r>
          <w:r w:rsidRPr="00C16A75">
            <w:rPr>
              <w:rFonts w:ascii="Times New Roman" w:hAnsi="Times New Roman" w:cs="Times New Roman"/>
              <w:lang w:val="en-US"/>
            </w:rPr>
            <w:t xml:space="preserve"> </w:t>
          </w:r>
          <w:r w:rsidR="00800645" w:rsidRPr="00C16A75">
            <w:rPr>
              <w:rFonts w:ascii="Times New Roman" w:hAnsi="Times New Roman" w:cs="Times New Roman"/>
              <w:lang w:val="en-US"/>
            </w:rPr>
            <w:t xml:space="preserve">they are only causal connectors, which can be ‘input’ or ‘output’ variables. </w:t>
          </w:r>
          <w:r w:rsidRPr="00C16A75">
            <w:rPr>
              <w:rFonts w:ascii="Times New Roman" w:hAnsi="Times New Roman" w:cs="Times New Roman"/>
              <w:lang w:val="en-US"/>
            </w:rPr>
            <w:t>The restricted class</w:t>
          </w:r>
          <w:r w:rsidR="00747C34" w:rsidRPr="00C16A75">
            <w:rPr>
              <w:rFonts w:ascii="Times New Roman" w:hAnsi="Times New Roman" w:cs="Times New Roman"/>
              <w:lang w:val="en-US"/>
            </w:rPr>
            <w:t xml:space="preserve">, referred to as </w:t>
          </w:r>
          <w:r w:rsidRPr="00C16A75">
            <w:rPr>
              <w:rFonts w:ascii="Times New Roman" w:hAnsi="Times New Roman" w:cs="Times New Roman"/>
              <w:lang w:val="en-US"/>
            </w:rPr>
            <w:t xml:space="preserve">‘connector’ is </w:t>
          </w:r>
          <w:r w:rsidR="00747C34" w:rsidRPr="00C16A75">
            <w:rPr>
              <w:rFonts w:ascii="Times New Roman" w:hAnsi="Times New Roman" w:cs="Times New Roman"/>
              <w:lang w:val="en-US"/>
            </w:rPr>
            <w:t xml:space="preserve">in this case </w:t>
          </w:r>
          <w:r w:rsidRPr="00C16A75">
            <w:rPr>
              <w:rFonts w:ascii="Times New Roman" w:hAnsi="Times New Roman" w:cs="Times New Roman"/>
              <w:lang w:val="en-US"/>
            </w:rPr>
            <w:t xml:space="preserve">used only as a substitution elementary type </w:t>
          </w:r>
          <w:r w:rsidR="001249CD" w:rsidRPr="00C16A75">
            <w:rPr>
              <w:rFonts w:ascii="Times New Roman" w:hAnsi="Times New Roman" w:cs="Times New Roman"/>
              <w:lang w:val="en-US"/>
            </w:rPr>
            <w:t xml:space="preserve">for </w:t>
          </w:r>
          <w:r w:rsidR="00747C34" w:rsidRPr="00C16A75">
            <w:rPr>
              <w:rFonts w:ascii="Times New Roman" w:hAnsi="Times New Roman" w:cs="Times New Roman"/>
              <w:lang w:val="en-US"/>
            </w:rPr>
            <w:t xml:space="preserve">the </w:t>
          </w:r>
          <w:r w:rsidR="001249CD" w:rsidRPr="00C16A75">
            <w:rPr>
              <w:rFonts w:ascii="Times New Roman" w:hAnsi="Times New Roman" w:cs="Times New Roman"/>
              <w:lang w:val="en-US"/>
            </w:rPr>
            <w:t>real number</w:t>
          </w:r>
          <w:r w:rsidRPr="00C16A75">
            <w:rPr>
              <w:rFonts w:ascii="Times New Roman" w:hAnsi="Times New Roman" w:cs="Times New Roman"/>
              <w:lang w:val="en-US"/>
            </w:rPr>
            <w:t xml:space="preserve"> (</w:t>
          </w:r>
          <w:proofErr w:type="gramStart"/>
          <w:r w:rsidRPr="00C16A75">
            <w:rPr>
              <w:rFonts w:ascii="Times New Roman" w:hAnsi="Times New Roman" w:cs="Times New Roman"/>
              <w:lang w:val="en-US"/>
            </w:rPr>
            <w:t>‘Real</w:t>
          </w:r>
          <w:proofErr w:type="gramEnd"/>
          <w:r w:rsidRPr="00C16A75">
            <w:rPr>
              <w:rFonts w:ascii="Times New Roman" w:hAnsi="Times New Roman" w:cs="Times New Roman"/>
              <w:lang w:val="en-US"/>
            </w:rPr>
            <w:t>’)</w:t>
          </w:r>
          <w:r w:rsidR="00747C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w:t>
          </w:r>
          <w:r w:rsidR="00747C34" w:rsidRPr="00C16A75">
            <w:rPr>
              <w:rFonts w:ascii="Times New Roman" w:hAnsi="Times New Roman" w:cs="Times New Roman"/>
              <w:lang w:val="en-US"/>
            </w:rPr>
            <w:t xml:space="preserve">a </w:t>
          </w:r>
          <w:r w:rsidRPr="00C16A75">
            <w:rPr>
              <w:rFonts w:ascii="Times New Roman" w:hAnsi="Times New Roman" w:cs="Times New Roman"/>
              <w:lang w:val="en-US"/>
            </w:rPr>
            <w:t>causality direction prefix.</w:t>
          </w:r>
          <w:r w:rsidR="001249CD" w:rsidRPr="00C16A75">
            <w:rPr>
              <w:rFonts w:ascii="Times New Roman" w:hAnsi="Times New Roman" w:cs="Times New Roman"/>
              <w:lang w:val="en-US"/>
            </w:rPr>
            <w:t xml:space="preserve"> After inserting any block instance to ‘MyClass’</w:t>
          </w:r>
          <w:r w:rsidR="007B2EF8" w:rsidRPr="00C16A75">
            <w:rPr>
              <w:rFonts w:ascii="Times New Roman" w:hAnsi="Times New Roman" w:cs="Times New Roman"/>
              <w:lang w:val="en-US"/>
            </w:rPr>
            <w:t>,</w:t>
          </w:r>
          <w:r w:rsidR="001249CD" w:rsidRPr="00C16A75">
            <w:rPr>
              <w:rFonts w:ascii="Times New Roman" w:hAnsi="Times New Roman" w:cs="Times New Roman"/>
              <w:lang w:val="en-US"/>
            </w:rPr>
            <w:t xml:space="preserve"> all input and output connectors</w:t>
          </w:r>
          <w:r w:rsidR="007B2EF8" w:rsidRPr="00C16A75">
            <w:rPr>
              <w:rFonts w:ascii="Times New Roman" w:hAnsi="Times New Roman" w:cs="Times New Roman"/>
              <w:lang w:val="en-US"/>
            </w:rPr>
            <w:t xml:space="preserve"> will be visible</w:t>
          </w:r>
          <w:r w:rsidR="001249CD" w:rsidRPr="00C16A75">
            <w:rPr>
              <w:rFonts w:ascii="Times New Roman" w:hAnsi="Times New Roman" w:cs="Times New Roman"/>
              <w:lang w:val="en-US"/>
            </w:rPr>
            <w:t xml:space="preserve">. Connections of </w:t>
          </w:r>
          <w:r w:rsidR="007B2EF8" w:rsidRPr="00C16A75">
            <w:rPr>
              <w:rFonts w:ascii="Times New Roman" w:hAnsi="Times New Roman" w:cs="Times New Roman"/>
              <w:lang w:val="en-US"/>
            </w:rPr>
            <w:t xml:space="preserve">these </w:t>
          </w:r>
          <w:r w:rsidR="001249CD" w:rsidRPr="00C16A75">
            <w:rPr>
              <w:rFonts w:ascii="Times New Roman" w:hAnsi="Times New Roman" w:cs="Times New Roman"/>
              <w:lang w:val="en-US"/>
            </w:rPr>
            <w:t>type</w:t>
          </w:r>
          <w:r w:rsidR="007B2EF8" w:rsidRPr="00C16A75">
            <w:rPr>
              <w:rFonts w:ascii="Times New Roman" w:hAnsi="Times New Roman" w:cs="Times New Roman"/>
              <w:lang w:val="en-US"/>
            </w:rPr>
            <w:t>s</w:t>
          </w:r>
          <w:r w:rsidR="001249CD" w:rsidRPr="00C16A75">
            <w:rPr>
              <w:rFonts w:ascii="Times New Roman" w:hAnsi="Times New Roman" w:cs="Times New Roman"/>
              <w:lang w:val="en-US"/>
            </w:rPr>
            <w:t xml:space="preserve"> of connectors are intuitive – each output can be connected to many inputs</w:t>
          </w:r>
          <w:r w:rsidR="007B2EF8" w:rsidRPr="00C16A75">
            <w:rPr>
              <w:rFonts w:ascii="Times New Roman" w:hAnsi="Times New Roman" w:cs="Times New Roman"/>
              <w:lang w:val="en-US"/>
            </w:rPr>
            <w:t xml:space="preserve"> and </w:t>
          </w:r>
          <w:r w:rsidR="001249CD" w:rsidRPr="00C16A75">
            <w:rPr>
              <w:rFonts w:ascii="Times New Roman" w:hAnsi="Times New Roman" w:cs="Times New Roman"/>
              <w:lang w:val="en-US"/>
            </w:rPr>
            <w:t xml:space="preserve">connected variables will </w:t>
          </w:r>
          <w:r w:rsidR="007B2EF8" w:rsidRPr="00C16A75">
            <w:rPr>
              <w:rFonts w:ascii="Times New Roman" w:hAnsi="Times New Roman" w:cs="Times New Roman"/>
              <w:lang w:val="en-US"/>
            </w:rPr>
            <w:t xml:space="preserve">always </w:t>
          </w:r>
          <w:r w:rsidR="001249CD" w:rsidRPr="00C16A75">
            <w:rPr>
              <w:rFonts w:ascii="Times New Roman" w:hAnsi="Times New Roman" w:cs="Times New Roman"/>
              <w:lang w:val="en-US"/>
            </w:rPr>
            <w:t>have the same value.</w:t>
          </w:r>
        </w:p>
        <w:p w14:paraId="34CB4198" w14:textId="7FA8D427" w:rsidR="00EE0CCC" w:rsidRPr="00C16A75" w:rsidRDefault="007B2EF8" w:rsidP="00911E3F">
          <w:pPr>
            <w:jc w:val="both"/>
            <w:rPr>
              <w:rFonts w:ascii="Times New Roman" w:hAnsi="Times New Roman" w:cs="Times New Roman"/>
              <w:lang w:val="en-US"/>
            </w:rPr>
          </w:pPr>
          <w:r w:rsidRPr="00C16A75">
            <w:rPr>
              <w:rFonts w:ascii="Times New Roman" w:hAnsi="Times New Roman" w:cs="Times New Roman"/>
              <w:lang w:val="en-US"/>
            </w:rPr>
            <w:t xml:space="preserve">Since </w:t>
          </w:r>
          <w:r w:rsidR="00E37093" w:rsidRPr="00C16A75">
            <w:rPr>
              <w:rFonts w:ascii="Times New Roman" w:hAnsi="Times New Roman" w:cs="Times New Roman"/>
              <w:lang w:val="en-US"/>
            </w:rPr>
            <w:t xml:space="preserve">the complex parts of </w:t>
          </w:r>
          <w:r w:rsidRPr="00C16A75">
            <w:rPr>
              <w:rFonts w:ascii="Times New Roman" w:hAnsi="Times New Roman" w:cs="Times New Roman"/>
              <w:lang w:val="en-US"/>
            </w:rPr>
            <w:t xml:space="preserve">a </w:t>
          </w:r>
          <w:r w:rsidR="00E37093"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can </w:t>
          </w:r>
          <w:r w:rsidR="00E37093" w:rsidRPr="00C16A75">
            <w:rPr>
              <w:rFonts w:ascii="Times New Roman" w:hAnsi="Times New Roman" w:cs="Times New Roman"/>
              <w:lang w:val="en-US"/>
            </w:rPr>
            <w:t>have many inputs and outputs</w:t>
          </w:r>
          <w:r w:rsidRPr="00C16A75">
            <w:rPr>
              <w:rFonts w:ascii="Times New Roman" w:hAnsi="Times New Roman" w:cs="Times New Roman"/>
              <w:lang w:val="en-US"/>
            </w:rPr>
            <w:t xml:space="preserve">, there </w:t>
          </w:r>
          <w:r w:rsidR="00E37093" w:rsidRPr="00C16A75">
            <w:rPr>
              <w:rFonts w:ascii="Times New Roman" w:hAnsi="Times New Roman" w:cs="Times New Roman"/>
              <w:lang w:val="en-US"/>
            </w:rPr>
            <w:t xml:space="preserve">exists in Modelica a special class called ‘expandable connector’. This connector does not have </w:t>
          </w:r>
          <w:r w:rsidRPr="00C16A75">
            <w:rPr>
              <w:rFonts w:ascii="Times New Roman" w:hAnsi="Times New Roman" w:cs="Times New Roman"/>
              <w:lang w:val="en-US"/>
            </w:rPr>
            <w:t xml:space="preserve">an </w:t>
          </w:r>
          <w:r w:rsidR="005946BD" w:rsidRPr="00C16A75">
            <w:rPr>
              <w:rFonts w:ascii="Times New Roman" w:hAnsi="Times New Roman" w:cs="Times New Roman"/>
              <w:lang w:val="en-US"/>
            </w:rPr>
            <w:t xml:space="preserve">explicitly </w:t>
          </w:r>
          <w:r w:rsidR="00E37093" w:rsidRPr="00C16A75">
            <w:rPr>
              <w:rFonts w:ascii="Times New Roman" w:hAnsi="Times New Roman" w:cs="Times New Roman"/>
              <w:lang w:val="en-US"/>
            </w:rPr>
            <w:t xml:space="preserve">defined </w:t>
          </w:r>
          <w:r w:rsidR="005946BD" w:rsidRPr="00C16A75">
            <w:rPr>
              <w:rFonts w:ascii="Times New Roman" w:hAnsi="Times New Roman" w:cs="Times New Roman"/>
              <w:lang w:val="en-US"/>
            </w:rPr>
            <w:t>list of variables</w:t>
          </w:r>
          <w:r w:rsidRPr="00C16A75">
            <w:rPr>
              <w:rFonts w:ascii="Times New Roman" w:hAnsi="Times New Roman" w:cs="Times New Roman"/>
              <w:lang w:val="en-US"/>
            </w:rPr>
            <w:t xml:space="preserve"> or</w:t>
          </w:r>
          <w:r w:rsidR="00E37093" w:rsidRPr="00C16A75">
            <w:rPr>
              <w:rFonts w:ascii="Times New Roman" w:hAnsi="Times New Roman" w:cs="Times New Roman"/>
              <w:lang w:val="en-US"/>
            </w:rPr>
            <w:t xml:space="preserve"> their causal direction, </w:t>
          </w:r>
          <w:r w:rsidRPr="00C16A75">
            <w:rPr>
              <w:rFonts w:ascii="Times New Roman" w:hAnsi="Times New Roman" w:cs="Times New Roman"/>
              <w:lang w:val="en-US"/>
            </w:rPr>
            <w:t xml:space="preserve">since this </w:t>
          </w:r>
          <w:r w:rsidR="00E37093" w:rsidRPr="00C16A75">
            <w:rPr>
              <w:rFonts w:ascii="Times New Roman" w:hAnsi="Times New Roman" w:cs="Times New Roman"/>
              <w:lang w:val="en-US"/>
            </w:rPr>
            <w:t>can be automatically generated from connections. For example</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if we connect connector ‘c’ to this expandable connector </w:t>
          </w:r>
          <w:r w:rsidRPr="00C16A75">
            <w:rPr>
              <w:rFonts w:ascii="Times New Roman" w:hAnsi="Times New Roman" w:cs="Times New Roman"/>
              <w:lang w:val="en-US"/>
            </w:rPr>
            <w:t xml:space="preserve">called </w:t>
          </w:r>
          <w:r w:rsidR="00E37093" w:rsidRPr="00C16A75">
            <w:rPr>
              <w:rFonts w:ascii="Times New Roman" w:hAnsi="Times New Roman" w:cs="Times New Roman"/>
              <w:lang w:val="en-US"/>
            </w:rPr>
            <w:t>‘busConnector’ as variable ‘busConnector.c</w:t>
          </w:r>
          <w:r w:rsidR="00884CEB" w:rsidRPr="00C16A75">
            <w:rPr>
              <w:rFonts w:ascii="Times New Roman" w:hAnsi="Times New Roman" w:cs="Times New Roman"/>
              <w:lang w:val="en-US"/>
            </w:rPr>
            <w:t>3</w:t>
          </w:r>
          <w:r w:rsidR="00E37093" w:rsidRPr="00C16A75">
            <w:rPr>
              <w:rFonts w:ascii="Times New Roman" w:hAnsi="Times New Roman" w:cs="Times New Roman"/>
              <w:lang w:val="en-US"/>
            </w:rPr>
            <w:t>’</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it automatically </w:t>
          </w:r>
          <w:r w:rsidR="00884CEB" w:rsidRPr="00C16A75">
            <w:rPr>
              <w:rFonts w:ascii="Times New Roman" w:hAnsi="Times New Roman" w:cs="Times New Roman"/>
              <w:lang w:val="en-US"/>
            </w:rPr>
            <w:t>create</w:t>
          </w:r>
          <w:r w:rsidRPr="00C16A75">
            <w:rPr>
              <w:rFonts w:ascii="Times New Roman" w:hAnsi="Times New Roman" w:cs="Times New Roman"/>
              <w:lang w:val="en-US"/>
            </w:rPr>
            <w:t>s</w:t>
          </w:r>
          <w:r w:rsidR="00884CEB" w:rsidRPr="00C16A75">
            <w:rPr>
              <w:rFonts w:ascii="Times New Roman" w:hAnsi="Times New Roman" w:cs="Times New Roman"/>
              <w:lang w:val="en-US"/>
            </w:rPr>
            <w:t xml:space="preserve"> an</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 xml:space="preserve">implicit </w:t>
          </w:r>
          <w:r w:rsidR="00E37093" w:rsidRPr="00C16A75">
            <w:rPr>
              <w:rFonts w:ascii="Times New Roman" w:hAnsi="Times New Roman" w:cs="Times New Roman"/>
              <w:lang w:val="en-US"/>
            </w:rPr>
            <w:t>definition from</w:t>
          </w:r>
          <w:r w:rsidRPr="00C16A75">
            <w:rPr>
              <w:rFonts w:ascii="Times New Roman" w:hAnsi="Times New Roman" w:cs="Times New Roman"/>
              <w:lang w:val="en-US"/>
            </w:rPr>
            <w:t xml:space="preserve"> the</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c</w:t>
          </w:r>
          <w:r w:rsidR="00E37093" w:rsidRPr="00C16A75">
            <w:rPr>
              <w:rFonts w:ascii="Times New Roman" w:hAnsi="Times New Roman" w:cs="Times New Roman"/>
              <w:lang w:val="en-US"/>
            </w:rPr>
            <w:t>’ connector.</w:t>
          </w:r>
          <w:r w:rsidR="00884CEB" w:rsidRPr="00C16A75">
            <w:rPr>
              <w:rFonts w:ascii="Times New Roman" w:hAnsi="Times New Roman" w:cs="Times New Roman"/>
              <w:lang w:val="en-US"/>
            </w:rPr>
            <w:t xml:space="preserve"> This is designed only for </w:t>
          </w:r>
          <w:r w:rsidRPr="00C16A75">
            <w:rPr>
              <w:rFonts w:ascii="Times New Roman" w:hAnsi="Times New Roman" w:cs="Times New Roman"/>
              <w:lang w:val="en-US"/>
            </w:rPr>
            <w:t xml:space="preserve">large </w:t>
          </w:r>
          <w:r w:rsidR="00884CEB" w:rsidRPr="00C16A75">
            <w:rPr>
              <w:rFonts w:ascii="Times New Roman" w:hAnsi="Times New Roman" w:cs="Times New Roman"/>
              <w:lang w:val="en-US"/>
            </w:rPr>
            <w:t>models</w:t>
          </w:r>
          <w:r w:rsidRPr="00C16A75">
            <w:rPr>
              <w:rFonts w:ascii="Times New Roman" w:hAnsi="Times New Roman" w:cs="Times New Roman"/>
              <w:lang w:val="en-US"/>
            </w:rPr>
            <w:t xml:space="preserve"> and sends</w:t>
          </w:r>
          <w:r w:rsidR="00884CEB" w:rsidRPr="00C16A75">
            <w:rPr>
              <w:rFonts w:ascii="Times New Roman" w:hAnsi="Times New Roman" w:cs="Times New Roman"/>
              <w:lang w:val="en-US"/>
            </w:rPr>
            <w:t xml:space="preserve"> values from one branch to another</w:t>
          </w:r>
          <w:r w:rsidR="00D06F5A" w:rsidRPr="00C16A75">
            <w:rPr>
              <w:rFonts w:ascii="Times New Roman" w:hAnsi="Times New Roman" w:cs="Times New Roman"/>
              <w:lang w:val="en-US"/>
            </w:rPr>
            <w:t xml:space="preserve"> branch of instances</w:t>
          </w:r>
          <w:r w:rsidR="00884CEB" w:rsidRPr="00C16A75">
            <w:rPr>
              <w:rFonts w:ascii="Times New Roman" w:hAnsi="Times New Roman" w:cs="Times New Roman"/>
              <w:lang w:val="en-US"/>
            </w:rPr>
            <w:t xml:space="preserve">. </w:t>
          </w:r>
          <w:r w:rsidRPr="00C16A75">
            <w:rPr>
              <w:rFonts w:ascii="Times New Roman" w:hAnsi="Times New Roman" w:cs="Times New Roman"/>
              <w:lang w:val="en-US"/>
            </w:rPr>
            <w:t xml:space="preserve">Generally, </w:t>
          </w:r>
          <w:r w:rsidR="00884CEB" w:rsidRPr="00C16A75">
            <w:rPr>
              <w:rFonts w:ascii="Times New Roman" w:hAnsi="Times New Roman" w:cs="Times New Roman"/>
              <w:lang w:val="en-US"/>
            </w:rPr>
            <w:t xml:space="preserve">it </w:t>
          </w:r>
          <w:r w:rsidRPr="00C16A75">
            <w:rPr>
              <w:rFonts w:ascii="Times New Roman" w:hAnsi="Times New Roman" w:cs="Times New Roman"/>
              <w:lang w:val="en-US"/>
            </w:rPr>
            <w:t>does not make</w:t>
          </w:r>
          <w:r w:rsidR="00884CEB" w:rsidRPr="00C16A75">
            <w:rPr>
              <w:rFonts w:ascii="Times New Roman" w:hAnsi="Times New Roman" w:cs="Times New Roman"/>
              <w:lang w:val="en-US"/>
            </w:rPr>
            <w:t xml:space="preserve"> sense to use expandable connectors for models where instances at </w:t>
          </w:r>
          <w:r w:rsidRPr="00C16A75">
            <w:rPr>
              <w:rFonts w:ascii="Times New Roman" w:hAnsi="Times New Roman" w:cs="Times New Roman"/>
              <w:lang w:val="en-US"/>
            </w:rPr>
            <w:t xml:space="preserve">the </w:t>
          </w:r>
          <w:r w:rsidR="00884CEB" w:rsidRPr="00C16A75">
            <w:rPr>
              <w:rFonts w:ascii="Times New Roman" w:hAnsi="Times New Roman" w:cs="Times New Roman"/>
              <w:lang w:val="en-US"/>
            </w:rPr>
            <w:t xml:space="preserve">top level are composed only </w:t>
          </w:r>
          <w:r w:rsidRPr="00C16A75">
            <w:rPr>
              <w:rFonts w:ascii="Times New Roman" w:hAnsi="Times New Roman" w:cs="Times New Roman"/>
              <w:lang w:val="en-US"/>
            </w:rPr>
            <w:t xml:space="preserve">of </w:t>
          </w:r>
          <w:r w:rsidR="00884CEB" w:rsidRPr="00C16A75">
            <w:rPr>
              <w:rFonts w:ascii="Times New Roman" w:hAnsi="Times New Roman" w:cs="Times New Roman"/>
              <w:lang w:val="en-US"/>
            </w:rPr>
            <w:t>elementary classes.</w:t>
          </w:r>
          <w:r w:rsidR="00B02618" w:rsidRPr="00C16A75">
            <w:rPr>
              <w:rFonts w:ascii="Times New Roman" w:hAnsi="Times New Roman" w:cs="Times New Roman"/>
              <w:lang w:val="en-US"/>
            </w:rPr>
            <w:t xml:space="preserve"> </w:t>
          </w:r>
        </w:p>
        <w:p w14:paraId="74A03D88" w14:textId="1B6DDA95" w:rsidR="00237587" w:rsidRPr="00C16A75" w:rsidRDefault="00D06F5A" w:rsidP="00911E3F">
          <w:pPr>
            <w:jc w:val="both"/>
            <w:rPr>
              <w:rFonts w:ascii="Times New Roman" w:hAnsi="Times New Roman" w:cs="Times New Roman"/>
              <w:lang w:val="en-US"/>
            </w:rPr>
          </w:pPr>
          <w:r w:rsidRPr="00C16A75">
            <w:rPr>
              <w:rFonts w:ascii="Times New Roman" w:hAnsi="Times New Roman" w:cs="Times New Roman"/>
              <w:lang w:val="en-US"/>
            </w:rPr>
            <w:t xml:space="preserve">What allows </w:t>
          </w:r>
          <w:r w:rsidR="007B2EF8" w:rsidRPr="00C16A75">
            <w:rPr>
              <w:rFonts w:ascii="Times New Roman" w:hAnsi="Times New Roman" w:cs="Times New Roman"/>
              <w:lang w:val="en-US"/>
            </w:rPr>
            <w:t>for creating</w:t>
          </w:r>
          <w:r w:rsidRPr="00C16A75">
            <w:rPr>
              <w:rFonts w:ascii="Times New Roman" w:hAnsi="Times New Roman" w:cs="Times New Roman"/>
              <w:lang w:val="en-US"/>
            </w:rPr>
            <w:t xml:space="preserve"> model</w:t>
          </w:r>
          <w:r w:rsidR="00F65463" w:rsidRPr="00C16A75">
            <w:rPr>
              <w:rFonts w:ascii="Times New Roman" w:hAnsi="Times New Roman" w:cs="Times New Roman"/>
              <w:lang w:val="en-US"/>
            </w:rPr>
            <w:t xml:space="preserve">s </w:t>
          </w:r>
          <w:r w:rsidR="007B2EF8" w:rsidRPr="00C16A75">
            <w:rPr>
              <w:rFonts w:ascii="Times New Roman" w:hAnsi="Times New Roman" w:cs="Times New Roman"/>
              <w:lang w:val="en-US"/>
            </w:rPr>
            <w:t xml:space="preserve">such as </w:t>
          </w:r>
          <w:r w:rsidR="00F65463" w:rsidRPr="00C16A75">
            <w:rPr>
              <w:rFonts w:ascii="Times New Roman" w:hAnsi="Times New Roman" w:cs="Times New Roman"/>
              <w:lang w:val="en-US"/>
            </w:rPr>
            <w:t>electrical circuits is a</w:t>
          </w:r>
          <w:r w:rsidRPr="00C16A75">
            <w:rPr>
              <w:rFonts w:ascii="Times New Roman" w:hAnsi="Times New Roman" w:cs="Times New Roman"/>
              <w:lang w:val="en-US"/>
            </w:rPr>
            <w:t xml:space="preserve"> connector defined by two variables: nonflow and flow.</w:t>
          </w:r>
          <w:r w:rsidR="00F65463" w:rsidRPr="00C16A75">
            <w:rPr>
              <w:rFonts w:ascii="Times New Roman" w:hAnsi="Times New Roman" w:cs="Times New Roman"/>
              <w:lang w:val="en-US"/>
            </w:rPr>
            <w:t xml:space="preserve"> The flow variable has </w:t>
          </w:r>
          <w:r w:rsidR="007B2EF8" w:rsidRPr="00C16A75">
            <w:rPr>
              <w:rFonts w:ascii="Times New Roman" w:hAnsi="Times New Roman" w:cs="Times New Roman"/>
              <w:lang w:val="en-US"/>
            </w:rPr>
            <w:t xml:space="preserve">the </w:t>
          </w:r>
          <w:r w:rsidR="00F65463" w:rsidRPr="00C16A75">
            <w:rPr>
              <w:rFonts w:ascii="Times New Roman" w:hAnsi="Times New Roman" w:cs="Times New Roman"/>
              <w:lang w:val="en-US"/>
            </w:rPr>
            <w:t xml:space="preserve">prefix ‘flow’. </w:t>
          </w:r>
          <w:r w:rsidR="00772E9B" w:rsidRPr="00C16A75">
            <w:rPr>
              <w:rFonts w:ascii="Times New Roman" w:hAnsi="Times New Roman" w:cs="Times New Roman"/>
              <w:lang w:val="en-US"/>
            </w:rPr>
            <w:t>I</w:t>
          </w:r>
          <w:r w:rsidR="00F65463" w:rsidRPr="00C16A75">
            <w:rPr>
              <w:rFonts w:ascii="Times New Roman" w:hAnsi="Times New Roman" w:cs="Times New Roman"/>
              <w:lang w:val="en-US"/>
            </w:rPr>
            <w:t>t is possible to connect any number of c</w:t>
          </w:r>
          <w:r w:rsidR="000719EF" w:rsidRPr="00C16A75">
            <w:rPr>
              <w:rFonts w:ascii="Times New Roman" w:hAnsi="Times New Roman" w:cs="Times New Roman"/>
              <w:lang w:val="en-US"/>
            </w:rPr>
            <w:t>onnector</w:t>
          </w:r>
          <w:r w:rsidR="00237587" w:rsidRPr="00C16A75">
            <w:rPr>
              <w:rFonts w:ascii="Times New Roman" w:hAnsi="Times New Roman" w:cs="Times New Roman"/>
              <w:lang w:val="en-US"/>
            </w:rPr>
            <w:t xml:space="preserve"> instances</w:t>
          </w:r>
          <w:r w:rsidR="00772E9B" w:rsidRPr="00C16A75">
            <w:rPr>
              <w:rFonts w:ascii="Times New Roman" w:hAnsi="Times New Roman" w:cs="Times New Roman"/>
              <w:lang w:val="en-US"/>
            </w:rPr>
            <w:t xml:space="preserve"> of one definition</w:t>
          </w:r>
          <w:r w:rsidR="000719EF" w:rsidRPr="00C16A75">
            <w:rPr>
              <w:rFonts w:ascii="Times New Roman" w:hAnsi="Times New Roman" w:cs="Times New Roman"/>
              <w:lang w:val="en-US"/>
            </w:rPr>
            <w:t xml:space="preserve"> together. These connections generat</w:t>
          </w:r>
          <w:r w:rsidR="0007193F" w:rsidRPr="00C16A75">
            <w:rPr>
              <w:rFonts w:ascii="Times New Roman" w:hAnsi="Times New Roman" w:cs="Times New Roman"/>
              <w:lang w:val="en-US"/>
            </w:rPr>
            <w:t>e</w:t>
          </w:r>
          <w:r w:rsidR="000719EF" w:rsidRPr="00C16A75">
            <w:rPr>
              <w:rFonts w:ascii="Times New Roman" w:hAnsi="Times New Roman" w:cs="Times New Roman"/>
              <w:lang w:val="en-US"/>
            </w:rPr>
            <w:t xml:space="preserve"> expected rules of circuits</w:t>
          </w:r>
          <w:r w:rsidR="00772E9B" w:rsidRPr="00C16A75">
            <w:rPr>
              <w:rFonts w:ascii="Times New Roman" w:hAnsi="Times New Roman" w:cs="Times New Roman"/>
              <w:lang w:val="en-US"/>
            </w:rPr>
            <w:t>, where</w:t>
          </w:r>
          <w:r w:rsidR="000719EF" w:rsidRPr="00C16A75">
            <w:rPr>
              <w:rFonts w:ascii="Times New Roman" w:hAnsi="Times New Roman" w:cs="Times New Roman"/>
              <w:lang w:val="en-US"/>
            </w:rPr>
            <w:t xml:space="preserve"> connected nonflows are equal and </w:t>
          </w:r>
          <w:r w:rsidR="00237587" w:rsidRPr="00C16A75">
            <w:rPr>
              <w:rFonts w:ascii="Times New Roman" w:hAnsi="Times New Roman" w:cs="Times New Roman"/>
              <w:lang w:val="en-US"/>
            </w:rPr>
            <w:t xml:space="preserve">the </w:t>
          </w:r>
          <w:r w:rsidR="000719EF" w:rsidRPr="00C16A75">
            <w:rPr>
              <w:rFonts w:ascii="Times New Roman" w:hAnsi="Times New Roman" w:cs="Times New Roman"/>
              <w:lang w:val="en-US"/>
            </w:rPr>
            <w:t xml:space="preserve">sum of connected flows is zero. </w:t>
          </w:r>
        </w:p>
        <w:p w14:paraId="42657807" w14:textId="2BA5E8C4" w:rsidR="00272DC4" w:rsidRPr="00C16A75" w:rsidRDefault="000719EF" w:rsidP="00911E3F">
          <w:pPr>
            <w:jc w:val="both"/>
            <w:rPr>
              <w:rFonts w:ascii="Times New Roman" w:hAnsi="Times New Roman" w:cs="Times New Roman"/>
              <w:lang w:val="en-US"/>
            </w:rPr>
          </w:pPr>
          <w:r w:rsidRPr="00C16A75">
            <w:rPr>
              <w:rFonts w:ascii="Times New Roman" w:hAnsi="Times New Roman" w:cs="Times New Roman"/>
              <w:lang w:val="en-US"/>
            </w:rPr>
            <w:t xml:space="preserve">The best practice </w:t>
          </w:r>
          <w:r w:rsidR="007547D0" w:rsidRPr="00C16A75">
            <w:rPr>
              <w:rFonts w:ascii="Times New Roman" w:hAnsi="Times New Roman" w:cs="Times New Roman"/>
              <w:lang w:val="en-US"/>
            </w:rPr>
            <w:t xml:space="preserve">in computer science </w:t>
          </w:r>
          <w:r w:rsidRPr="00C16A75">
            <w:rPr>
              <w:rFonts w:ascii="Times New Roman" w:hAnsi="Times New Roman" w:cs="Times New Roman"/>
              <w:lang w:val="en-US"/>
            </w:rPr>
            <w:t>is to use negative</w:t>
          </w:r>
          <w:r w:rsidR="00463A94" w:rsidRPr="00C16A75">
            <w:rPr>
              <w:rFonts w:ascii="Times New Roman" w:hAnsi="Times New Roman" w:cs="Times New Roman"/>
              <w:lang w:val="en-US"/>
            </w:rPr>
            <w:t xml:space="preserve"> flow</w:t>
          </w:r>
          <w:r w:rsidRPr="00C16A75">
            <w:rPr>
              <w:rFonts w:ascii="Times New Roman" w:hAnsi="Times New Roman" w:cs="Times New Roman"/>
              <w:lang w:val="en-US"/>
            </w:rPr>
            <w:t xml:space="preserve"> values for outflowing from the component and positive for inflowing to the component.</w:t>
          </w:r>
        </w:p>
        <w:p w14:paraId="49BA747E" w14:textId="77777777" w:rsidR="00BC7B72" w:rsidRPr="00C16A75" w:rsidRDefault="00BC7B72" w:rsidP="006664FD">
          <w:pPr>
            <w:pStyle w:val="Nadpis3"/>
            <w:rPr>
              <w:rFonts w:ascii="Times New Roman" w:hAnsi="Times New Roman" w:cs="Times New Roman"/>
              <w:lang w:val="en-US"/>
            </w:rPr>
          </w:pPr>
          <w:bookmarkStart w:id="76" w:name="_Toc408842118"/>
          <w:bookmarkStart w:id="77" w:name="_Toc408844067"/>
          <w:bookmarkStart w:id="78" w:name="_Toc408845900"/>
          <w:bookmarkStart w:id="79" w:name="_Toc409289282"/>
          <w:r w:rsidRPr="00C16A75">
            <w:rPr>
              <w:rFonts w:ascii="Times New Roman" w:hAnsi="Times New Roman" w:cs="Times New Roman"/>
              <w:lang w:val="en-US"/>
            </w:rPr>
            <w:t>Conditional inputs</w:t>
          </w:r>
        </w:p>
        <w:p w14:paraId="5F4F64A1" w14:textId="46B95DF1" w:rsidR="00F22A23" w:rsidRPr="00C16A75" w:rsidRDefault="00BC7B72" w:rsidP="00F22A23">
          <w:pPr>
            <w:jc w:val="both"/>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t xml:space="preserve">The Modelica library for physiology can be designed to have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minimal number of components</w:t>
          </w:r>
          <w:r w:rsidR="0007193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necessary </w:t>
          </w:r>
          <w:r w:rsidR="0007193F" w:rsidRPr="00C16A75">
            <w:rPr>
              <w:rFonts w:ascii="Times New Roman" w:hAnsi="Times New Roman" w:cs="Times New Roman"/>
              <w:lang w:val="en-US"/>
            </w:rPr>
            <w:t xml:space="preserve">for describing </w:t>
          </w:r>
          <w:r w:rsidRPr="00C16A75">
            <w:rPr>
              <w:rFonts w:ascii="Times New Roman" w:hAnsi="Times New Roman" w:cs="Times New Roman"/>
              <w:lang w:val="en-US"/>
            </w:rPr>
            <w:t xml:space="preserve">any processes inside the human body. Thanks to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of steady state interfaces, the same components </w:t>
          </w:r>
          <w:r w:rsidR="0007193F" w:rsidRPr="00C16A75">
            <w:rPr>
              <w:rFonts w:ascii="Times New Roman" w:hAnsi="Times New Roman" w:cs="Times New Roman"/>
              <w:lang w:val="en-US"/>
            </w:rPr>
            <w:t xml:space="preserve">exist </w:t>
          </w:r>
          <w:r w:rsidRPr="00C16A75">
            <w:rPr>
              <w:rFonts w:ascii="Times New Roman" w:hAnsi="Times New Roman" w:cs="Times New Roman"/>
              <w:lang w:val="en-US"/>
            </w:rPr>
            <w:t>for dynamic and for equilibrium calculation</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The conditional Modelica principle is </w:t>
          </w:r>
          <w:r w:rsidR="0007193F" w:rsidRPr="00C16A75">
            <w:rPr>
              <w:rFonts w:ascii="Times New Roman" w:hAnsi="Times New Roman" w:cs="Times New Roman"/>
              <w:lang w:val="en-US"/>
            </w:rPr>
            <w:t xml:space="preserve">also </w:t>
          </w:r>
          <w:r w:rsidRPr="00C16A75">
            <w:rPr>
              <w:rFonts w:ascii="Times New Roman" w:hAnsi="Times New Roman" w:cs="Times New Roman"/>
              <w:lang w:val="en-US"/>
            </w:rPr>
            <w:t>used for switch</w:t>
          </w:r>
          <w:r w:rsidR="0007193F" w:rsidRPr="00C16A75">
            <w:rPr>
              <w:rFonts w:ascii="Times New Roman" w:hAnsi="Times New Roman" w:cs="Times New Roman"/>
              <w:lang w:val="en-US"/>
            </w:rPr>
            <w:t>ing</w:t>
          </w:r>
          <w:r w:rsidRPr="00C16A75">
            <w:rPr>
              <w:rFonts w:ascii="Times New Roman" w:hAnsi="Times New Roman" w:cs="Times New Roman"/>
              <w:lang w:val="en-US"/>
            </w:rPr>
            <w:t xml:space="preserve"> between parameter</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and </w:t>
          </w:r>
          <w:r w:rsidR="0007193F" w:rsidRPr="00C16A75">
            <w:rPr>
              <w:rFonts w:ascii="Times New Roman" w:hAnsi="Times New Roman" w:cs="Times New Roman"/>
              <w:lang w:val="en-US"/>
            </w:rPr>
            <w:t xml:space="preserve">for </w:t>
          </w:r>
          <w:r w:rsidRPr="00C16A75">
            <w:rPr>
              <w:rFonts w:ascii="Times New Roman" w:hAnsi="Times New Roman" w:cs="Times New Roman"/>
              <w:lang w:val="en-US"/>
            </w:rPr>
            <w:t xml:space="preserve">input to the block. These inputs are called conditional inputs and they are </w:t>
          </w:r>
          <w:r w:rsidR="0007193F" w:rsidRPr="00C16A75">
            <w:rPr>
              <w:rFonts w:ascii="Times New Roman" w:hAnsi="Times New Roman" w:cs="Times New Roman"/>
              <w:lang w:val="en-US"/>
            </w:rPr>
            <w:t xml:space="preserve">arranged </w:t>
          </w:r>
          <w:r w:rsidRPr="00C16A75">
            <w:rPr>
              <w:rFonts w:ascii="Times New Roman" w:hAnsi="Times New Roman" w:cs="Times New Roman"/>
              <w:lang w:val="en-US"/>
            </w:rPr>
            <w:t xml:space="preserve">in the same pattern as some components </w:t>
          </w:r>
          <w:r w:rsidR="0007193F" w:rsidRPr="00C16A75">
            <w:rPr>
              <w:rFonts w:ascii="Times New Roman" w:hAnsi="Times New Roman" w:cs="Times New Roman"/>
              <w:lang w:val="en-US"/>
            </w:rPr>
            <w:t xml:space="preserve">in </w:t>
          </w:r>
          <w:r w:rsidRPr="00C16A75">
            <w:rPr>
              <w:rFonts w:ascii="Times New Roman" w:hAnsi="Times New Roman" w:cs="Times New Roman"/>
              <w:lang w:val="en-US"/>
            </w:rPr>
            <w:t>MSL, for example</w:t>
          </w:r>
          <w:r w:rsidR="0007193F" w:rsidRPr="00C16A75">
            <w:rPr>
              <w:rFonts w:ascii="Times New Roman" w:hAnsi="Times New Roman" w:cs="Times New Roman"/>
              <w:lang w:val="en-US"/>
            </w:rPr>
            <w:t xml:space="preserve">, the </w:t>
          </w:r>
          <w:r w:rsidRPr="00C16A75">
            <w:rPr>
              <w:rFonts w:ascii="Times New Roman" w:hAnsi="Times New Roman" w:cs="Times New Roman"/>
              <w:lang w:val="en-US"/>
            </w:rPr>
            <w:t>component “Modelica.Analog.Basic.Resistor”.</w:t>
          </w:r>
          <w:r w:rsidR="004A344C" w:rsidRPr="00C16A75">
            <w:rPr>
              <w:rFonts w:ascii="Times New Roman" w:hAnsi="Times New Roman" w:cs="Times New Roman"/>
              <w:lang w:val="en-US"/>
            </w:rPr>
            <w:br w:type="page"/>
          </w:r>
          <w:bookmarkStart w:id="80" w:name="_Ref411702997"/>
          <w:bookmarkStart w:id="81" w:name="_Toc420288823"/>
          <w:bookmarkStart w:id="82" w:name="_Ref420407631"/>
          <w:bookmarkStart w:id="83" w:name="_Ref420413362"/>
          <w:bookmarkStart w:id="84" w:name="_Ref420436239"/>
        </w:p>
        <w:p w14:paraId="08FAE8C1" w14:textId="5CDF5E1D" w:rsidR="00255F9A" w:rsidRPr="00C16A75" w:rsidRDefault="00A52D3A" w:rsidP="004F0385">
          <w:pPr>
            <w:pStyle w:val="Nadpis2"/>
            <w:rPr>
              <w:rStyle w:val="Znaknadpisu1"/>
              <w:rFonts w:ascii="Times New Roman" w:hAnsi="Times New Roman" w:cs="Times New Roman"/>
              <w:sz w:val="28"/>
            </w:rPr>
          </w:pPr>
          <w:bookmarkStart w:id="85" w:name="_Toc421792675"/>
          <w:r w:rsidRPr="00C16A75">
            <w:rPr>
              <w:rStyle w:val="Znaknadpisu1"/>
              <w:rFonts w:ascii="Times New Roman" w:hAnsi="Times New Roman" w:cs="Times New Roman"/>
              <w:sz w:val="28"/>
            </w:rPr>
            <w:lastRenderedPageBreak/>
            <w:t>Building Modelica Librar</w:t>
          </w:r>
          <w:bookmarkEnd w:id="76"/>
          <w:bookmarkEnd w:id="77"/>
          <w:bookmarkEnd w:id="78"/>
          <w:bookmarkEnd w:id="79"/>
          <w:bookmarkEnd w:id="80"/>
          <w:r w:rsidRPr="00C16A75">
            <w:rPr>
              <w:rStyle w:val="Znaknadpisu1"/>
              <w:rFonts w:ascii="Times New Roman" w:hAnsi="Times New Roman" w:cs="Times New Roman"/>
              <w:sz w:val="28"/>
            </w:rPr>
            <w:t>ies</w:t>
          </w:r>
          <w:bookmarkEnd w:id="81"/>
          <w:bookmarkEnd w:id="82"/>
          <w:bookmarkEnd w:id="83"/>
          <w:bookmarkEnd w:id="84"/>
          <w:bookmarkEnd w:id="85"/>
        </w:p>
        <w:p w14:paraId="58A50FB6" w14:textId="27A9E447" w:rsidR="00A4178D" w:rsidRPr="00C16A75" w:rsidRDefault="00BC69C2" w:rsidP="00911E3F">
          <w:pPr>
            <w:jc w:val="both"/>
            <w:rPr>
              <w:rFonts w:ascii="Times New Roman" w:hAnsi="Times New Roman" w:cs="Times New Roman"/>
              <w:lang w:val="en-US"/>
            </w:rPr>
          </w:pPr>
          <w:r w:rsidRPr="00C16A75">
            <w:rPr>
              <w:rFonts w:ascii="Times New Roman" w:hAnsi="Times New Roman" w:cs="Times New Roman"/>
              <w:lang w:val="en-US"/>
            </w:rPr>
            <w:t xml:space="preserve">Due to </w:t>
          </w:r>
          <w:r w:rsidR="00255F9A" w:rsidRPr="00C16A75">
            <w:rPr>
              <w:rFonts w:ascii="Times New Roman" w:hAnsi="Times New Roman" w:cs="Times New Roman"/>
              <w:lang w:val="en-US"/>
            </w:rPr>
            <w:t xml:space="preserve">Modelica principles, </w:t>
          </w:r>
          <w:r w:rsidRPr="00C16A75">
            <w:rPr>
              <w:rFonts w:ascii="Times New Roman" w:hAnsi="Times New Roman" w:cs="Times New Roman"/>
              <w:lang w:val="en-US"/>
            </w:rPr>
            <w:t xml:space="preserve">it </w:t>
          </w:r>
          <w:r w:rsidR="00255F9A" w:rsidRPr="00C16A75">
            <w:rPr>
              <w:rFonts w:ascii="Times New Roman" w:hAnsi="Times New Roman" w:cs="Times New Roman"/>
              <w:lang w:val="en-US"/>
            </w:rPr>
            <w:t xml:space="preserve">is possible </w:t>
          </w:r>
          <w:r w:rsidRPr="00C16A75">
            <w:rPr>
              <w:rFonts w:ascii="Times New Roman" w:hAnsi="Times New Roman" w:cs="Times New Roman"/>
              <w:lang w:val="en-US"/>
            </w:rPr>
            <w:t xml:space="preserve">to describe </w:t>
          </w:r>
          <w:r w:rsidR="00255F9A" w:rsidRPr="00C16A75">
            <w:rPr>
              <w:rFonts w:ascii="Times New Roman" w:hAnsi="Times New Roman" w:cs="Times New Roman"/>
              <w:lang w:val="en-US"/>
            </w:rPr>
            <w:t xml:space="preserve">with </w:t>
          </w:r>
          <w:r w:rsidRPr="00C16A75">
            <w:rPr>
              <w:rFonts w:ascii="Times New Roman" w:hAnsi="Times New Roman" w:cs="Times New Roman"/>
              <w:lang w:val="en-US"/>
            </w:rPr>
            <w:t xml:space="preserve">a </w:t>
          </w:r>
          <w:r w:rsidR="00255F9A" w:rsidRPr="00C16A75">
            <w:rPr>
              <w:rFonts w:ascii="Times New Roman" w:hAnsi="Times New Roman" w:cs="Times New Roman"/>
              <w:lang w:val="en-US"/>
            </w:rPr>
            <w:t>relative</w:t>
          </w:r>
          <w:r w:rsidRPr="00C16A75">
            <w:rPr>
              <w:rFonts w:ascii="Times New Roman" w:hAnsi="Times New Roman" w:cs="Times New Roman"/>
              <w:lang w:val="en-US"/>
            </w:rPr>
            <w:t>ly</w:t>
          </w:r>
          <w:r w:rsidR="00255F9A" w:rsidRPr="00C16A75">
            <w:rPr>
              <w:rFonts w:ascii="Times New Roman" w:hAnsi="Times New Roman" w:cs="Times New Roman"/>
              <w:lang w:val="en-US"/>
            </w:rPr>
            <w:t xml:space="preserve"> small amount of physical types </w:t>
          </w:r>
          <w:r w:rsidRPr="00C16A75">
            <w:rPr>
              <w:rFonts w:ascii="Times New Roman" w:hAnsi="Times New Roman" w:cs="Times New Roman"/>
              <w:lang w:val="en-US"/>
            </w:rPr>
            <w:t xml:space="preserve">the </w:t>
          </w:r>
          <w:r w:rsidR="00255F9A" w:rsidRPr="00C16A75">
            <w:rPr>
              <w:rFonts w:ascii="Times New Roman" w:hAnsi="Times New Roman" w:cs="Times New Roman"/>
              <w:lang w:val="en-US"/>
            </w:rPr>
            <w:t>basic rules of</w:t>
          </w:r>
          <w:r w:rsidR="00EA5E4F" w:rsidRPr="00C16A75">
            <w:rPr>
              <w:rFonts w:ascii="Times New Roman" w:hAnsi="Times New Roman" w:cs="Times New Roman"/>
              <w:lang w:val="en-US"/>
            </w:rPr>
            <w:t xml:space="preserve"> selected</w:t>
          </w:r>
          <w:r w:rsidR="00255F9A" w:rsidRPr="00C16A75">
            <w:rPr>
              <w:rFonts w:ascii="Times New Roman" w:hAnsi="Times New Roman" w:cs="Times New Roman"/>
              <w:lang w:val="en-US"/>
            </w:rPr>
            <w:t xml:space="preserve"> physical domains. </w:t>
          </w:r>
          <w:r w:rsidR="00A4178D" w:rsidRPr="00C16A75">
            <w:rPr>
              <w:rFonts w:ascii="Times New Roman" w:hAnsi="Times New Roman" w:cs="Times New Roman"/>
              <w:lang w:val="en-US"/>
            </w:rPr>
            <w:t>F</w:t>
          </w:r>
          <w:r w:rsidR="00255F9A" w:rsidRPr="00C16A75">
            <w:rPr>
              <w:rFonts w:ascii="Times New Roman" w:hAnsi="Times New Roman" w:cs="Times New Roman"/>
              <w:lang w:val="en-US"/>
            </w:rPr>
            <w:t>irst</w:t>
          </w:r>
          <w:r w:rsidR="00A4178D"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A32FC5" w:rsidRPr="00C16A75">
            <w:rPr>
              <w:rFonts w:ascii="Times New Roman" w:hAnsi="Times New Roman" w:cs="Times New Roman"/>
              <w:lang w:val="en-US"/>
            </w:rPr>
            <w:t>we</w:t>
          </w:r>
          <w:r w:rsidR="00255F9A" w:rsidRPr="00C16A75">
            <w:rPr>
              <w:rFonts w:ascii="Times New Roman" w:hAnsi="Times New Roman" w:cs="Times New Roman"/>
              <w:lang w:val="en-US"/>
            </w:rPr>
            <w:t xml:space="preserve"> w</w:t>
          </w:r>
          <w:r w:rsidR="00A32FC5" w:rsidRPr="00C16A75">
            <w:rPr>
              <w:rFonts w:ascii="Times New Roman" w:hAnsi="Times New Roman" w:cs="Times New Roman"/>
              <w:lang w:val="en-US"/>
            </w:rPr>
            <w:t>ere</w:t>
          </w:r>
          <w:r w:rsidR="00255F9A" w:rsidRPr="00C16A75">
            <w:rPr>
              <w:rFonts w:ascii="Times New Roman" w:hAnsi="Times New Roman" w:cs="Times New Roman"/>
              <w:lang w:val="en-US"/>
            </w:rPr>
            <w:t xml:space="preserve"> implemented in Modelica complex models such as Guyton’s ‘Overall Circulation’</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1972; Kofránek, et al., 2009)</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Ikeda’s ‘Body Fluids’</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(Ikeda, et al., 1979; 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Siggaard’s ‘Oxygen </w:t>
          </w:r>
          <w:r w:rsidR="00A4178D" w:rsidRPr="00C16A75">
            <w:rPr>
              <w:rFonts w:ascii="Times New Roman" w:hAnsi="Times New Roman" w:cs="Times New Roman"/>
              <w:lang w:val="en-US"/>
            </w:rPr>
            <w:t xml:space="preserve">Status Algorithm’ </w:t>
          </w:r>
          <w:r w:rsidR="00781A0D"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2012; Siggaard-Andersen and Siggaard-Andersen, 1990)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r w:rsidR="00255F9A" w:rsidRPr="00C16A75">
            <w:rPr>
              <w:rFonts w:ascii="Times New Roman" w:hAnsi="Times New Roman" w:cs="Times New Roman"/>
              <w:lang w:val="en-US"/>
            </w:rPr>
            <w:t>Quantitative Human Physiology</w:t>
          </w:r>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and finally </w:t>
          </w:r>
          <w:r w:rsidR="00EA5E4F" w:rsidRPr="00C16A75">
            <w:rPr>
              <w:rFonts w:ascii="Times New Roman" w:hAnsi="Times New Roman" w:cs="Times New Roman"/>
              <w:lang w:val="en-US"/>
            </w:rPr>
            <w:t>Coleman’s</w:t>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hyperlink r:id="rId51" w:history="1">
            <w:r w:rsidR="00255F9A" w:rsidRPr="00C16A75">
              <w:rPr>
                <w:rStyle w:val="Hypertextovodkaz"/>
                <w:rFonts w:ascii="Times New Roman" w:hAnsi="Times New Roman" w:cs="Times New Roman"/>
                <w:lang w:val="en-US"/>
              </w:rPr>
              <w:t>HumMod</w:t>
            </w:r>
          </w:hyperlink>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model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2011)</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We </w:t>
          </w:r>
          <w:r w:rsidR="00255F9A" w:rsidRPr="00C16A75">
            <w:rPr>
              <w:rFonts w:ascii="Times New Roman" w:hAnsi="Times New Roman" w:cs="Times New Roman"/>
              <w:lang w:val="en-US"/>
            </w:rPr>
            <w:t xml:space="preserve">can </w:t>
          </w:r>
          <w:r w:rsidR="00A4178D" w:rsidRPr="00C16A75">
            <w:rPr>
              <w:rFonts w:ascii="Times New Roman" w:hAnsi="Times New Roman" w:cs="Times New Roman"/>
              <w:lang w:val="en-US"/>
            </w:rPr>
            <w:t xml:space="preserve">argue </w:t>
          </w:r>
          <w:r w:rsidR="00255F9A" w:rsidRPr="00C16A75">
            <w:rPr>
              <w:rFonts w:ascii="Times New Roman" w:hAnsi="Times New Roman" w:cs="Times New Roman"/>
              <w:lang w:val="en-US"/>
            </w:rPr>
            <w:t>that reimplementation of models does not bring</w:t>
          </w:r>
          <w:r w:rsidR="00EA5E4F"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about </w:t>
          </w:r>
          <w:r w:rsidR="00255F9A" w:rsidRPr="00C16A75">
            <w:rPr>
              <w:rFonts w:ascii="Times New Roman" w:hAnsi="Times New Roman" w:cs="Times New Roman"/>
              <w:lang w:val="en-US"/>
            </w:rPr>
            <w:t xml:space="preserve">new knowledge, but </w:t>
          </w:r>
          <w:r w:rsidR="00A32FC5" w:rsidRPr="00C16A75">
            <w:rPr>
              <w:rFonts w:ascii="Times New Roman" w:hAnsi="Times New Roman" w:cs="Times New Roman"/>
              <w:lang w:val="en-US"/>
            </w:rPr>
            <w:t>we</w:t>
          </w:r>
          <w:r w:rsidR="00A4178D" w:rsidRPr="00C16A75">
            <w:rPr>
              <w:rFonts w:ascii="Times New Roman" w:hAnsi="Times New Roman" w:cs="Times New Roman"/>
              <w:lang w:val="en-US"/>
            </w:rPr>
            <w:t xml:space="preserve"> nonetheless</w:t>
          </w:r>
          <w:r w:rsidR="00D5393B" w:rsidRPr="00C16A75">
            <w:rPr>
              <w:rFonts w:ascii="Times New Roman" w:hAnsi="Times New Roman" w:cs="Times New Roman"/>
              <w:lang w:val="en-US"/>
            </w:rPr>
            <w:t xml:space="preserve"> hope that this is not </w:t>
          </w:r>
          <w:r w:rsidR="00A4178D" w:rsidRPr="00C16A75">
            <w:rPr>
              <w:rFonts w:ascii="Times New Roman" w:hAnsi="Times New Roman" w:cs="Times New Roman"/>
              <w:lang w:val="en-US"/>
            </w:rPr>
            <w:t xml:space="preserve">entirely correct </w:t>
          </w:r>
          <w:r w:rsidR="00D5393B" w:rsidRPr="00C16A75">
            <w:rPr>
              <w:rFonts w:ascii="Times New Roman" w:hAnsi="Times New Roman" w:cs="Times New Roman"/>
              <w:lang w:val="en-US"/>
            </w:rPr>
            <w:t xml:space="preserve">and </w:t>
          </w:r>
          <w:r w:rsidR="00A4178D" w:rsidRPr="00C16A75">
            <w:rPr>
              <w:rFonts w:ascii="Times New Roman" w:hAnsi="Times New Roman" w:cs="Times New Roman"/>
              <w:lang w:val="en-US"/>
            </w:rPr>
            <w:t xml:space="preserve">that </w:t>
          </w:r>
          <w:r w:rsidR="00D5393B" w:rsidRPr="00C16A75">
            <w:rPr>
              <w:rFonts w:ascii="Times New Roman" w:hAnsi="Times New Roman" w:cs="Times New Roman"/>
              <w:lang w:val="en-US"/>
            </w:rPr>
            <w:t>my methodology will be useful for researchers designing their own theories</w:t>
          </w:r>
          <w:r w:rsidR="00A4178D" w:rsidRPr="00C16A75">
            <w:rPr>
              <w:rFonts w:ascii="Times New Roman" w:hAnsi="Times New Roman" w:cs="Times New Roman"/>
              <w:lang w:val="en-US"/>
            </w:rPr>
            <w:t>, as well as</w:t>
          </w:r>
          <w:r w:rsidR="00EA5E4F" w:rsidRPr="00C16A75">
            <w:rPr>
              <w:rFonts w:ascii="Times New Roman" w:hAnsi="Times New Roman" w:cs="Times New Roman"/>
              <w:lang w:val="en-US"/>
            </w:rPr>
            <w:t xml:space="preserve"> for </w:t>
          </w:r>
          <w:r w:rsidR="00A4178D" w:rsidRPr="00C16A75">
            <w:rPr>
              <w:rFonts w:ascii="Times New Roman" w:hAnsi="Times New Roman" w:cs="Times New Roman"/>
              <w:lang w:val="en-US"/>
            </w:rPr>
            <w:t xml:space="preserve">the </w:t>
          </w:r>
          <w:r w:rsidR="00EA5E4F" w:rsidRPr="00C16A75">
            <w:rPr>
              <w:rFonts w:ascii="Times New Roman" w:hAnsi="Times New Roman" w:cs="Times New Roman"/>
              <w:lang w:val="en-US"/>
            </w:rPr>
            <w:t>integration of models</w:t>
          </w:r>
          <w:r w:rsidR="00D5393B" w:rsidRPr="00C16A75">
            <w:rPr>
              <w:rFonts w:ascii="Times New Roman" w:hAnsi="Times New Roman" w:cs="Times New Roman"/>
              <w:lang w:val="en-US"/>
            </w:rPr>
            <w:t xml:space="preserve">. </w:t>
          </w:r>
        </w:p>
        <w:p w14:paraId="328F57F1" w14:textId="4570DD85" w:rsidR="00F22A23" w:rsidRPr="00C16A75" w:rsidRDefault="00EA5E4F" w:rsidP="00F22A23">
          <w:pPr>
            <w:jc w:val="both"/>
            <w:rPr>
              <w:rFonts w:ascii="Times New Roman" w:hAnsi="Times New Roman" w:cs="Times New Roman"/>
              <w:lang w:val="en-US"/>
            </w:rPr>
          </w:pPr>
          <w:r w:rsidRPr="00C16A75">
            <w:rPr>
              <w:rFonts w:ascii="Times New Roman" w:hAnsi="Times New Roman" w:cs="Times New Roman"/>
              <w:lang w:val="en-US"/>
            </w:rPr>
            <w:t>As proof that</w:t>
          </w:r>
          <w:r w:rsidR="00D5393B" w:rsidRPr="00C16A75">
            <w:rPr>
              <w:rFonts w:ascii="Times New Roman" w:hAnsi="Times New Roman" w:cs="Times New Roman"/>
              <w:lang w:val="en-US"/>
            </w:rPr>
            <w:t xml:space="preserve"> new theories </w:t>
          </w:r>
          <w:r w:rsidRPr="00C16A75">
            <w:rPr>
              <w:rFonts w:ascii="Times New Roman" w:hAnsi="Times New Roman" w:cs="Times New Roman"/>
              <w:lang w:val="en-US"/>
            </w:rPr>
            <w:t xml:space="preserve">can be </w:t>
          </w:r>
          <w:r w:rsidR="00D5393B" w:rsidRPr="00C16A75">
            <w:rPr>
              <w:rFonts w:ascii="Times New Roman" w:hAnsi="Times New Roman" w:cs="Times New Roman"/>
              <w:lang w:val="en-US"/>
            </w:rPr>
            <w:t xml:space="preserve">based on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 xml:space="preserve">physical laws already implemented in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Physiolibrary</w:t>
          </w:r>
          <w:r w:rsidRPr="00C16A75">
            <w:rPr>
              <w:rFonts w:ascii="Times New Roman" w:hAnsi="Times New Roman" w:cs="Times New Roman"/>
              <w:lang w:val="en-US"/>
            </w:rPr>
            <w:t>,</w:t>
          </w:r>
          <w:r w:rsidR="00D5393B" w:rsidRPr="00C16A75">
            <w:rPr>
              <w:rFonts w:ascii="Times New Roman" w:hAnsi="Times New Roman" w:cs="Times New Roman"/>
              <w:lang w:val="en-US"/>
            </w:rPr>
            <w:t xml:space="preserve"> we presented some</w:t>
          </w:r>
          <w:r w:rsidR="00A4178D" w:rsidRPr="00C16A75">
            <w:rPr>
              <w:rFonts w:ascii="Times New Roman" w:hAnsi="Times New Roman" w:cs="Times New Roman"/>
              <w:lang w:val="en-US"/>
            </w:rPr>
            <w:t xml:space="preserve"> of</w:t>
          </w:r>
          <w:r w:rsidRPr="00C16A75">
            <w:rPr>
              <w:rFonts w:ascii="Times New Roman" w:hAnsi="Times New Roman" w:cs="Times New Roman"/>
              <w:lang w:val="en-US"/>
            </w:rPr>
            <w:t xml:space="preserve"> our models</w:t>
          </w:r>
          <w:r w:rsidR="00D5393B"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D5393B" w:rsidRPr="00C16A75">
            <w:rPr>
              <w:rFonts w:ascii="Times New Roman" w:hAnsi="Times New Roman" w:cs="Times New Roman"/>
              <w:lang w:val="en-US"/>
            </w:rPr>
            <w:t xml:space="preserve">physiological articles. </w:t>
          </w:r>
          <w:r w:rsidR="00A4178D" w:rsidRPr="00C16A75">
            <w:rPr>
              <w:rFonts w:ascii="Times New Roman" w:hAnsi="Times New Roman" w:cs="Times New Roman"/>
              <w:lang w:val="en-US"/>
            </w:rPr>
            <w:t>The first concerns</w:t>
          </w:r>
          <w:r w:rsidR="00D5393B"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modeling of pulsatile circulation</w:t>
          </w:r>
          <w:r w:rsidRPr="00C16A75">
            <w:rPr>
              <w:rFonts w:ascii="Times New Roman" w:hAnsi="Times New Roman" w:cs="Times New Roman"/>
              <w:lang w:val="en-US"/>
            </w:rPr>
            <w:t>s</w:t>
          </w:r>
          <w:r w:rsidR="00D5393B"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(Kulhánek, et al., 2014a; Kulhánek, et al., 2014b)</w:t>
          </w:r>
          <w:r w:rsidR="00781A0D" w:rsidRPr="00C16A75">
            <w:rPr>
              <w:rFonts w:ascii="Times New Roman" w:hAnsi="Times New Roman" w:cs="Times New Roman"/>
              <w:lang w:val="en-US"/>
            </w:rPr>
            <w:fldChar w:fldCharType="end"/>
          </w:r>
          <w:r w:rsidR="00A4178D" w:rsidRPr="00C16A75">
            <w:rPr>
              <w:rFonts w:ascii="Times New Roman" w:hAnsi="Times New Roman" w:cs="Times New Roman"/>
              <w:lang w:val="en-US"/>
            </w:rPr>
            <w:t xml:space="preserve">, the </w:t>
          </w:r>
          <w:r w:rsidR="00D5393B" w:rsidRPr="00C16A75">
            <w:rPr>
              <w:rFonts w:ascii="Times New Roman" w:hAnsi="Times New Roman" w:cs="Times New Roman"/>
              <w:lang w:val="en-US"/>
            </w:rPr>
            <w:t xml:space="preserve">second </w:t>
          </w:r>
          <w:r w:rsidR="00A4178D" w:rsidRPr="00C16A75">
            <w:rPr>
              <w:rFonts w:ascii="Times New Roman" w:hAnsi="Times New Roman" w:cs="Times New Roman"/>
              <w:lang w:val="en-US"/>
            </w:rPr>
            <w:t>concerns the</w:t>
          </w:r>
          <w:r w:rsidR="00D5393B" w:rsidRPr="00C16A75">
            <w:rPr>
              <w:rFonts w:ascii="Times New Roman" w:hAnsi="Times New Roman" w:cs="Times New Roman"/>
              <w:lang w:val="en-US"/>
            </w:rPr>
            <w:t xml:space="preserve"> modeling of oxygen, carbon dioxide and hydrogen ions binding </w:t>
          </w:r>
          <w:r w:rsidR="00DC1FFE" w:rsidRPr="00C16A75">
            <w:rPr>
              <w:rFonts w:ascii="Times New Roman" w:hAnsi="Times New Roman" w:cs="Times New Roman"/>
              <w:lang w:val="en-US"/>
            </w:rPr>
            <w:t xml:space="preserve">to </w:t>
          </w:r>
          <w:r w:rsidR="00D5393B" w:rsidRPr="00C16A75">
            <w:rPr>
              <w:rFonts w:ascii="Times New Roman" w:hAnsi="Times New Roman" w:cs="Times New Roman"/>
              <w:lang w:val="en-US"/>
            </w:rPr>
            <w:t>hemoglobin</w:t>
          </w:r>
          <w:r w:rsidR="00F516A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D5393B" w:rsidRPr="00C16A75">
            <w:rPr>
              <w:rFonts w:ascii="Times New Roman" w:hAnsi="Times New Roman" w:cs="Times New Roman"/>
              <w:lang w:val="en-US"/>
            </w:rPr>
            <w:t>.</w:t>
          </w:r>
          <w:r w:rsidRPr="00C16A75">
            <w:rPr>
              <w:rFonts w:ascii="Times New Roman" w:hAnsi="Times New Roman" w:cs="Times New Roman"/>
              <w:lang w:val="en-US"/>
            </w:rPr>
            <w:t xml:space="preserve"> The integration of models works</w:t>
          </w:r>
          <w:r w:rsidR="006375FD" w:rsidRPr="00C16A75">
            <w:rPr>
              <w:rFonts w:ascii="Times New Roman" w:hAnsi="Times New Roman" w:cs="Times New Roman"/>
              <w:lang w:val="en-US"/>
            </w:rPr>
            <w:t xml:space="preserve"> well</w:t>
          </w:r>
          <w:r w:rsidRPr="00C16A75">
            <w:rPr>
              <w:rFonts w:ascii="Times New Roman" w:hAnsi="Times New Roman" w:cs="Times New Roman"/>
              <w:lang w:val="en-US"/>
            </w:rPr>
            <w:t xml:space="preserve"> because </w:t>
          </w:r>
          <w:r w:rsidR="006375FD" w:rsidRPr="00C16A75">
            <w:rPr>
              <w:rFonts w:ascii="Times New Roman" w:hAnsi="Times New Roman" w:cs="Times New Roman"/>
              <w:lang w:val="en-US"/>
            </w:rPr>
            <w:t xml:space="preserve">of </w:t>
          </w:r>
          <w:r w:rsidRPr="00C16A75">
            <w:rPr>
              <w:rFonts w:ascii="Times New Roman" w:hAnsi="Times New Roman" w:cs="Times New Roman"/>
              <w:lang w:val="en-US"/>
            </w:rPr>
            <w:t xml:space="preserve">object-oriented programing with </w:t>
          </w:r>
          <w:r w:rsidR="006375FD" w:rsidRPr="00C16A75">
            <w:rPr>
              <w:rFonts w:ascii="Times New Roman" w:hAnsi="Times New Roman" w:cs="Times New Roman"/>
              <w:lang w:val="en-US"/>
            </w:rPr>
            <w:t>well-defined</w:t>
          </w:r>
          <w:r w:rsidRPr="00C16A75">
            <w:rPr>
              <w:rFonts w:ascii="Times New Roman" w:hAnsi="Times New Roman" w:cs="Times New Roman"/>
              <w:lang w:val="en-US"/>
            </w:rPr>
            <w:t xml:space="preserve"> interfaces using physical </w:t>
          </w:r>
          <w:r w:rsidR="006375FD" w:rsidRPr="00C16A75">
            <w:rPr>
              <w:rFonts w:ascii="Times New Roman" w:hAnsi="Times New Roman" w:cs="Times New Roman"/>
              <w:lang w:val="en-US"/>
            </w:rPr>
            <w:t xml:space="preserve">SI units, physical quantities, physical </w:t>
          </w:r>
          <w:r w:rsidRPr="00C16A75">
            <w:rPr>
              <w:rFonts w:ascii="Times New Roman" w:hAnsi="Times New Roman" w:cs="Times New Roman"/>
              <w:lang w:val="en-US"/>
            </w:rPr>
            <w:t>connectors</w:t>
          </w:r>
          <w:r w:rsidR="006375FD" w:rsidRPr="00C16A75">
            <w:rPr>
              <w:rFonts w:ascii="Times New Roman" w:hAnsi="Times New Roman" w:cs="Times New Roman"/>
              <w:lang w:val="en-US"/>
            </w:rPr>
            <w:t xml:space="preserve"> and physical laws. The </w:t>
          </w:r>
          <w:r w:rsidR="00DC1FFE" w:rsidRPr="00C16A75">
            <w:rPr>
              <w:rFonts w:ascii="Times New Roman" w:hAnsi="Times New Roman" w:cs="Times New Roman"/>
              <w:lang w:val="en-US"/>
            </w:rPr>
            <w:t xml:space="preserve">primary </w:t>
          </w:r>
          <w:r w:rsidR="006375FD" w:rsidRPr="00C16A75">
            <w:rPr>
              <w:rFonts w:ascii="Times New Roman" w:hAnsi="Times New Roman" w:cs="Times New Roman"/>
              <w:lang w:val="en-US"/>
            </w:rPr>
            <w:t xml:space="preserve">result of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 xml:space="preserve">integration of </w:t>
          </w:r>
          <w:r w:rsidR="00DC1FFE" w:rsidRPr="00C16A75">
            <w:rPr>
              <w:rFonts w:ascii="Times New Roman" w:hAnsi="Times New Roman" w:cs="Times New Roman"/>
              <w:lang w:val="en-US"/>
            </w:rPr>
            <w:t>the above-</w:t>
          </w:r>
          <w:r w:rsidR="006375FD" w:rsidRPr="00C16A75">
            <w:rPr>
              <w:rFonts w:ascii="Times New Roman" w:hAnsi="Times New Roman" w:cs="Times New Roman"/>
              <w:lang w:val="en-US"/>
            </w:rPr>
            <w:t xml:space="preserve">mentioned models is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Physiomodel.</w:t>
          </w:r>
        </w:p>
        <w:p w14:paraId="402D8CFF" w14:textId="5740E01E" w:rsidR="00F22A23" w:rsidRPr="00C16A75" w:rsidRDefault="00F22A23" w:rsidP="00F22A23">
          <w:pPr>
            <w:pStyle w:val="Titulek"/>
            <w:keepNext/>
            <w:jc w:val="both"/>
            <w:rPr>
              <w:rFonts w:ascii="Times New Roman" w:hAnsi="Times New Roman" w:cs="Times New Roman"/>
              <w:lang w:val="en-US"/>
            </w:rPr>
          </w:pPr>
          <w:bookmarkStart w:id="86" w:name="_Ref420013712"/>
          <w:bookmarkStart w:id="87" w:name="_Ref421679596"/>
          <w:bookmarkStart w:id="88" w:name="_Ref420178735"/>
          <w:bookmarkStart w:id="89" w:name="_Toc421679615"/>
          <w:r w:rsidRPr="00C16A75">
            <w:rPr>
              <w:rFonts w:ascii="Times New Roman" w:hAnsi="Times New Roman" w:cs="Times New Roman"/>
              <w:lang w:val="en-US"/>
            </w:rPr>
            <w:t xml:space="preserve">Table </w:t>
          </w:r>
          <w:bookmarkEnd w:id="86"/>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B5903">
            <w:rPr>
              <w:rFonts w:ascii="Times New Roman" w:hAnsi="Times New Roman" w:cs="Times New Roman"/>
              <w:noProof/>
              <w:lang w:val="en-US"/>
            </w:rPr>
            <w:t>II</w:t>
          </w:r>
          <w:r w:rsidR="00CA641B" w:rsidRPr="00C16A75">
            <w:rPr>
              <w:rFonts w:ascii="Times New Roman" w:hAnsi="Times New Roman" w:cs="Times New Roman"/>
              <w:lang w:val="en-US"/>
            </w:rPr>
            <w:fldChar w:fldCharType="end"/>
          </w:r>
          <w:bookmarkEnd w:id="87"/>
          <w:r w:rsidRPr="00C16A75">
            <w:rPr>
              <w:rFonts w:ascii="Times New Roman" w:hAnsi="Times New Roman" w:cs="Times New Roman"/>
              <w:lang w:val="en-US"/>
            </w:rPr>
            <w:t>: Physical connectors in the Physiolibrary and Chemical libraries, compared to electrical connectors of the Modelica Standard Library</w:t>
          </w:r>
          <w:bookmarkEnd w:id="88"/>
          <w:r w:rsidRPr="00C16A75">
            <w:rPr>
              <w:rFonts w:ascii="Times New Roman" w:hAnsi="Times New Roman" w:cs="Times New Roman"/>
              <w:lang w:val="en-US"/>
            </w:rPr>
            <w:t>.</w:t>
          </w:r>
          <w:bookmarkEnd w:id="89"/>
        </w:p>
        <w:tbl>
          <w:tblPr>
            <w:tblStyle w:val="Svtltabulkaseznamu1zvraznn31"/>
            <w:tblW w:w="4914"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2"/>
            <w:gridCol w:w="1153"/>
            <w:gridCol w:w="2338"/>
            <w:gridCol w:w="1105"/>
            <w:gridCol w:w="2011"/>
            <w:gridCol w:w="1274"/>
          </w:tblGrid>
          <w:tr w:rsidR="00F22A23" w:rsidRPr="00C16A75" w14:paraId="175588E5" w14:textId="77777777" w:rsidTr="006114E6">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1029"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C16A75" w:rsidRDefault="00F22A23" w:rsidP="006D5ECB">
                <w:pPr>
                  <w:rPr>
                    <w:rFonts w:ascii="Times New Roman" w:eastAsia="Calibri" w:hAnsi="Times New Roman" w:cs="Times New Roman"/>
                    <w:b w:val="0"/>
                    <w:bCs w:val="0"/>
                    <w:sz w:val="20"/>
                    <w:lang w:val="en-US"/>
                  </w:rPr>
                </w:pPr>
                <w:bookmarkStart w:id="90" w:name="_Ref406932420"/>
                <w:r w:rsidRPr="00C16A75">
                  <w:rPr>
                    <w:rFonts w:ascii="Times New Roman" w:eastAsia="Calibri" w:hAnsi="Times New Roman" w:cs="Times New Roman"/>
                    <w:color w:val="000000"/>
                    <w:sz w:val="20"/>
                    <w:lang w:val="en-US"/>
                  </w:rPr>
                  <w:t>Connector:</w:t>
                </w:r>
              </w:p>
            </w:tc>
            <w:tc>
              <w:tcPr>
                <w:tcW w:w="1379" w:type="pct"/>
                <w:tcBorders>
                  <w:bottom w:val="none" w:sz="0" w:space="0" w:color="auto"/>
                  <w:right w:val="nil"/>
                </w:tcBorders>
                <w:shd w:val="clear" w:color="auto" w:fill="F2F2F2" w:themeFill="background1" w:themeFillShade="F2"/>
                <w:vAlign w:val="center"/>
              </w:tcPr>
              <w:p w14:paraId="077E8944"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Nonflow variable</w:t>
                </w:r>
              </w:p>
            </w:tc>
            <w:tc>
              <w:tcPr>
                <w:tcW w:w="652" w:type="pct"/>
                <w:tcBorders>
                  <w:left w:val="nil"/>
                  <w:bottom w:val="none" w:sz="0" w:space="0" w:color="auto"/>
                </w:tcBorders>
                <w:shd w:val="clear" w:color="auto" w:fill="F2F2F2" w:themeFill="background1" w:themeFillShade="F2"/>
                <w:vAlign w:val="center"/>
              </w:tcPr>
              <w:p w14:paraId="1C64A8F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c>
              <w:tcPr>
                <w:tcW w:w="1187" w:type="pct"/>
                <w:tcBorders>
                  <w:bottom w:val="none" w:sz="0" w:space="0" w:color="auto"/>
                  <w:right w:val="nil"/>
                </w:tcBorders>
                <w:shd w:val="clear" w:color="auto" w:fill="F2F2F2" w:themeFill="background1" w:themeFillShade="F2"/>
                <w:vAlign w:val="center"/>
              </w:tcPr>
              <w:p w14:paraId="5CB27BC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Flow variable</w:t>
                </w:r>
              </w:p>
            </w:tc>
            <w:tc>
              <w:tcPr>
                <w:tcW w:w="752" w:type="pct"/>
                <w:tcBorders>
                  <w:left w:val="nil"/>
                  <w:bottom w:val="none" w:sz="0" w:space="0" w:color="auto"/>
                </w:tcBorders>
                <w:shd w:val="clear" w:color="auto" w:fill="F2F2F2" w:themeFill="background1" w:themeFillShade="F2"/>
                <w:vAlign w:val="center"/>
              </w:tcPr>
              <w:p w14:paraId="46431A52"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r>
          <w:tr w:rsidR="00F22A23" w:rsidRPr="00C16A75" w14:paraId="6E394DAF"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47716925"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eastAsia="Calibri" w:hAnsi="Times New Roman" w:cs="Times New Roman"/>
                    <w:noProof/>
                    <w:color w:val="000000"/>
                    <w:sz w:val="20"/>
                    <w:lang w:val="en-US" w:eastAsia="sk-SK"/>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79" w:type="pct"/>
                <w:tcBorders>
                  <w:left w:val="nil"/>
                </w:tcBorders>
                <w:shd w:val="clear" w:color="auto" w:fill="auto"/>
                <w:vAlign w:val="center"/>
              </w:tcPr>
              <w:p w14:paraId="64DB93D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Substance</w:t>
                </w:r>
              </w:p>
            </w:tc>
            <w:tc>
              <w:tcPr>
                <w:tcW w:w="1379" w:type="pct"/>
                <w:tcBorders>
                  <w:right w:val="nil"/>
                </w:tcBorders>
                <w:shd w:val="clear" w:color="auto" w:fill="auto"/>
                <w:vAlign w:val="center"/>
              </w:tcPr>
              <w:p w14:paraId="56C4AD46" w14:textId="702F59CA"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electrochemical potential</w:t>
                </w:r>
                <w:r w:rsidR="00175BA5" w:rsidRPr="00C16A75">
                  <w:rPr>
                    <w:rFonts w:ascii="Times New Roman" w:eastAsia="Calibri" w:hAnsi="Times New Roman" w:cs="Times New Roman"/>
                    <w:bCs/>
                    <w:color w:val="000000"/>
                    <w:sz w:val="20"/>
                    <w:lang w:val="en-US"/>
                  </w:rPr>
                  <w:t xml:space="preserve"> </w:t>
                </w:r>
              </w:p>
            </w:tc>
            <w:tc>
              <w:tcPr>
                <w:tcW w:w="652" w:type="pct"/>
                <w:tcBorders>
                  <w:left w:val="nil"/>
                </w:tcBorders>
                <w:shd w:val="clear" w:color="auto" w:fill="auto"/>
                <w:vAlign w:val="center"/>
              </w:tcPr>
              <w:p w14:paraId="52383969" w14:textId="3B331B61"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µ </w:t>
                </w:r>
                <w:r w:rsidR="00F22A23" w:rsidRPr="00C16A75">
                  <w:rPr>
                    <w:rFonts w:ascii="Times New Roman" w:eastAsia="Calibri" w:hAnsi="Times New Roman" w:cs="Times New Roman"/>
                    <w:bCs/>
                    <w:color w:val="000000"/>
                    <w:sz w:val="20"/>
                    <w:lang w:val="en-US"/>
                  </w:rPr>
                  <w:t>[J.mol</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c>
              <w:tcPr>
                <w:tcW w:w="1187" w:type="pct"/>
                <w:tcBorders>
                  <w:right w:val="nil"/>
                </w:tcBorders>
                <w:shd w:val="clear" w:color="auto" w:fill="auto"/>
                <w:vAlign w:val="center"/>
              </w:tcPr>
              <w:p w14:paraId="51FF48F6"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molar flow</w:t>
                </w:r>
              </w:p>
            </w:tc>
            <w:tc>
              <w:tcPr>
                <w:tcW w:w="752" w:type="pct"/>
                <w:tcBorders>
                  <w:left w:val="nil"/>
                </w:tcBorders>
                <w:shd w:val="clear" w:color="auto" w:fill="auto"/>
                <w:vAlign w:val="center"/>
              </w:tcPr>
              <w:p w14:paraId="499EDAB6" w14:textId="6397FE09"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∂n  </w:t>
                </w:r>
                <w:r w:rsidR="00F22A23" w:rsidRPr="00C16A75">
                  <w:rPr>
                    <w:rFonts w:ascii="Times New Roman" w:eastAsia="Calibri" w:hAnsi="Times New Roman" w:cs="Times New Roman"/>
                    <w:bCs/>
                    <w:color w:val="000000"/>
                    <w:sz w:val="20"/>
                    <w:lang w:val="en-US"/>
                  </w:rPr>
                  <w:t>[mol.s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E5743CB"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27661D0D" w14:textId="77777777" w:rsidR="00F22A23" w:rsidRPr="00C16A75"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1375338C"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Hydraulic</w:t>
                </w:r>
              </w:p>
            </w:tc>
            <w:tc>
              <w:tcPr>
                <w:tcW w:w="1379" w:type="pct"/>
                <w:tcBorders>
                  <w:right w:val="nil"/>
                </w:tcBorders>
                <w:shd w:val="clear" w:color="auto" w:fill="auto"/>
                <w:vAlign w:val="center"/>
              </w:tcPr>
              <w:p w14:paraId="124741B4" w14:textId="0D38D6D0"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Pressure</w:t>
                </w:r>
              </w:p>
            </w:tc>
            <w:tc>
              <w:tcPr>
                <w:tcW w:w="652" w:type="pct"/>
                <w:tcBorders>
                  <w:left w:val="nil"/>
                </w:tcBorders>
                <w:shd w:val="clear" w:color="auto" w:fill="auto"/>
                <w:vAlign w:val="center"/>
              </w:tcPr>
              <w:p w14:paraId="52B04093" w14:textId="5CB195DD"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p </w:t>
                </w:r>
                <w:r w:rsidR="00F22A23" w:rsidRPr="00C16A75">
                  <w:rPr>
                    <w:rFonts w:ascii="Times New Roman" w:eastAsia="Calibri" w:hAnsi="Times New Roman" w:cs="Times New Roman"/>
                    <w:bCs/>
                    <w:color w:val="000000"/>
                    <w:sz w:val="20"/>
                    <w:lang w:val="en-US"/>
                  </w:rPr>
                  <w:t>[Pa]</w:t>
                </w:r>
              </w:p>
            </w:tc>
            <w:tc>
              <w:tcPr>
                <w:tcW w:w="1187" w:type="pct"/>
                <w:tcBorders>
                  <w:right w:val="nil"/>
                </w:tcBorders>
                <w:shd w:val="clear" w:color="auto" w:fill="auto"/>
                <w:vAlign w:val="center"/>
              </w:tcPr>
              <w:p w14:paraId="4EAA2B5B"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volumetric flow</w:t>
                </w:r>
              </w:p>
            </w:tc>
            <w:tc>
              <w:tcPr>
                <w:tcW w:w="752" w:type="pct"/>
                <w:tcBorders>
                  <w:left w:val="nil"/>
                </w:tcBorders>
                <w:shd w:val="clear" w:color="auto" w:fill="auto"/>
                <w:vAlign w:val="center"/>
              </w:tcPr>
              <w:p w14:paraId="714E27BC" w14:textId="4258CC07"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∂V  </w:t>
                </w:r>
                <w:r w:rsidR="00F22A23" w:rsidRPr="00C16A75">
                  <w:rPr>
                    <w:rFonts w:ascii="Times New Roman" w:eastAsia="Calibri" w:hAnsi="Times New Roman" w:cs="Times New Roman"/>
                    <w:bCs/>
                    <w:color w:val="000000"/>
                    <w:sz w:val="20"/>
                    <w:lang w:val="en-US"/>
                  </w:rPr>
                  <w:t>[m</w:t>
                </w:r>
                <w:r w:rsidR="00F22A23" w:rsidRPr="00C16A75">
                  <w:rPr>
                    <w:rFonts w:ascii="Times New Roman" w:eastAsia="Calibri" w:hAnsi="Times New Roman" w:cs="Times New Roman"/>
                    <w:bCs/>
                    <w:color w:val="000000"/>
                    <w:sz w:val="20"/>
                    <w:vertAlign w:val="superscript"/>
                    <w:lang w:val="en-US"/>
                  </w:rPr>
                  <w:t>3</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2E003448"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4D09D2F" w14:textId="77777777" w:rsidR="00F22A23" w:rsidRPr="00C16A75"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622AF72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Thermal</w:t>
                </w:r>
              </w:p>
            </w:tc>
            <w:tc>
              <w:tcPr>
                <w:tcW w:w="1379" w:type="pct"/>
                <w:tcBorders>
                  <w:right w:val="nil"/>
                </w:tcBorders>
                <w:shd w:val="clear" w:color="auto" w:fill="auto"/>
                <w:vAlign w:val="center"/>
              </w:tcPr>
              <w:p w14:paraId="25578BC6" w14:textId="0031C93D"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Temperature</w:t>
                </w:r>
              </w:p>
            </w:tc>
            <w:tc>
              <w:tcPr>
                <w:tcW w:w="652" w:type="pct"/>
                <w:tcBorders>
                  <w:left w:val="nil"/>
                </w:tcBorders>
                <w:shd w:val="clear" w:color="auto" w:fill="auto"/>
                <w:vAlign w:val="center"/>
              </w:tcPr>
              <w:p w14:paraId="2A99FC27" w14:textId="5C23255D"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T </w:t>
                </w:r>
                <w:r w:rsidR="00F22A23" w:rsidRPr="00C16A75">
                  <w:rPr>
                    <w:rFonts w:ascii="Times New Roman" w:eastAsia="Calibri" w:hAnsi="Times New Roman" w:cs="Times New Roman"/>
                    <w:bCs/>
                    <w:color w:val="000000"/>
                    <w:sz w:val="20"/>
                    <w:lang w:val="en-US"/>
                  </w:rPr>
                  <w:t>[K]</w:t>
                </w:r>
              </w:p>
            </w:tc>
            <w:tc>
              <w:tcPr>
                <w:tcW w:w="1187" w:type="pct"/>
                <w:tcBorders>
                  <w:right w:val="nil"/>
                </w:tcBorders>
                <w:shd w:val="clear" w:color="auto" w:fill="auto"/>
                <w:vAlign w:val="center"/>
              </w:tcPr>
              <w:p w14:paraId="706B3A1C"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heat flow</w:t>
                </w:r>
              </w:p>
            </w:tc>
            <w:tc>
              <w:tcPr>
                <w:tcW w:w="752" w:type="pct"/>
                <w:tcBorders>
                  <w:left w:val="nil"/>
                </w:tcBorders>
                <w:shd w:val="clear" w:color="auto" w:fill="auto"/>
                <w:vAlign w:val="center"/>
              </w:tcPr>
              <w:p w14:paraId="5CA12B1F" w14:textId="7623469C"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∂H  </w:t>
                </w:r>
                <w:r w:rsidR="00F22A23" w:rsidRPr="00C16A75">
                  <w:rPr>
                    <w:rFonts w:ascii="Times New Roman" w:eastAsia="Calibri" w:hAnsi="Times New Roman" w:cs="Times New Roman"/>
                    <w:bCs/>
                    <w:color w:val="000000"/>
                    <w:sz w:val="20"/>
                    <w:lang w:val="en-US"/>
                  </w:rPr>
                  <w:t>[W]</w:t>
                </w:r>
              </w:p>
            </w:tc>
          </w:tr>
          <w:tr w:rsidR="00F22A23" w:rsidRPr="00C16A75" w14:paraId="68CD9935"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8E276D6"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val="en-US" w:eastAsia="sk-SK"/>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79" w:type="pct"/>
                <w:tcBorders>
                  <w:left w:val="nil"/>
                </w:tcBorders>
                <w:shd w:val="clear" w:color="auto" w:fill="auto"/>
                <w:vAlign w:val="center"/>
              </w:tcPr>
              <w:p w14:paraId="02F5D0EE"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Population</w:t>
                </w:r>
              </w:p>
            </w:tc>
            <w:tc>
              <w:tcPr>
                <w:tcW w:w="1379" w:type="pct"/>
                <w:tcBorders>
                  <w:right w:val="nil"/>
                </w:tcBorders>
                <w:shd w:val="clear" w:color="auto" w:fill="auto"/>
                <w:vAlign w:val="center"/>
              </w:tcPr>
              <w:p w14:paraId="2B5CDE21" w14:textId="77777777"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size of population</w:t>
                </w:r>
              </w:p>
            </w:tc>
            <w:tc>
              <w:tcPr>
                <w:tcW w:w="652" w:type="pct"/>
                <w:tcBorders>
                  <w:left w:val="nil"/>
                </w:tcBorders>
                <w:shd w:val="clear" w:color="auto" w:fill="auto"/>
                <w:vAlign w:val="center"/>
              </w:tcPr>
              <w:p w14:paraId="24C25D27" w14:textId="7FB46C8E"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[1]</w:t>
                </w:r>
              </w:p>
            </w:tc>
            <w:tc>
              <w:tcPr>
                <w:tcW w:w="1187" w:type="pct"/>
                <w:tcBorders>
                  <w:right w:val="nil"/>
                </w:tcBorders>
                <w:shd w:val="clear" w:color="auto" w:fill="auto"/>
                <w:vAlign w:val="center"/>
              </w:tcPr>
              <w:p w14:paraId="4F7C5E62"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change of population</w:t>
                </w:r>
              </w:p>
            </w:tc>
            <w:tc>
              <w:tcPr>
                <w:tcW w:w="752" w:type="pct"/>
                <w:tcBorders>
                  <w:left w:val="nil"/>
                </w:tcBorders>
                <w:shd w:val="clear" w:color="auto" w:fill="auto"/>
                <w:vAlign w:val="center"/>
              </w:tcPr>
              <w:p w14:paraId="713DBECC" w14:textId="71DAE8D6" w:rsidR="00F22A23" w:rsidRPr="00C16A75" w:rsidRDefault="00E61946" w:rsidP="00E619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CA21712"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327B8542"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val="en-US" w:eastAsia="sk-SK"/>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54">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79" w:type="pct"/>
                <w:tcBorders>
                  <w:left w:val="nil"/>
                </w:tcBorders>
                <w:shd w:val="clear" w:color="auto" w:fill="auto"/>
                <w:vAlign w:val="center"/>
              </w:tcPr>
              <w:p w14:paraId="47B40A3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Electrical</w:t>
                </w:r>
              </w:p>
            </w:tc>
            <w:tc>
              <w:tcPr>
                <w:tcW w:w="1379" w:type="pct"/>
                <w:tcBorders>
                  <w:right w:val="nil"/>
                </w:tcBorders>
                <w:shd w:val="clear" w:color="auto" w:fill="auto"/>
                <w:vAlign w:val="center"/>
              </w:tcPr>
              <w:p w14:paraId="60F9E17C" w14:textId="77777777"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potential</w:t>
                </w:r>
              </w:p>
            </w:tc>
            <w:tc>
              <w:tcPr>
                <w:tcW w:w="652" w:type="pct"/>
                <w:tcBorders>
                  <w:left w:val="nil"/>
                </w:tcBorders>
                <w:shd w:val="clear" w:color="auto" w:fill="auto"/>
                <w:vAlign w:val="center"/>
              </w:tcPr>
              <w:p w14:paraId="6D4C40A3" w14:textId="3689564E"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u </w:t>
                </w:r>
                <w:r w:rsidR="00F22A23" w:rsidRPr="00C16A75">
                  <w:rPr>
                    <w:rFonts w:ascii="Times New Roman" w:eastAsia="Calibri" w:hAnsi="Times New Roman" w:cs="Times New Roman"/>
                    <w:bCs/>
                    <w:color w:val="000000"/>
                    <w:sz w:val="20"/>
                    <w:lang w:val="en-US"/>
                  </w:rPr>
                  <w:t>[V]</w:t>
                </w:r>
              </w:p>
            </w:tc>
            <w:tc>
              <w:tcPr>
                <w:tcW w:w="1187" w:type="pct"/>
                <w:tcBorders>
                  <w:right w:val="nil"/>
                </w:tcBorders>
                <w:shd w:val="clear" w:color="auto" w:fill="auto"/>
                <w:vAlign w:val="center"/>
              </w:tcPr>
              <w:p w14:paraId="2158B15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current</w:t>
                </w:r>
              </w:p>
            </w:tc>
            <w:tc>
              <w:tcPr>
                <w:tcW w:w="752" w:type="pct"/>
                <w:tcBorders>
                  <w:left w:val="nil"/>
                </w:tcBorders>
                <w:shd w:val="clear" w:color="auto" w:fill="auto"/>
                <w:vAlign w:val="center"/>
              </w:tcPr>
              <w:p w14:paraId="62972CE4" w14:textId="365E2EA4"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i   </w:t>
                </w:r>
                <w:r w:rsidR="00F22A23" w:rsidRPr="00C16A75">
                  <w:rPr>
                    <w:rFonts w:ascii="Times New Roman" w:eastAsia="Calibri" w:hAnsi="Times New Roman" w:cs="Times New Roman"/>
                    <w:bCs/>
                    <w:color w:val="000000"/>
                    <w:sz w:val="20"/>
                    <w:lang w:val="en-US"/>
                  </w:rPr>
                  <w:t>[A]</w:t>
                </w:r>
              </w:p>
            </w:tc>
          </w:tr>
          <w:bookmarkEnd w:id="90"/>
        </w:tbl>
        <w:p w14:paraId="7EA8F36B" w14:textId="77777777" w:rsidR="00F22A23" w:rsidRPr="00C16A75" w:rsidRDefault="00F22A23" w:rsidP="00911E3F">
          <w:pPr>
            <w:jc w:val="both"/>
            <w:rPr>
              <w:rFonts w:ascii="Times New Roman" w:hAnsi="Times New Roman" w:cs="Times New Roman"/>
              <w:lang w:val="en-US"/>
            </w:rPr>
          </w:pPr>
        </w:p>
        <w:p w14:paraId="0F888359" w14:textId="6476344B" w:rsidR="00EA5E4F" w:rsidRPr="00C16A75" w:rsidRDefault="00A32FC5" w:rsidP="005D2519">
          <w:pPr>
            <w:spacing w:after="0" w:line="240" w:lineRule="auto"/>
            <w:jc w:val="both"/>
            <w:rPr>
              <w:rFonts w:ascii="Times New Roman" w:hAnsi="Times New Roman" w:cs="Times New Roman"/>
              <w:lang w:val="en-US"/>
            </w:rPr>
          </w:pPr>
          <w:r w:rsidRPr="00C16A75">
            <w:rPr>
              <w:rFonts w:ascii="Times New Roman" w:hAnsi="Times New Roman" w:cs="Times New Roman"/>
              <w:lang w:val="en-US"/>
            </w:rPr>
            <w:t>E</w:t>
          </w:r>
          <w:r w:rsidR="00FB1197" w:rsidRPr="00C16A75">
            <w:rPr>
              <w:rFonts w:ascii="Times New Roman" w:hAnsi="Times New Roman" w:cs="Times New Roman"/>
              <w:lang w:val="en-US"/>
            </w:rPr>
            <w:t xml:space="preserve">ach connector </w:t>
          </w:r>
          <w:r w:rsidRPr="00C16A75">
            <w:rPr>
              <w:rFonts w:ascii="Times New Roman" w:hAnsi="Times New Roman" w:cs="Times New Roman"/>
              <w:lang w:val="en-US"/>
            </w:rPr>
            <w:t>of</w:t>
          </w:r>
          <w:r w:rsidR="00055A66"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the </w:t>
          </w:r>
          <w:r w:rsidR="00055A66" w:rsidRPr="00C16A75">
            <w:rPr>
              <w:rFonts w:ascii="Times New Roman" w:hAnsi="Times New Roman" w:cs="Times New Roman"/>
              <w:lang w:val="en-US"/>
            </w:rPr>
            <w:t>Physio</w:t>
          </w:r>
          <w:r w:rsidR="00DC1FFE" w:rsidRPr="00C16A75">
            <w:rPr>
              <w:rFonts w:ascii="Times New Roman" w:hAnsi="Times New Roman" w:cs="Times New Roman"/>
              <w:lang w:val="en-US"/>
            </w:rPr>
            <w:t>-</w:t>
          </w:r>
          <w:r w:rsidR="00055A66" w:rsidRPr="00C16A75">
            <w:rPr>
              <w:rFonts w:ascii="Times New Roman" w:hAnsi="Times New Roman" w:cs="Times New Roman"/>
              <w:lang w:val="en-US"/>
            </w:rPr>
            <w:t xml:space="preserve"> </w:t>
          </w:r>
          <w:r w:rsidRPr="00C16A75">
            <w:rPr>
              <w:rFonts w:ascii="Times New Roman" w:hAnsi="Times New Roman" w:cs="Times New Roman"/>
              <w:lang w:val="en-US"/>
            </w:rPr>
            <w:t xml:space="preserve">or Chemical library belongs to </w:t>
          </w:r>
          <w:r w:rsidR="00FB1197" w:rsidRPr="00C16A75">
            <w:rPr>
              <w:rFonts w:ascii="Times New Roman" w:hAnsi="Times New Roman" w:cs="Times New Roman"/>
              <w:lang w:val="en-US"/>
            </w:rPr>
            <w:t>one physical domain</w:t>
          </w:r>
          <w:r w:rsidR="00055A66" w:rsidRPr="00C16A75">
            <w:rPr>
              <w:rFonts w:ascii="Times New Roman" w:hAnsi="Times New Roman" w:cs="Times New Roman"/>
              <w:lang w:val="en-US"/>
            </w:rPr>
            <w:t xml:space="preserve"> (see</w:t>
          </w:r>
          <w:r w:rsidR="00D8120E" w:rsidRPr="00C16A75">
            <w:rPr>
              <w:rFonts w:ascii="Times New Roman" w:hAnsi="Times New Roman" w:cs="Times New Roman"/>
              <w:lang w:val="en-US"/>
            </w:rPr>
            <w:t xml:space="preserve"> </w:t>
          </w:r>
          <w:r w:rsidR="0096749B" w:rsidRPr="00C16A75">
            <w:rPr>
              <w:rFonts w:ascii="Times New Roman" w:hAnsi="Times New Roman" w:cs="Times New Roman"/>
              <w:lang w:val="en-US"/>
            </w:rPr>
            <w:fldChar w:fldCharType="begin"/>
          </w:r>
          <w:r w:rsidR="0096749B" w:rsidRPr="00C16A75">
            <w:rPr>
              <w:rFonts w:ascii="Times New Roman" w:hAnsi="Times New Roman" w:cs="Times New Roman"/>
              <w:lang w:val="en-US"/>
            </w:rPr>
            <w:instrText xml:space="preserve"> REF _Ref420013712 \h </w:instrText>
          </w:r>
          <w:r w:rsidR="00E72E24" w:rsidRPr="00C16A75">
            <w:rPr>
              <w:rFonts w:ascii="Times New Roman" w:hAnsi="Times New Roman" w:cs="Times New Roman"/>
              <w:lang w:val="en-US"/>
            </w:rPr>
            <w:instrText xml:space="preserve"> \* MERGEFORMAT </w:instrText>
          </w:r>
          <w:r w:rsidR="0096749B" w:rsidRPr="00C16A75">
            <w:rPr>
              <w:rFonts w:ascii="Times New Roman" w:hAnsi="Times New Roman" w:cs="Times New Roman"/>
              <w:lang w:val="en-US"/>
            </w:rPr>
          </w:r>
          <w:r w:rsidR="0096749B" w:rsidRPr="00C16A75">
            <w:rPr>
              <w:rFonts w:ascii="Times New Roman" w:hAnsi="Times New Roman" w:cs="Times New Roman"/>
              <w:lang w:val="en-US"/>
            </w:rPr>
            <w:fldChar w:fldCharType="separate"/>
          </w:r>
          <w:proofErr w:type="gramStart"/>
          <w:r w:rsidR="00DB5903" w:rsidRPr="00C16A75">
            <w:rPr>
              <w:rFonts w:ascii="Times New Roman" w:hAnsi="Times New Roman" w:cs="Times New Roman"/>
              <w:lang w:val="en-US"/>
            </w:rPr>
            <w:t xml:space="preserve">Table </w:t>
          </w:r>
          <w:proofErr w:type="gramEnd"/>
          <w:r w:rsidR="0096749B" w:rsidRPr="00C16A75">
            <w:rPr>
              <w:rFonts w:ascii="Times New Roman" w:hAnsi="Times New Roman" w:cs="Times New Roman"/>
              <w:lang w:val="en-US"/>
            </w:rPr>
            <w:fldChar w:fldCharType="end"/>
          </w:r>
          <w:r w:rsidR="00055A66" w:rsidRPr="00C16A75">
            <w:rPr>
              <w:rFonts w:ascii="Times New Roman" w:hAnsi="Times New Roman" w:cs="Times New Roman"/>
              <w:lang w:val="en-US"/>
            </w:rPr>
            <w:t>)</w:t>
          </w:r>
          <w:r w:rsidR="00FB1197" w:rsidRPr="00C16A75">
            <w:rPr>
              <w:rFonts w:ascii="Times New Roman" w:hAnsi="Times New Roman" w:cs="Times New Roman"/>
              <w:lang w:val="en-US"/>
            </w:rPr>
            <w:t xml:space="preserve">, where the components can be connected using </w:t>
          </w:r>
          <w:r w:rsidR="00055A66" w:rsidRPr="00C16A75">
            <w:rPr>
              <w:rFonts w:ascii="Times New Roman" w:hAnsi="Times New Roman" w:cs="Times New Roman"/>
              <w:lang w:val="en-US"/>
            </w:rPr>
            <w:t>appropriate</w:t>
          </w:r>
          <w:r w:rsidR="00FB1197" w:rsidRPr="00C16A75">
            <w:rPr>
              <w:rFonts w:ascii="Times New Roman" w:hAnsi="Times New Roman" w:cs="Times New Roman"/>
              <w:lang w:val="en-US"/>
            </w:rPr>
            <w:t xml:space="preserve"> connector</w:t>
          </w:r>
          <w:r w:rsidR="00055A66" w:rsidRPr="00C16A75">
            <w:rPr>
              <w:rFonts w:ascii="Times New Roman" w:hAnsi="Times New Roman" w:cs="Times New Roman"/>
              <w:lang w:val="en-US"/>
            </w:rPr>
            <w:t xml:space="preserve"> definition</w:t>
          </w:r>
          <w:r w:rsidR="00DC1FFE" w:rsidRPr="00C16A75">
            <w:rPr>
              <w:rFonts w:ascii="Times New Roman" w:hAnsi="Times New Roman" w:cs="Times New Roman"/>
              <w:lang w:val="en-US"/>
            </w:rPr>
            <w:t>s</w:t>
          </w:r>
          <w:r w:rsidR="00FB1197" w:rsidRPr="00C16A75">
            <w:rPr>
              <w:rFonts w:ascii="Times New Roman" w:hAnsi="Times New Roman" w:cs="Times New Roman"/>
              <w:lang w:val="en-US"/>
            </w:rPr>
            <w:t>.</w:t>
          </w:r>
          <w:r w:rsidR="002D3B02" w:rsidRPr="00C16A75">
            <w:rPr>
              <w:rFonts w:ascii="Times New Roman" w:hAnsi="Times New Roman" w:cs="Times New Roman"/>
              <w:lang w:val="en-US"/>
            </w:rPr>
            <w:t xml:space="preserve"> </w:t>
          </w:r>
          <w:r w:rsidR="00FB1197" w:rsidRPr="00C16A75">
            <w:rPr>
              <w:rFonts w:ascii="Times New Roman" w:hAnsi="Times New Roman" w:cs="Times New Roman"/>
              <w:lang w:val="en-US"/>
            </w:rPr>
            <w:t>As seen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FB1197" w:rsidRPr="00C16A75">
            <w:rPr>
              <w:rFonts w:ascii="Times New Roman" w:hAnsi="Times New Roman" w:cs="Times New Roman"/>
              <w:lang w:val="en-US"/>
            </w:rPr>
            <w:t xml:space="preserve">, most of the components </w:t>
          </w:r>
          <w:r w:rsidR="00DC1FFE" w:rsidRPr="00C16A75">
            <w:rPr>
              <w:rFonts w:ascii="Times New Roman" w:hAnsi="Times New Roman" w:cs="Times New Roman"/>
              <w:lang w:val="en-US"/>
            </w:rPr>
            <w:t>are analogous</w:t>
          </w:r>
          <w:r w:rsidR="00FB1197" w:rsidRPr="00C16A75">
            <w:rPr>
              <w:rFonts w:ascii="Times New Roman" w:hAnsi="Times New Roman" w:cs="Times New Roman"/>
              <w:lang w:val="en-US"/>
            </w:rPr>
            <w:t xml:space="preserve"> throughout the domains. For example</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resistor in electrical circuit</w:t>
          </w:r>
          <w:r w:rsidR="00055A66" w:rsidRPr="00C16A75">
            <w:rPr>
              <w:rFonts w:ascii="Times New Roman" w:hAnsi="Times New Roman" w:cs="Times New Roman"/>
              <w:lang w:val="en-US"/>
            </w:rPr>
            <w:t>s</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are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analogous to those in the </w:t>
          </w:r>
          <w:r w:rsidR="00FB1197" w:rsidRPr="00C16A75">
            <w:rPr>
              <w:rFonts w:ascii="Times New Roman" w:hAnsi="Times New Roman" w:cs="Times New Roman"/>
              <w:lang w:val="en-US"/>
            </w:rPr>
            <w:t xml:space="preserve">chemical domain </w:t>
          </w:r>
          <w:r w:rsidR="00DC1FFE" w:rsidRPr="00C16A75">
            <w:rPr>
              <w:rFonts w:ascii="Times New Roman" w:hAnsi="Times New Roman" w:cs="Times New Roman"/>
              <w:lang w:val="en-US"/>
            </w:rPr>
            <w:t>(</w:t>
          </w:r>
          <w:r w:rsidR="00FB1197" w:rsidRPr="00C16A75">
            <w:rPr>
              <w:rFonts w:ascii="Times New Roman" w:hAnsi="Times New Roman" w:cs="Times New Roman"/>
              <w:lang w:val="en-US"/>
            </w:rPr>
            <w:t>as diffusion</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because the molar flow of substance is driven by </w:t>
          </w:r>
          <w:r w:rsidR="00DC1FFE" w:rsidRPr="00C16A75">
            <w:rPr>
              <w:rFonts w:ascii="Times New Roman" w:hAnsi="Times New Roman" w:cs="Times New Roman"/>
              <w:lang w:val="en-US"/>
            </w:rPr>
            <w:t xml:space="preserve">an </w:t>
          </w:r>
          <w:r w:rsidR="00DD00B7" w:rsidRPr="00C16A75">
            <w:rPr>
              <w:rFonts w:ascii="Times New Roman" w:hAnsi="Times New Roman" w:cs="Times New Roman"/>
              <w:lang w:val="en-US"/>
            </w:rPr>
            <w:t>electrochemical</w:t>
          </w:r>
          <w:r w:rsidR="002D3B02" w:rsidRPr="00C16A75">
            <w:rPr>
              <w:rFonts w:ascii="Times New Roman" w:hAnsi="Times New Roman" w:cs="Times New Roman"/>
              <w:lang w:val="en-US"/>
            </w:rPr>
            <w:t xml:space="preserve"> potential</w:t>
          </w:r>
          <w:r w:rsidR="00FB1197" w:rsidRPr="00C16A75">
            <w:rPr>
              <w:rFonts w:ascii="Times New Roman" w:hAnsi="Times New Roman" w:cs="Times New Roman"/>
              <w:lang w:val="en-US"/>
            </w:rPr>
            <w:t xml:space="preserve"> gradient in the same </w:t>
          </w:r>
          <w:r w:rsidR="00DC1FFE" w:rsidRPr="00C16A75">
            <w:rPr>
              <w:rFonts w:ascii="Times New Roman" w:hAnsi="Times New Roman" w:cs="Times New Roman"/>
              <w:lang w:val="en-US"/>
            </w:rPr>
            <w:t xml:space="preserve">manner </w:t>
          </w:r>
          <w:r w:rsidR="00FB1197" w:rsidRPr="00C16A75">
            <w:rPr>
              <w:rFonts w:ascii="Times New Roman" w:hAnsi="Times New Roman" w:cs="Times New Roman"/>
              <w:lang w:val="en-US"/>
            </w:rPr>
            <w:t>as</w:t>
          </w:r>
          <w:r w:rsidR="006375FD"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 </w:t>
          </w:r>
          <w:r w:rsidR="00FB1197" w:rsidRPr="00C16A75">
            <w:rPr>
              <w:rFonts w:ascii="Times New Roman" w:hAnsi="Times New Roman" w:cs="Times New Roman"/>
              <w:lang w:val="en-US"/>
            </w:rPr>
            <w:t xml:space="preserve">electric current is driven by voltage gradient. To define </w:t>
          </w:r>
          <w:r w:rsidR="00DC1FFE" w:rsidRPr="00C16A75">
            <w:rPr>
              <w:rFonts w:ascii="Times New Roman" w:hAnsi="Times New Roman" w:cs="Times New Roman"/>
              <w:lang w:val="en-US"/>
            </w:rPr>
            <w:t xml:space="preserve">these </w:t>
          </w:r>
          <w:r w:rsidR="00FB1197" w:rsidRPr="00C16A75">
            <w:rPr>
              <w:rFonts w:ascii="Times New Roman" w:hAnsi="Times New Roman" w:cs="Times New Roman"/>
              <w:lang w:val="en-US"/>
            </w:rPr>
            <w:t>mathematical analogies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symbols </w:t>
          </w:r>
          <w:r w:rsidR="00FB1197" w:rsidRPr="00C16A75">
            <w:rPr>
              <w:rFonts w:ascii="Times New Roman" w:hAnsi="Times New Roman" w:cs="Times New Roman"/>
              <w:b/>
              <w:i/>
              <w:lang w:val="en-US"/>
            </w:rPr>
            <w:t>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 as in the </w:t>
          </w:r>
          <w:r w:rsidR="00585B8B" w:rsidRPr="00C16A75">
            <w:rPr>
              <w:rFonts w:ascii="Times New Roman" w:hAnsi="Times New Roman" w:cs="Times New Roman"/>
              <w:lang w:val="en-US"/>
            </w:rPr>
            <w:t xml:space="preserve">effort </w:t>
          </w:r>
          <w:r w:rsidR="00FB1197" w:rsidRPr="00C16A75">
            <w:rPr>
              <w:rFonts w:ascii="Times New Roman" w:hAnsi="Times New Roman" w:cs="Times New Roman"/>
              <w:lang w:val="en-US"/>
            </w:rPr>
            <w:t xml:space="preserve">for connector </w:t>
          </w:r>
          <w:r w:rsidR="000C0A36" w:rsidRPr="00C16A75">
            <w:rPr>
              <w:rFonts w:ascii="Times New Roman" w:hAnsi="Times New Roman" w:cs="Times New Roman"/>
              <w:lang w:val="en-US"/>
            </w:rPr>
            <w:t>nonflow</w:t>
          </w:r>
          <w:r w:rsidR="00FB1197" w:rsidRPr="00C16A75">
            <w:rPr>
              <w:rFonts w:ascii="Times New Roman" w:hAnsi="Times New Roman" w:cs="Times New Roman"/>
              <w:lang w:val="en-US"/>
            </w:rPr>
            <w:t xml:space="preserve"> variable</w:t>
          </w:r>
          <w:r w:rsidR="00585B8B" w:rsidRPr="00C16A75">
            <w:rPr>
              <w:rFonts w:ascii="Times New Roman" w:hAnsi="Times New Roman" w:cs="Times New Roman"/>
              <w:lang w:val="en-US"/>
            </w:rPr>
            <w:t>s</w:t>
          </w:r>
          <w:r w:rsidR="00DC1FFE" w:rsidRPr="00C16A75">
            <w:rPr>
              <w:rFonts w:ascii="Times New Roman" w:hAnsi="Times New Roman" w:cs="Times New Roman"/>
              <w:lang w:val="en-US"/>
            </w:rPr>
            <w:t xml:space="preserve"> –</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and </w:t>
          </w:r>
          <w:r w:rsidR="00585B8B" w:rsidRPr="00C16A75">
            <w:rPr>
              <w:rFonts w:ascii="Times New Roman" w:hAnsi="Times New Roman" w:cs="Times New Roman"/>
              <w:b/>
              <w:i/>
              <w:lang w:val="en-US"/>
            </w:rPr>
            <w:t>f</w:t>
          </w:r>
          <w:r w:rsidR="00DC1FFE" w:rsidRPr="00C16A75">
            <w:rPr>
              <w:rFonts w:ascii="Times New Roman" w:hAnsi="Times New Roman" w:cs="Times New Roman"/>
              <w:b/>
              <w:lang w:val="en-US"/>
            </w:rPr>
            <w:t xml:space="preserve"> </w:t>
          </w:r>
          <w:r w:rsidR="00DC1FFE" w:rsidRPr="00C16A75">
            <w:rPr>
              <w:rFonts w:ascii="Times New Roman" w:hAnsi="Times New Roman" w:cs="Times New Roman"/>
              <w:lang w:val="en-US"/>
            </w:rPr>
            <w:t>–</w:t>
          </w:r>
          <w:r w:rsidR="00585B8B"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as in the </w:t>
          </w:r>
          <w:r w:rsidR="00585B8B" w:rsidRPr="00C16A75">
            <w:rPr>
              <w:rFonts w:ascii="Times New Roman" w:hAnsi="Times New Roman" w:cs="Times New Roman"/>
              <w:lang w:val="en-US"/>
            </w:rPr>
            <w:t>flow for connector flow variables</w:t>
          </w:r>
          <w:r w:rsidR="0035328F" w:rsidRPr="00C16A75">
            <w:rPr>
              <w:rFonts w:ascii="Times New Roman" w:hAnsi="Times New Roman" w:cs="Times New Roman"/>
              <w:lang w:val="en-US"/>
            </w:rPr>
            <w:t xml:space="preserve"> – are selected</w:t>
          </w:r>
          <w:r w:rsidR="00585B8B" w:rsidRPr="00C16A75">
            <w:rPr>
              <w:rFonts w:ascii="Times New Roman" w:hAnsi="Times New Roman" w:cs="Times New Roman"/>
              <w:lang w:val="en-US"/>
            </w:rPr>
            <w:t>.</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If more connectors </w:t>
          </w:r>
          <w:r w:rsidR="0035328F" w:rsidRPr="00C16A75">
            <w:rPr>
              <w:rFonts w:ascii="Times New Roman" w:hAnsi="Times New Roman" w:cs="Times New Roman"/>
              <w:lang w:val="en-US"/>
            </w:rPr>
            <w:t xml:space="preserve">are present </w:t>
          </w:r>
          <w:r w:rsidR="00585B8B" w:rsidRPr="00C16A75">
            <w:rPr>
              <w:rFonts w:ascii="Times New Roman" w:hAnsi="Times New Roman" w:cs="Times New Roman"/>
              <w:lang w:val="en-US"/>
            </w:rPr>
            <w:t xml:space="preserve">in </w:t>
          </w:r>
          <w:r w:rsidR="0035328F" w:rsidRPr="00C16A75">
            <w:rPr>
              <w:rFonts w:ascii="Times New Roman" w:hAnsi="Times New Roman" w:cs="Times New Roman"/>
              <w:lang w:val="en-US"/>
            </w:rPr>
            <w:t xml:space="preserve">the </w:t>
          </w:r>
          <w:r w:rsidR="00585B8B" w:rsidRPr="00C16A75">
            <w:rPr>
              <w:rFonts w:ascii="Times New Roman" w:hAnsi="Times New Roman" w:cs="Times New Roman"/>
              <w:lang w:val="en-US"/>
            </w:rPr>
            <w:t>component, they are differentiated by index.</w:t>
          </w:r>
          <w:r w:rsidR="00B02618" w:rsidRPr="00C16A75">
            <w:rPr>
              <w:rFonts w:ascii="Times New Roman" w:hAnsi="Times New Roman" w:cs="Times New Roman"/>
              <w:lang w:val="en-US"/>
            </w:rPr>
            <w:t xml:space="preserve">  </w:t>
          </w:r>
          <w:r w:rsidR="00EA5E4F" w:rsidRPr="00C16A75">
            <w:rPr>
              <w:rFonts w:ascii="Times New Roman" w:hAnsi="Times New Roman" w:cs="Times New Roman"/>
              <w:lang w:val="en-US"/>
            </w:rPr>
            <w:t xml:space="preserve"> </w:t>
          </w:r>
        </w:p>
        <w:p w14:paraId="0323AE39" w14:textId="77777777" w:rsidR="00D64C39" w:rsidRPr="00C16A75" w:rsidRDefault="00D5393B" w:rsidP="00911E3F">
          <w:pPr>
            <w:jc w:val="both"/>
            <w:rPr>
              <w:rFonts w:ascii="Times New Roman" w:hAnsi="Times New Roman" w:cs="Times New Roman"/>
              <w:lang w:val="en-US"/>
            </w:rPr>
          </w:pPr>
          <w:r w:rsidRPr="00C16A75">
            <w:rPr>
              <w:rFonts w:ascii="Times New Roman" w:hAnsi="Times New Roman" w:cs="Times New Roman"/>
              <w:lang w:val="en-US"/>
            </w:rPr>
            <w:t xml:space="preserve">   </w:t>
          </w:r>
          <w:r w:rsidR="00D64C39" w:rsidRPr="00C16A75">
            <w:rPr>
              <w:rFonts w:ascii="Times New Roman" w:hAnsi="Times New Roman" w:cs="Times New Roman"/>
              <w:lang w:val="en-US"/>
            </w:rPr>
            <w:br w:type="page"/>
          </w:r>
        </w:p>
        <w:p w14:paraId="0ADF7FBA" w14:textId="2450E0E7" w:rsidR="00D64C39" w:rsidRPr="00C16A75" w:rsidRDefault="00D64C39" w:rsidP="00911E3F">
          <w:pPr>
            <w:pStyle w:val="Titulek"/>
            <w:keepNext/>
            <w:jc w:val="both"/>
            <w:rPr>
              <w:rFonts w:ascii="Times New Roman" w:hAnsi="Times New Roman" w:cs="Times New Roman"/>
              <w:lang w:val="en-US"/>
            </w:rPr>
          </w:pPr>
          <w:bookmarkStart w:id="91" w:name="_Ref406932438"/>
          <w:bookmarkStart w:id="92" w:name="_Ref421679702"/>
          <w:bookmarkStart w:id="93" w:name="_Toc421679616"/>
          <w:r w:rsidRPr="00C16A75">
            <w:rPr>
              <w:rFonts w:ascii="Times New Roman" w:hAnsi="Times New Roman" w:cs="Times New Roman"/>
              <w:lang w:val="en-US"/>
            </w:rPr>
            <w:lastRenderedPageBreak/>
            <w:t xml:space="preserve">Table </w:t>
          </w:r>
          <w:bookmarkEnd w:id="91"/>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B5903">
            <w:rPr>
              <w:rFonts w:ascii="Times New Roman" w:hAnsi="Times New Roman" w:cs="Times New Roman"/>
              <w:noProof/>
              <w:lang w:val="en-US"/>
            </w:rPr>
            <w:t>III</w:t>
          </w:r>
          <w:r w:rsidR="00CA641B" w:rsidRPr="00C16A75">
            <w:rPr>
              <w:rFonts w:ascii="Times New Roman" w:hAnsi="Times New Roman" w:cs="Times New Roman"/>
              <w:lang w:val="en-US"/>
            </w:rPr>
            <w:fldChar w:fldCharType="end"/>
          </w:r>
          <w:bookmarkEnd w:id="92"/>
          <w:r w:rsidR="0035328F" w:rsidRPr="00C16A75">
            <w:rPr>
              <w:rFonts w:ascii="Times New Roman" w:hAnsi="Times New Roman" w:cs="Times New Roman"/>
              <w:lang w:val="en-US"/>
            </w:rPr>
            <w:t>:</w:t>
          </w:r>
          <w:r w:rsidR="00585B8B" w:rsidRPr="00C16A75">
            <w:rPr>
              <w:rFonts w:ascii="Times New Roman" w:hAnsi="Times New Roman" w:cs="Times New Roman"/>
              <w:lang w:val="en-US"/>
            </w:rPr>
            <w:t xml:space="preserve"> Analogies of </w:t>
          </w:r>
          <w:r w:rsidR="00C16A75">
            <w:rPr>
              <w:rFonts w:ascii="Times New Roman" w:hAnsi="Times New Roman" w:cs="Times New Roman"/>
              <w:lang w:val="en-US"/>
            </w:rPr>
            <w:t>new proposed</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Physio</w:t>
          </w:r>
          <w:r w:rsidR="00C16A75">
            <w:rPr>
              <w:rFonts w:ascii="Times New Roman" w:hAnsi="Times New Roman" w:cs="Times New Roman"/>
              <w:lang w:val="en-US"/>
            </w:rPr>
            <w:t>library</w:t>
          </w:r>
          <w:r w:rsidR="0035328F" w:rsidRPr="00C16A75">
            <w:rPr>
              <w:rFonts w:ascii="Times New Roman" w:hAnsi="Times New Roman" w:cs="Times New Roman"/>
              <w:lang w:val="en-US"/>
            </w:rPr>
            <w:t xml:space="preserve"> </w:t>
          </w:r>
          <w:r w:rsidR="00A52D3A" w:rsidRPr="00C16A75">
            <w:rPr>
              <w:rFonts w:ascii="Times New Roman" w:hAnsi="Times New Roman" w:cs="Times New Roman"/>
              <w:lang w:val="en-US"/>
            </w:rPr>
            <w:t>and Chemical</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library </w:t>
          </w:r>
          <w:r w:rsidR="00585B8B" w:rsidRPr="00C16A75">
            <w:rPr>
              <w:rFonts w:ascii="Times New Roman" w:hAnsi="Times New Roman" w:cs="Times New Roman"/>
              <w:lang w:val="en-US"/>
            </w:rPr>
            <w:t>components</w:t>
          </w:r>
          <w:r w:rsidR="0035328F" w:rsidRPr="00C16A75">
            <w:rPr>
              <w:rFonts w:ascii="Times New Roman" w:hAnsi="Times New Roman" w:cs="Times New Roman"/>
              <w:lang w:val="en-US"/>
            </w:rPr>
            <w:t>,</w:t>
          </w:r>
          <w:r w:rsidR="001C692D" w:rsidRPr="00C16A75">
            <w:rPr>
              <w:rFonts w:ascii="Times New Roman" w:hAnsi="Times New Roman" w:cs="Times New Roman"/>
              <w:lang w:val="en-US"/>
            </w:rPr>
            <w:t xml:space="preserve"> </w:t>
          </w:r>
          <w:r w:rsidR="00E562DD" w:rsidRPr="00C16A75">
            <w:rPr>
              <w:rFonts w:ascii="Times New Roman" w:hAnsi="Times New Roman" w:cs="Times New Roman"/>
              <w:lang w:val="en-US"/>
            </w:rPr>
            <w:t xml:space="preserve">based on </w:t>
          </w:r>
          <w:r w:rsidR="00CB321F">
            <w:rPr>
              <w:rFonts w:ascii="Times New Roman" w:hAnsi="Times New Roman" w:cs="Times New Roman"/>
              <w:lang w:val="en-US"/>
            </w:rPr>
            <w:t xml:space="preserve">proposed </w:t>
          </w:r>
          <w:r w:rsidR="00E562DD" w:rsidRPr="00C16A75">
            <w:rPr>
              <w:rFonts w:ascii="Times New Roman" w:hAnsi="Times New Roman" w:cs="Times New Roman"/>
              <w:lang w:val="en-US"/>
            </w:rPr>
            <w:t xml:space="preserve">connectors from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0A35BD"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and </w:t>
          </w:r>
          <w:r w:rsidR="001C692D" w:rsidRPr="00C16A75">
            <w:rPr>
              <w:rFonts w:ascii="Times New Roman" w:hAnsi="Times New Roman" w:cs="Times New Roman"/>
              <w:lang w:val="en-US"/>
            </w:rPr>
            <w:t xml:space="preserve">with electrical components </w:t>
          </w:r>
          <w:r w:rsidR="0035328F" w:rsidRPr="00C16A75">
            <w:rPr>
              <w:rFonts w:ascii="Times New Roman" w:hAnsi="Times New Roman" w:cs="Times New Roman"/>
              <w:lang w:val="en-US"/>
            </w:rPr>
            <w:t xml:space="preserve">from the </w:t>
          </w:r>
          <w:r w:rsidR="001C692D" w:rsidRPr="00C16A75">
            <w:rPr>
              <w:rFonts w:ascii="Times New Roman" w:hAnsi="Times New Roman" w:cs="Times New Roman"/>
              <w:lang w:val="en-US"/>
            </w:rPr>
            <w:t>Modelica Standard Library</w:t>
          </w:r>
          <w:r w:rsidR="0035328F" w:rsidRPr="00C16A75">
            <w:rPr>
              <w:rFonts w:ascii="Times New Roman" w:hAnsi="Times New Roman" w:cs="Times New Roman"/>
              <w:lang w:val="en-US"/>
            </w:rPr>
            <w:t>.</w:t>
          </w:r>
          <w:bookmarkEnd w:id="93"/>
        </w:p>
        <w:tbl>
          <w:tblPr>
            <w:tblW w:w="8454"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690"/>
            <w:gridCol w:w="1691"/>
            <w:gridCol w:w="1691"/>
            <w:gridCol w:w="1691"/>
            <w:gridCol w:w="1691"/>
          </w:tblGrid>
          <w:tr w:rsidR="005748FE" w:rsidRPr="00C16A75" w14:paraId="45C3B5E8" w14:textId="77777777" w:rsidTr="00CB321F">
            <w:trPr>
              <w:trHeight w:val="518"/>
              <w:jc w:val="center"/>
            </w:trPr>
            <w:tc>
              <w:tcPr>
                <w:tcW w:w="1690"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C16A75" w:rsidRDefault="005748FE" w:rsidP="005F1274">
                <w:pPr>
                  <w:autoSpaceDE w:val="0"/>
                  <w:autoSpaceDN w:val="0"/>
                  <w:adjustRightInd w:val="0"/>
                  <w:spacing w:line="240" w:lineRule="auto"/>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Resistance</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Accumulation</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Stream</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C16A75" w:rsidRDefault="00F00748"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Inertia</w:t>
                </w:r>
              </w:p>
            </w:tc>
            <w:tc>
              <w:tcPr>
                <w:tcW w:w="1691"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C16A75" w:rsidRDefault="007E6FD5"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Effort s</w:t>
                </w:r>
                <w:r w:rsidR="005748FE" w:rsidRPr="00C16A75">
                  <w:rPr>
                    <w:rFonts w:ascii="Times New Roman" w:eastAsia="Calibri" w:hAnsi="Times New Roman" w:cs="Times New Roman"/>
                    <w:b/>
                    <w:bCs/>
                    <w:color w:val="000000"/>
                    <w:sz w:val="20"/>
                    <w:lang w:val="en-US"/>
                  </w:rPr>
                  <w:t>ource</w:t>
                </w:r>
              </w:p>
            </w:tc>
          </w:tr>
          <w:tr w:rsidR="005748FE" w:rsidRPr="00C16A75" w14:paraId="016F34D7" w14:textId="77777777" w:rsidTr="00CB321F">
            <w:trPr>
              <w:jc w:val="center"/>
            </w:trPr>
            <w:tc>
              <w:tcPr>
                <w:tcW w:w="1690"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=G*(</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 xml:space="preserve">1 </w:t>
                </w:r>
                <w:r w:rsidR="005748FE" w:rsidRPr="00C16A75">
                  <w:rPr>
                    <w:rFonts w:ascii="Times New Roman" w:eastAsia="Calibri" w:hAnsi="Times New Roman" w:cs="Times New Roman"/>
                    <w:bCs/>
                    <w:i/>
                    <w:color w:val="000000"/>
                    <w:sz w:val="20"/>
                    <w:lang w:val="en-US"/>
                  </w:rPr>
                  <w:noBreakHyphen/>
                  <w:t xml:space="preserve"> </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w:t>
                </w:r>
              </w:p>
              <w:p w14:paraId="5B32F8E6"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w:t>
                </w: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C16A75" w:rsidRDefault="002C7EC8" w:rsidP="00CB321F">
                <w:pPr>
                  <w:autoSpaceDE w:val="0"/>
                  <w:autoSpaceDN w:val="0"/>
                  <w:adjustRightInd w:val="0"/>
                  <w:jc w:val="center"/>
                  <w:rPr>
                    <w:rFonts w:ascii="Times New Roman" w:hAnsi="Times New Roman" w:cs="Times New Roman"/>
                    <w:bCs/>
                    <w:color w:val="000000"/>
                    <w:sz w:val="20"/>
                    <w:lang w:val="en-US"/>
                  </w:rPr>
                </w:pPr>
                <m:oMathPara>
                  <m:oMath>
                    <m:nary>
                      <m:naryPr>
                        <m:limLoc m:val="undOvr"/>
                        <m:subHide m:val="1"/>
                        <m:supHide m:val="1"/>
                        <m:ctrlPr>
                          <w:rPr>
                            <w:rFonts w:ascii="Cambria Math" w:hAnsi="Cambria Math" w:cs="Times New Roman"/>
                            <w:b/>
                            <w:bCs/>
                            <w:i/>
                            <w:color w:val="000000"/>
                            <w:sz w:val="20"/>
                            <w:lang w:val="en-US"/>
                          </w:rPr>
                        </m:ctrlPr>
                      </m:naryPr>
                      <m:sub/>
                      <m:sup/>
                      <m:e>
                        <m:r>
                          <m:rPr>
                            <m:sty m:val="bi"/>
                          </m:rPr>
                          <w:rPr>
                            <w:rFonts w:ascii="Cambria Math" w:hAnsi="Cambria Math" w:cs="Times New Roman"/>
                            <w:color w:val="000000"/>
                            <w:sz w:val="20"/>
                            <w:lang w:val="en-US"/>
                          </w:rPr>
                          <m:t>f</m:t>
                        </m:r>
                      </m:e>
                    </m:nary>
                    <m:r>
                      <m:rPr>
                        <m:sty m:val="bi"/>
                      </m:rPr>
                      <w:rPr>
                        <w:rFonts w:ascii="Cambria Math" w:hAnsi="Cambria Math" w:cs="Times New Roman"/>
                        <w:color w:val="000000"/>
                        <w:sz w:val="20"/>
                        <w:lang w:val="en-US"/>
                      </w:rPr>
                      <m:t>=a</m:t>
                    </m:r>
                  </m:oMath>
                </m:oMathPara>
              </w:p>
              <w:p w14:paraId="462CDF37" w14:textId="77777777" w:rsidR="005748FE" w:rsidRPr="00C16A75" w:rsidRDefault="00C83463" w:rsidP="00CB321F">
                <w:pPr>
                  <w:autoSpaceDE w:val="0"/>
                  <w:autoSpaceDN w:val="0"/>
                  <w:adjustRightInd w:val="0"/>
                  <w:jc w:val="center"/>
                  <w:rPr>
                    <w:rFonts w:ascii="Times New Roman" w:eastAsia="Calibri" w:hAnsi="Times New Roman" w:cs="Times New Roman"/>
                    <w:b/>
                    <w:bCs/>
                    <w:i/>
                    <w:color w:val="000000"/>
                    <w:sz w:val="20"/>
                    <w:lang w:val="en-US"/>
                  </w:rPr>
                </w:pPr>
                <w:r w:rsidRPr="00C16A75">
                  <w:rPr>
                    <w:rFonts w:ascii="Times New Roman" w:eastAsia="Calibri" w:hAnsi="Times New Roman" w:cs="Times New Roman"/>
                    <w:bCs/>
                    <w:i/>
                    <w:color w:val="000000"/>
                    <w:sz w:val="20"/>
                    <w:lang w:val="en-US"/>
                  </w:rPr>
                  <w:t>a</w:t>
                </w:r>
                <w:r w:rsidR="005748FE" w:rsidRPr="00C16A75">
                  <w:rPr>
                    <w:rFonts w:ascii="Times New Roman" w:eastAsia="Calibri" w:hAnsi="Times New Roman" w:cs="Times New Roman"/>
                    <w:bCs/>
                    <w:i/>
                    <w:color w:val="000000"/>
                    <w:sz w:val="20"/>
                    <w:lang w:val="en-US"/>
                  </w:rPr>
                  <w:t>=C*</w:t>
                </w:r>
                <w:r w:rsidRPr="00C16A75">
                  <w:rPr>
                    <w:rFonts w:ascii="Times New Roman" w:eastAsia="Calibri" w:hAnsi="Times New Roman" w:cs="Times New Roman"/>
                    <w:bCs/>
                    <w:i/>
                    <w:color w:val="000000"/>
                    <w:sz w:val="20"/>
                    <w:lang w:val="en-US"/>
                  </w:rPr>
                  <w:t>e</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C16A75" w:rsidRDefault="002C7EC8" w:rsidP="00CB321F">
                <w:pPr>
                  <w:spacing w:after="0" w:line="240" w:lineRule="auto"/>
                  <w:jc w:val="center"/>
                  <w:rPr>
                    <w:rFonts w:ascii="Times New Roman" w:eastAsia="Times New Roman" w:hAnsi="Times New Roman" w:cs="Times New Roman"/>
                    <w:sz w:val="15"/>
                    <w:szCs w:val="15"/>
                    <w:lang w:val="en-US"/>
                  </w:rPr>
                </w:pPr>
                <m:oMathPara>
                  <m:oMath>
                    <m:sSub>
                      <m:sSubPr>
                        <m:ctrlPr>
                          <w:rPr>
                            <w:rFonts w:ascii="Cambria Math" w:hAnsi="Cambria Math" w:cs="Times New Roman"/>
                            <w:b/>
                            <w:bCs/>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d>
                      <m:dPr>
                        <m:begChr m:val="{"/>
                        <m:endChr m:val=""/>
                        <m:ctrlPr>
                          <w:rPr>
                            <w:rFonts w:ascii="Cambria Math" w:hAnsi="Cambria Math" w:cs="Times New Roman"/>
                            <w:b/>
                            <w:i/>
                            <w:color w:val="000000"/>
                            <w:sz w:val="20"/>
                            <w:lang w:val="en-US"/>
                          </w:rPr>
                        </m:ctrlPr>
                      </m:dPr>
                      <m:e>
                        <m:eqArr>
                          <m:eqArrPr>
                            <m:ctrlPr>
                              <w:rPr>
                                <w:rFonts w:ascii="Cambria Math" w:hAnsi="Cambria Math" w:cs="Times New Roman"/>
                                <w:b/>
                                <w:i/>
                                <w:color w:val="000000"/>
                                <w:sz w:val="20"/>
                                <w:lang w:val="en-US"/>
                              </w:rPr>
                            </m:ctrlPr>
                          </m:eqArrPr>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 &amp; F≥0</m:t>
                            </m:r>
                          </m:e>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2</m:t>
                                </m:r>
                              </m:sub>
                            </m:sSub>
                            <m:r>
                              <m:rPr>
                                <m:sty m:val="bi"/>
                              </m:rPr>
                              <w:rPr>
                                <w:rFonts w:ascii="Cambria Math" w:hAnsi="Cambria Math" w:cs="Times New Roman"/>
                                <w:color w:val="000000"/>
                                <w:sz w:val="20"/>
                                <w:lang w:val="en-US"/>
                              </w:rPr>
                              <m:t>, &amp; F&lt;0</m:t>
                            </m:r>
                          </m:e>
                        </m:eqArr>
                      </m:e>
                    </m:d>
                  </m:oMath>
                </m:oMathPara>
              </w:p>
              <w:p w14:paraId="2CD04AF7" w14:textId="77777777" w:rsidR="00C83463" w:rsidRPr="00C16A75" w:rsidRDefault="00C83463" w:rsidP="00CB321F">
                <w:pPr>
                  <w:spacing w:after="0" w:line="240" w:lineRule="auto"/>
                  <w:jc w:val="center"/>
                  <w:rPr>
                    <w:rFonts w:ascii="Times New Roman" w:eastAsia="Times New Roman" w:hAnsi="Times New Roman" w:cs="Times New Roman"/>
                    <w:sz w:val="15"/>
                    <w:szCs w:val="15"/>
                    <w:lang w:val="en-US"/>
                  </w:rPr>
                </w:pPr>
              </w:p>
              <w:p w14:paraId="4DD8AA70" w14:textId="77777777" w:rsidR="005748FE" w:rsidRPr="00C16A75" w:rsidRDefault="00C83463" w:rsidP="00CB321F">
                <w:pPr>
                  <w:spacing w:after="0" w:line="240" w:lineRule="auto"/>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C16A75" w:rsidRDefault="002C7EC8" w:rsidP="00CB321F">
                <w:pPr>
                  <w:autoSpaceDE w:val="0"/>
                  <w:autoSpaceDN w:val="0"/>
                  <w:adjustRightInd w:val="0"/>
                  <w:jc w:val="center"/>
                  <w:rPr>
                    <w:rFonts w:ascii="Times New Roman" w:eastAsia="Calibri" w:hAnsi="Times New Roman" w:cs="Times New Roman"/>
                    <w:bCs/>
                    <w:i/>
                    <w:color w:val="000000"/>
                    <w:sz w:val="20"/>
                    <w:lang w:val="en-US"/>
                  </w:rPr>
                </w:pPr>
                <m:oMathPara>
                  <m:oMath>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nary>
                      <m:naryPr>
                        <m:limLoc m:val="undOvr"/>
                        <m:subHide m:val="1"/>
                        <m:supHide m:val="1"/>
                        <m:ctrlPr>
                          <w:rPr>
                            <w:rFonts w:ascii="Cambria Math" w:hAnsi="Cambria Math" w:cs="Times New Roman"/>
                            <w:b/>
                            <w:i/>
                            <w:color w:val="000000"/>
                            <w:sz w:val="20"/>
                            <w:lang w:val="en-US"/>
                          </w:rPr>
                        </m:ctrlPr>
                      </m:naryPr>
                      <m:sub/>
                      <m:sup/>
                      <m:e>
                        <m:box>
                          <m:boxPr>
                            <m:ctrlPr>
                              <w:rPr>
                                <w:rFonts w:ascii="Cambria Math" w:hAnsi="Cambria Math" w:cs="Times New Roman"/>
                                <w:b/>
                                <w:i/>
                                <w:color w:val="000000"/>
                                <w:sz w:val="20"/>
                                <w:lang w:val="en-US"/>
                              </w:rPr>
                            </m:ctrlPr>
                          </m:boxPr>
                          <m:e>
                            <m:argPr>
                              <m:argSz m:val="-1"/>
                            </m:argPr>
                            <m:f>
                              <m:fPr>
                                <m:ctrlPr>
                                  <w:rPr>
                                    <w:rFonts w:ascii="Cambria Math" w:hAnsi="Cambria Math" w:cs="Times New Roman"/>
                                    <w:b/>
                                    <w:i/>
                                    <w:color w:val="000000"/>
                                    <w:sz w:val="20"/>
                                    <w:lang w:val="en-US"/>
                                  </w:rPr>
                                </m:ctrlPr>
                              </m:fPr>
                              <m:num>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1</m:t>
                                    </m:r>
                                  </m:sub>
                                </m:sSub>
                                <m:r>
                                  <w:rPr>
                                    <w:rFonts w:ascii="Cambria Math" w:eastAsia="Calibri" w:hAnsi="Cambria Math" w:cs="Times New Roman"/>
                                    <w:color w:val="000000"/>
                                    <w:sz w:val="20"/>
                                    <w:lang w:val="en-US"/>
                                  </w:rPr>
                                  <m:t>-</m:t>
                                </m:r>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2</m:t>
                                    </m:r>
                                  </m:sub>
                                </m:sSub>
                              </m:num>
                              <m:den>
                                <m:r>
                                  <m:rPr>
                                    <m:sty m:val="bi"/>
                                  </m:rPr>
                                  <w:rPr>
                                    <w:rFonts w:ascii="Cambria Math" w:hAnsi="Cambria Math" w:cs="Times New Roman"/>
                                    <w:color w:val="000000"/>
                                    <w:sz w:val="20"/>
                                    <w:lang w:val="en-US"/>
                                  </w:rPr>
                                  <m:t>L</m:t>
                                </m:r>
                              </m:den>
                            </m:f>
                          </m:e>
                        </m:box>
                      </m:e>
                    </m:nary>
                  </m:oMath>
                </m:oMathPara>
              </w:p>
              <w:p w14:paraId="48CF1B57" w14:textId="77777777" w:rsidR="005748FE" w:rsidRPr="00C16A75" w:rsidRDefault="003957E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tcBorders>
                <w:vAlign w:val="center"/>
              </w:tcPr>
              <w:p w14:paraId="4C58B045" w14:textId="77777777" w:rsidR="005748FE" w:rsidRPr="00C16A75" w:rsidRDefault="007E6FD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Times New Roman" w:hAnsi="Times New Roman" w:cs="Times New Roman"/>
                    <w:b/>
                    <w:bCs/>
                    <w:color w:val="000000"/>
                    <w:sz w:val="20"/>
                    <w:lang w:val="en-US"/>
                  </w:rPr>
                  <w:t>e</w:t>
                </w:r>
                <w:r w:rsidR="00AD0AF2" w:rsidRPr="00C16A75">
                  <w:rPr>
                    <w:rFonts w:ascii="Times New Roman" w:eastAsia="Times New Roman" w:hAnsi="Times New Roman" w:cs="Times New Roman"/>
                    <w:b/>
                    <w:bCs/>
                    <w:color w:val="000000"/>
                    <w:sz w:val="20"/>
                    <w:lang w:val="en-US"/>
                  </w:rPr>
                  <w:t xml:space="preserve"> = </w:t>
                </w:r>
                <w:r w:rsidRPr="00C16A75">
                  <w:rPr>
                    <w:rFonts w:ascii="Times New Roman" w:eastAsia="Times New Roman" w:hAnsi="Times New Roman" w:cs="Times New Roman"/>
                    <w:b/>
                    <w:bCs/>
                    <w:color w:val="000000"/>
                    <w:sz w:val="20"/>
                    <w:lang w:val="en-US"/>
                  </w:rPr>
                  <w:t>E</w:t>
                </w:r>
              </w:p>
            </w:tc>
          </w:tr>
          <w:tr w:rsidR="005748FE" w:rsidRPr="00C16A75" w14:paraId="30C37F13" w14:textId="77777777" w:rsidTr="00CB321F">
            <w:trPr>
              <w:jc w:val="center"/>
            </w:trPr>
            <w:tc>
              <w:tcPr>
                <w:tcW w:w="1690"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C16A75" w:rsidRDefault="005748FE"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color w:val="000000"/>
                    <w:sz w:val="20"/>
                    <w:lang w:val="en-US"/>
                  </w:rPr>
                  <w:t>G</w:t>
                </w:r>
                <w:r w:rsidR="00D8120E" w:rsidRPr="00C16A75">
                  <w:rPr>
                    <w:rFonts w:ascii="Times New Roman" w:eastAsia="Calibri" w:hAnsi="Times New Roman" w:cs="Times New Roman"/>
                    <w:bCs/>
                    <w:color w:val="000000"/>
                    <w:sz w:val="20"/>
                    <w:lang w:val="en-US"/>
                  </w:rPr>
                  <w:t xml:space="preserve">… </w:t>
                </w:r>
                <w:r w:rsidRPr="00C16A75">
                  <w:rPr>
                    <w:rFonts w:ascii="Times New Roman" w:eastAsia="Calibri" w:hAnsi="Times New Roman" w:cs="Times New Roman"/>
                    <w:bCs/>
                    <w:color w:val="000000"/>
                    <w:sz w:val="20"/>
                    <w:lang w:val="en-US"/>
                  </w:rPr>
                  <w:t>conductance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C16A75" w:rsidRDefault="005748FE"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capacitance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C16A75" w:rsidRDefault="00C83463"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F</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stream flow</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L</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intertia</w:t>
                </w:r>
              </w:p>
            </w:tc>
            <w:tc>
              <w:tcPr>
                <w:tcW w:w="1691"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proofErr w:type="gramStart"/>
                <w:r w:rsidRPr="00C16A75">
                  <w:rPr>
                    <w:rFonts w:ascii="Times New Roman" w:eastAsia="Calibri" w:hAnsi="Times New Roman" w:cs="Times New Roman"/>
                    <w:bCs/>
                    <w:color w:val="000000"/>
                    <w:sz w:val="20"/>
                    <w:lang w:val="en-US"/>
                  </w:rPr>
                  <w:t>E</w:t>
                </w:r>
                <w:r w:rsidR="00AD0AF2" w:rsidRPr="00C16A75">
                  <w:rPr>
                    <w:rFonts w:ascii="Times New Roman" w:eastAsia="Calibri" w:hAnsi="Times New Roman" w:cs="Times New Roman"/>
                    <w:bCs/>
                    <w:color w:val="000000"/>
                    <w:sz w:val="20"/>
                    <w:lang w:val="en-US"/>
                  </w:rPr>
                  <w:t>..</w:t>
                </w:r>
                <w:proofErr w:type="gramEnd"/>
                <w:r w:rsidRPr="00C16A75">
                  <w:rPr>
                    <w:rFonts w:ascii="Times New Roman" w:eastAsia="Calibri" w:hAnsi="Times New Roman" w:cs="Times New Roman"/>
                    <w:bCs/>
                    <w:color w:val="000000"/>
                    <w:sz w:val="20"/>
                    <w:lang w:val="en-US"/>
                  </w:rPr>
                  <w:t>effort</w:t>
                </w:r>
              </w:p>
            </w:tc>
          </w:tr>
          <w:tr w:rsidR="005748FE" w:rsidRPr="00C16A75" w14:paraId="7485D944" w14:textId="77777777" w:rsidTr="00CB321F">
            <w:trPr>
              <w:jc w:val="center"/>
            </w:trPr>
            <w:tc>
              <w:tcPr>
                <w:tcW w:w="1690"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en-US" w:eastAsia="sk-SK"/>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diffusion</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en-US" w:eastAsia="sk-SK"/>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substance</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val="en-US" w:eastAsia="sk-SK"/>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7">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CB321F" w:rsidRDefault="002D3B02"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Solution stream</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1A3B1647" w:rsidR="005748FE" w:rsidRPr="00CB321F" w:rsidRDefault="00CB321F" w:rsidP="00CB321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24" w:dyaOrig="1152" w14:anchorId="258B66E7">
                    <v:shape id="_x0000_i1039" type="#_x0000_t75" style="width:54pt;height:60pt" o:ole="">
                      <v:imagedata r:id="rId58" o:title=""/>
                    </v:shape>
                    <o:OLEObject Type="Embed" ProgID="PBrush" ShapeID="_x0000_i1039" DrawAspect="Content" ObjectID="_1495564851" r:id="rId59"/>
                  </w:object>
                </w:r>
              </w:p>
              <w:p w14:paraId="01109737" w14:textId="77777777" w:rsidR="007E6FD5" w:rsidRPr="00CB321F" w:rsidRDefault="00B54AE0"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Mol</w:t>
                </w:r>
                <w:r w:rsidR="002D3B02" w:rsidRPr="00CB321F">
                  <w:rPr>
                    <w:rFonts w:ascii="Times New Roman" w:hAnsi="Times New Roman" w:cs="Times New Roman"/>
                    <w:i/>
                    <w:lang w:val="en-US"/>
                  </w:rPr>
                  <w:t>e</w:t>
                </w:r>
                <w:r w:rsidR="0035328F" w:rsidRPr="00CB321F">
                  <w:rPr>
                    <w:rFonts w:ascii="Times New Roman" w:hAnsi="Times New Roman" w:cs="Times New Roman"/>
                    <w:i/>
                    <w:lang w:val="en-US"/>
                  </w:rPr>
                  <w:t xml:space="preserve"> </w:t>
                </w:r>
                <w:r w:rsidR="002D3B02" w:rsidRPr="00CB321F">
                  <w:rPr>
                    <w:rFonts w:ascii="Times New Roman" w:hAnsi="Times New Roman" w:cs="Times New Roman"/>
                    <w:i/>
                    <w:lang w:val="en-US"/>
                  </w:rPr>
                  <w:t>Fraction</w:t>
                </w:r>
              </w:p>
            </w:tc>
          </w:tr>
          <w:tr w:rsidR="00C83463" w:rsidRPr="00C16A75" w14:paraId="18F4A9ED" w14:textId="77777777" w:rsidTr="00CB321F">
            <w:trPr>
              <w:jc w:val="center"/>
            </w:trPr>
            <w:tc>
              <w:tcPr>
                <w:tcW w:w="1690" w:type="dxa"/>
                <w:tcBorders>
                  <w:right w:val="single" w:sz="4" w:space="0" w:color="BFBFBF" w:themeColor="background1" w:themeShade="BF"/>
                </w:tcBorders>
                <w:shd w:val="clear" w:color="auto" w:fill="auto"/>
                <w:vAlign w:val="bottom"/>
              </w:tcPr>
              <w:p w14:paraId="4DED0010"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en-US" w:eastAsia="sk-SK"/>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Hydraulic resistance</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en-US" w:eastAsia="sk-SK"/>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Elastic vessel</w:t>
                </w:r>
              </w:p>
            </w:tc>
            <w:tc>
              <w:tcPr>
                <w:tcW w:w="1691" w:type="dxa"/>
                <w:tcBorders>
                  <w:left w:val="single" w:sz="4" w:space="0" w:color="BFBFBF" w:themeColor="background1" w:themeShade="BF"/>
                  <w:right w:val="single" w:sz="4" w:space="0" w:color="BFBFBF" w:themeColor="background1" w:themeShade="BF"/>
                </w:tcBorders>
                <w:vAlign w:val="center"/>
              </w:tcPr>
              <w:p w14:paraId="076969C1" w14:textId="7A48D20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60" w:dyaOrig="1020" w14:anchorId="19E485A6">
                    <v:shape id="_x0000_i1040" type="#_x0000_t75" style="width:54pt;height:42pt" o:ole="">
                      <v:imagedata r:id="rId62" o:title=""/>
                    </v:shape>
                    <o:OLEObject Type="Embed" ProgID="PBrush" ShapeID="_x0000_i1040" DrawAspect="Content" ObjectID="_1495564852" r:id="rId63"/>
                  </w:object>
                </w:r>
              </w:p>
              <w:p w14:paraId="23E5125B" w14:textId="77777777" w:rsidR="007E6FD5" w:rsidRPr="00CB321F" w:rsidRDefault="007E6FD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Inertia</w:t>
                </w:r>
              </w:p>
            </w:tc>
            <w:tc>
              <w:tcPr>
                <w:tcW w:w="1691" w:type="dxa"/>
                <w:tcBorders>
                  <w:left w:val="single" w:sz="4" w:space="0" w:color="BFBFBF" w:themeColor="background1" w:themeShade="BF"/>
                </w:tcBorders>
                <w:vAlign w:val="bottom"/>
              </w:tcPr>
              <w:p w14:paraId="25FDE987"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60" w:dyaOrig="1200" w14:anchorId="6EE7E514">
                    <v:shape id="_x0000_i1041" type="#_x0000_t75" style="width:66pt;height:60pt" o:ole="">
                      <v:imagedata r:id="rId64" o:title=""/>
                    </v:shape>
                    <o:OLEObject Type="Embed" ProgID="PBrush" ShapeID="_x0000_i1041" DrawAspect="Content" ObjectID="_1495564853" r:id="rId65"/>
                  </w:object>
                </w:r>
                <w:r w:rsidRPr="00CB321F">
                  <w:rPr>
                    <w:rFonts w:ascii="Times New Roman" w:hAnsi="Times New Roman" w:cs="Times New Roman"/>
                    <w:i/>
                    <w:lang w:val="en-US"/>
                  </w:rPr>
                  <w:t>Pressure</w:t>
                </w:r>
              </w:p>
            </w:tc>
          </w:tr>
          <w:tr w:rsidR="00C83463" w:rsidRPr="00C16A75" w14:paraId="56B669AC" w14:textId="77777777" w:rsidTr="00CB321F">
            <w:trPr>
              <w:jc w:val="center"/>
            </w:trPr>
            <w:tc>
              <w:tcPr>
                <w:tcW w:w="1690" w:type="dxa"/>
                <w:tcBorders>
                  <w:right w:val="single" w:sz="4" w:space="0" w:color="BFBFBF" w:themeColor="background1" w:themeShade="BF"/>
                </w:tcBorders>
                <w:shd w:val="clear" w:color="auto" w:fill="auto"/>
                <w:vAlign w:val="bottom"/>
              </w:tcPr>
              <w:p w14:paraId="7D27A051"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en-US" w:eastAsia="sk-SK"/>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convection</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en-US" w:eastAsia="sk-SK"/>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accumulation</w:t>
                </w:r>
              </w:p>
            </w:tc>
            <w:tc>
              <w:tcPr>
                <w:tcW w:w="1691"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val="en-US" w:eastAsia="sk-SK"/>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8">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Heated mass flow</w:t>
                </w:r>
              </w:p>
            </w:tc>
            <w:tc>
              <w:tcPr>
                <w:tcW w:w="1691" w:type="dxa"/>
                <w:tcBorders>
                  <w:left w:val="single" w:sz="4" w:space="0" w:color="BFBFBF" w:themeColor="background1" w:themeShade="BF"/>
                  <w:right w:val="single" w:sz="4" w:space="0" w:color="BFBFBF" w:themeColor="background1" w:themeShade="BF"/>
                </w:tcBorders>
                <w:vAlign w:val="center"/>
              </w:tcPr>
              <w:p w14:paraId="1DA19A87" w14:textId="6B2571C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tcBorders>
                <w:vAlign w:val="bottom"/>
              </w:tcPr>
              <w:p w14:paraId="5BB1FFFD"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12" w:dyaOrig="1164" w14:anchorId="323383B9">
                    <v:shape id="_x0000_i1042" type="#_x0000_t75" style="width:60pt;height:54pt" o:ole="">
                      <v:imagedata r:id="rId69" o:title=""/>
                    </v:shape>
                    <o:OLEObject Type="Embed" ProgID="PBrush" ShapeID="_x0000_i1042" DrawAspect="Content" ObjectID="_1495564854" r:id="rId70"/>
                  </w:object>
                </w:r>
                <w:r w:rsidRPr="00CB321F">
                  <w:rPr>
                    <w:rFonts w:ascii="Times New Roman" w:hAnsi="Times New Roman" w:cs="Times New Roman"/>
                    <w:i/>
                    <w:lang w:val="en-US"/>
                  </w:rPr>
                  <w:t>Temperature</w:t>
                </w:r>
              </w:p>
            </w:tc>
          </w:tr>
          <w:tr w:rsidR="00C83463" w:rsidRPr="00C16A75" w14:paraId="0C5A655E" w14:textId="77777777" w:rsidTr="00CB321F">
            <w:trPr>
              <w:jc w:val="center"/>
            </w:trPr>
            <w:tc>
              <w:tcPr>
                <w:tcW w:w="1690"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6692EF97" w:rsidR="00C83463" w:rsidRPr="00CB321F" w:rsidRDefault="00CB321F" w:rsidP="00CB321F">
                <w:pPr>
                  <w:autoSpaceDE w:val="0"/>
                  <w:autoSpaceDN w:val="0"/>
                  <w:adjustRightInd w:val="0"/>
                  <w:jc w:val="center"/>
                  <w:rPr>
                    <w:rFonts w:ascii="Times New Roman" w:eastAsia="Calibri" w:hAnsi="Times New Roman" w:cs="Times New Roman"/>
                    <w:bCs/>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104" w:dyaOrig="1284" w14:anchorId="7D512C71">
                    <v:shape id="_x0000_i1043" type="#_x0000_t75" style="width:54pt;height:60pt" o:ole="">
                      <v:imagedata r:id="rId71" o:title=""/>
                    </v:shape>
                    <o:OLEObject Type="Embed" ProgID="PBrush" ShapeID="_x0000_i1043" DrawAspect="Content" ObjectID="_1495564855" r:id="rId72"/>
                  </w:object>
                </w:r>
              </w:p>
              <w:p w14:paraId="38E37542"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Population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noProof/>
                    <w:lang w:val="en-US" w:eastAsia="sk-SK"/>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73">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t>Growth, Differentiation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04F884F5"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 xml:space="preserve">not applicable </w:t>
                </w:r>
              </w:p>
            </w:tc>
            <w:tc>
              <w:tcPr>
                <w:tcW w:w="1691" w:type="dxa"/>
                <w:tcBorders>
                  <w:left w:val="single" w:sz="4" w:space="0" w:color="BFBFBF" w:themeColor="background1" w:themeShade="BF"/>
                  <w:bottom w:val="double" w:sz="4" w:space="0" w:color="BFBFBF" w:themeColor="background1" w:themeShade="BF"/>
                </w:tcBorders>
                <w:vAlign w:val="center"/>
              </w:tcPr>
              <w:p w14:paraId="4FFF3328" w14:textId="2CF556C8"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not applicable</w:t>
                </w:r>
              </w:p>
            </w:tc>
          </w:tr>
          <w:tr w:rsidR="00585B8B" w:rsidRPr="00C16A75" w14:paraId="1991D5B7" w14:textId="77777777" w:rsidTr="00CB321F">
            <w:trPr>
              <w:jc w:val="center"/>
            </w:trPr>
            <w:tc>
              <w:tcPr>
                <w:tcW w:w="1690"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noProof/>
                    <w:color w:val="000000"/>
                    <w:sz w:val="20"/>
                    <w:lang w:val="en-US" w:eastAsia="sk-SK"/>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Electrical resistor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noProof/>
                    <w:color w:val="000000"/>
                    <w:sz w:val="20"/>
                    <w:lang w:val="en-US" w:eastAsia="sk-SK"/>
                  </w:rPr>
                  <w:drawing>
                    <wp:inline distT="0" distB="0" distL="0" distR="0" wp14:anchorId="19D7A786" wp14:editId="3C254538">
                      <wp:extent cx="854005" cy="431800"/>
                      <wp:effectExtent l="0" t="0" r="3810" b="635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64513" cy="437113"/>
                              </a:xfrm>
                              <a:prstGeom prst="rect">
                                <a:avLst/>
                              </a:prstGeom>
                              <a:noFill/>
                              <a:ln>
                                <a:noFill/>
                              </a:ln>
                            </pic:spPr>
                          </pic:pic>
                        </a:graphicData>
                      </a:graphic>
                    </wp:inline>
                  </w:drawing>
                </w:r>
              </w:p>
              <w:p w14:paraId="281EC8C8"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color w:val="000000"/>
                    <w:sz w:val="20"/>
                    <w:lang w:val="en-US"/>
                  </w:rPr>
                  <w:t>Electrical capacitor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69D96240" w:rsidR="00585B8B"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48" w:dyaOrig="396" w14:anchorId="125477BF">
                    <v:shape id="_x0000_i1044" type="#_x0000_t75" style="width:48pt;height:18pt" o:ole="">
                      <v:imagedata r:id="rId76" o:title=""/>
                    </v:shape>
                    <o:OLEObject Type="Embed" ProgID="PBrush" ShapeID="_x0000_i1044" DrawAspect="Content" ObjectID="_1495564856" r:id="rId77"/>
                  </w:object>
                </w:r>
              </w:p>
              <w:p w14:paraId="10B2894D"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Inductor</w:t>
                </w:r>
              </w:p>
            </w:tc>
            <w:tc>
              <w:tcPr>
                <w:tcW w:w="1691"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36" w:dyaOrig="804" w14:anchorId="4D828FCF">
                    <v:shape id="_x0000_i1045" type="#_x0000_t75" style="width:54pt;height:36pt" o:ole="">
                      <v:imagedata r:id="rId78" o:title=""/>
                    </v:shape>
                    <o:OLEObject Type="Embed" ProgID="PBrush" ShapeID="_x0000_i1045" DrawAspect="Content" ObjectID="_1495564857" r:id="rId79"/>
                  </w:object>
                </w:r>
              </w:p>
              <w:p w14:paraId="2D867060"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Voltage</w:t>
                </w:r>
              </w:p>
            </w:tc>
          </w:tr>
        </w:tbl>
        <w:p w14:paraId="0AC081DC" w14:textId="77777777" w:rsidR="00E72E24" w:rsidRPr="00C16A75" w:rsidRDefault="00E72E24" w:rsidP="00911E3F">
          <w:pPr>
            <w:jc w:val="both"/>
            <w:rPr>
              <w:rFonts w:ascii="Times New Roman" w:hAnsi="Times New Roman" w:cs="Times New Roman"/>
              <w:lang w:val="en-US"/>
            </w:rPr>
          </w:pPr>
        </w:p>
        <w:p w14:paraId="16428720" w14:textId="77777777" w:rsidR="00E72E24" w:rsidRPr="00C16A75" w:rsidRDefault="00E72E24">
          <w:pPr>
            <w:rPr>
              <w:rFonts w:ascii="Times New Roman" w:hAnsi="Times New Roman" w:cs="Times New Roman"/>
              <w:lang w:val="en-US"/>
            </w:rPr>
          </w:pPr>
          <w:r w:rsidRPr="00C16A75">
            <w:rPr>
              <w:rFonts w:ascii="Times New Roman" w:hAnsi="Times New Roman" w:cs="Times New Roman"/>
              <w:lang w:val="en-US"/>
            </w:rPr>
            <w:br w:type="page"/>
          </w:r>
        </w:p>
        <w:p w14:paraId="1146A4EE" w14:textId="77777777" w:rsidR="00A17942" w:rsidRPr="00C16A75" w:rsidRDefault="00A17942" w:rsidP="00054331">
          <w:pPr>
            <w:pStyle w:val="Nadpis3"/>
            <w:rPr>
              <w:rFonts w:ascii="Times New Roman" w:hAnsi="Times New Roman" w:cs="Times New Roman"/>
              <w:lang w:val="en-US"/>
            </w:rPr>
          </w:pPr>
          <w:bookmarkStart w:id="94" w:name="_Toc408842119"/>
          <w:bookmarkStart w:id="95" w:name="_Toc408844068"/>
          <w:bookmarkStart w:id="96" w:name="_Toc408845901"/>
          <w:bookmarkStart w:id="97" w:name="_Toc409289283"/>
          <w:bookmarkStart w:id="98" w:name="_Toc420288824"/>
          <w:r w:rsidRPr="00C16A75">
            <w:rPr>
              <w:rFonts w:ascii="Times New Roman" w:hAnsi="Times New Roman" w:cs="Times New Roman"/>
              <w:lang w:val="en-US"/>
            </w:rPr>
            <w:lastRenderedPageBreak/>
            <w:t>Types</w:t>
          </w:r>
          <w:bookmarkEnd w:id="94"/>
          <w:bookmarkEnd w:id="95"/>
          <w:bookmarkEnd w:id="96"/>
          <w:bookmarkEnd w:id="97"/>
          <w:bookmarkEnd w:id="98"/>
        </w:p>
        <w:p w14:paraId="5E31EAD1" w14:textId="67B3C3FE" w:rsidR="00ED1EE5" w:rsidRPr="00C16A75" w:rsidRDefault="00F6470F" w:rsidP="00911E3F">
          <w:pPr>
            <w:jc w:val="both"/>
            <w:rPr>
              <w:rFonts w:ascii="Times New Roman" w:hAnsi="Times New Roman" w:cs="Times New Roman"/>
              <w:lang w:val="en-US"/>
            </w:rPr>
          </w:pPr>
          <w:r w:rsidRPr="00C16A75">
            <w:rPr>
              <w:rFonts w:ascii="Times New Roman" w:hAnsi="Times New Roman" w:cs="Times New Roman"/>
              <w:lang w:val="en-US"/>
            </w:rPr>
            <w:t>Most of the</w:t>
          </w:r>
          <w:r w:rsidR="009531BB" w:rsidRPr="00C16A75">
            <w:rPr>
              <w:rFonts w:ascii="Times New Roman" w:hAnsi="Times New Roman" w:cs="Times New Roman"/>
              <w:lang w:val="en-US"/>
            </w:rPr>
            <w:t xml:space="preserve"> variables in mathematical models are real numbers and can be defined only </w:t>
          </w:r>
          <w:r w:rsidRPr="00C16A75">
            <w:rPr>
              <w:rFonts w:ascii="Times New Roman" w:hAnsi="Times New Roman" w:cs="Times New Roman"/>
              <w:lang w:val="en-US"/>
            </w:rPr>
            <w:t xml:space="preserve">by </w:t>
          </w:r>
          <w:r w:rsidR="009531BB"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an </w:t>
          </w:r>
          <w:r w:rsidR="009531BB" w:rsidRPr="00C16A75">
            <w:rPr>
              <w:rFonts w:ascii="Times New Roman" w:hAnsi="Times New Roman" w:cs="Times New Roman"/>
              <w:lang w:val="en-US"/>
            </w:rPr>
            <w:t>elementary type</w:t>
          </w:r>
          <w:r w:rsidRPr="00C16A75">
            <w:rPr>
              <w:rFonts w:ascii="Times New Roman" w:hAnsi="Times New Roman" w:cs="Times New Roman"/>
              <w:lang w:val="en-US"/>
            </w:rPr>
            <w:t>, i.e.,</w:t>
          </w:r>
          <w:r w:rsidR="009531BB" w:rsidRPr="00C16A75">
            <w:rPr>
              <w:rFonts w:ascii="Times New Roman" w:hAnsi="Times New Roman" w:cs="Times New Roman"/>
              <w:lang w:val="en-US"/>
            </w:rPr>
            <w:t xml:space="preserve"> ‘Real’. </w:t>
          </w:r>
          <w:r w:rsidRPr="00C16A75">
            <w:rPr>
              <w:rFonts w:ascii="Times New Roman" w:hAnsi="Times New Roman" w:cs="Times New Roman"/>
              <w:lang w:val="en-US"/>
            </w:rPr>
            <w:t>Why then does</w:t>
          </w:r>
          <w:r w:rsidR="00C87289" w:rsidRPr="00C16A75">
            <w:rPr>
              <w:rFonts w:ascii="Times New Roman" w:hAnsi="Times New Roman" w:cs="Times New Roman"/>
              <w:lang w:val="en-US"/>
            </w:rPr>
            <w:t xml:space="preserve"> the</w:t>
          </w:r>
          <w:r w:rsidR="000B0E82" w:rsidRPr="00C16A75">
            <w:rPr>
              <w:rFonts w:ascii="Times New Roman" w:hAnsi="Times New Roman" w:cs="Times New Roman"/>
              <w:lang w:val="en-US"/>
            </w:rPr>
            <w:t xml:space="preserve"> Physiolibrary</w:t>
          </w:r>
          <w:r w:rsidR="00C87289" w:rsidRPr="00C16A75">
            <w:rPr>
              <w:rFonts w:ascii="Times New Roman" w:hAnsi="Times New Roman" w:cs="Times New Roman"/>
              <w:lang w:val="en-US"/>
            </w:rPr>
            <w:t xml:space="preserve"> need so many elementary types for real numbers? </w:t>
          </w:r>
          <w:r w:rsidR="009531BB" w:rsidRPr="00C16A75">
            <w:rPr>
              <w:rFonts w:ascii="Times New Roman" w:hAnsi="Times New Roman" w:cs="Times New Roman"/>
              <w:lang w:val="en-US"/>
            </w:rPr>
            <w:t>Ev</w:t>
          </w:r>
          <w:r w:rsidR="00C87289" w:rsidRPr="00C16A75">
            <w:rPr>
              <w:rFonts w:ascii="Times New Roman" w:hAnsi="Times New Roman" w:cs="Times New Roman"/>
              <w:lang w:val="en-US"/>
            </w:rPr>
            <w:t>en the ‘Real’ is a simple type, which represent</w:t>
          </w:r>
          <w:r w:rsidR="00ED1EE5" w:rsidRPr="00C16A75">
            <w:rPr>
              <w:rFonts w:ascii="Times New Roman" w:hAnsi="Times New Roman" w:cs="Times New Roman"/>
              <w:lang w:val="en-US"/>
            </w:rPr>
            <w:t>s</w:t>
          </w:r>
          <w:r w:rsidR="00C87289" w:rsidRPr="00C16A75">
            <w:rPr>
              <w:rFonts w:ascii="Times New Roman" w:hAnsi="Times New Roman" w:cs="Times New Roman"/>
              <w:lang w:val="en-US"/>
            </w:rPr>
            <w:t xml:space="preserve"> the number as described in </w:t>
          </w:r>
          <w:r w:rsidRPr="00C16A75">
            <w:rPr>
              <w:rFonts w:ascii="Times New Roman" w:hAnsi="Times New Roman" w:cs="Times New Roman"/>
              <w:lang w:val="en-US"/>
            </w:rPr>
            <w:t xml:space="preserve">the </w:t>
          </w:r>
          <w:r w:rsidR="00C87289" w:rsidRPr="00C16A75">
            <w:rPr>
              <w:rFonts w:ascii="Times New Roman" w:hAnsi="Times New Roman" w:cs="Times New Roman"/>
              <w:lang w:val="en-US"/>
            </w:rPr>
            <w:t xml:space="preserve">section </w:t>
          </w:r>
          <w:hyperlink w:anchor="_Floating_point_numbers" w:history="1">
            <w:r w:rsidR="00C87289" w:rsidRPr="00C16A75">
              <w:rPr>
                <w:rStyle w:val="Hypertextovodkaz"/>
                <w:rFonts w:ascii="Times New Roman" w:hAnsi="Times New Roman" w:cs="Times New Roman"/>
                <w:lang w:val="en-US"/>
              </w:rPr>
              <w:t>Floating point numbers</w:t>
            </w:r>
          </w:hyperlink>
          <w:r w:rsidRPr="00C16A75">
            <w:rPr>
              <w:rFonts w:ascii="Times New Roman" w:hAnsi="Times New Roman" w:cs="Times New Roman"/>
              <w:lang w:val="en-US"/>
            </w:rPr>
            <w:t>;</w:t>
          </w:r>
          <w:r w:rsidR="00EB2D12" w:rsidRPr="00C16A75">
            <w:rPr>
              <w:rFonts w:ascii="Times New Roman" w:hAnsi="Times New Roman" w:cs="Times New Roman"/>
              <w:lang w:val="en-US"/>
            </w:rPr>
            <w:t xml:space="preserve"> in Modelica</w:t>
          </w:r>
          <w:r w:rsidRPr="00C16A75">
            <w:rPr>
              <w:rFonts w:ascii="Times New Roman" w:hAnsi="Times New Roman" w:cs="Times New Roman"/>
              <w:lang w:val="en-US"/>
            </w:rPr>
            <w:t>,</w:t>
          </w:r>
          <w:r w:rsidR="001715CD" w:rsidRPr="00C16A75">
            <w:rPr>
              <w:rFonts w:ascii="Times New Roman" w:hAnsi="Times New Roman" w:cs="Times New Roman"/>
              <w:lang w:val="en-US"/>
            </w:rPr>
            <w:t xml:space="preserve"> it</w:t>
          </w:r>
          <w:r w:rsidR="00EF7367" w:rsidRPr="00C16A75">
            <w:rPr>
              <w:rFonts w:ascii="Times New Roman" w:hAnsi="Times New Roman" w:cs="Times New Roman"/>
              <w:lang w:val="en-US"/>
            </w:rPr>
            <w:t xml:space="preserve"> can</w:t>
          </w:r>
          <w:r w:rsidR="001715CD" w:rsidRPr="00C16A75">
            <w:rPr>
              <w:rFonts w:ascii="Times New Roman" w:hAnsi="Times New Roman" w:cs="Times New Roman"/>
              <w:lang w:val="en-US"/>
            </w:rPr>
            <w:t xml:space="preserve"> </w:t>
          </w:r>
          <w:r w:rsidR="00EF7367" w:rsidRPr="00C16A75">
            <w:rPr>
              <w:rFonts w:ascii="Times New Roman" w:hAnsi="Times New Roman" w:cs="Times New Roman"/>
              <w:lang w:val="en-US"/>
            </w:rPr>
            <w:t xml:space="preserve">have </w:t>
          </w:r>
          <w:r w:rsidR="001715CD" w:rsidRPr="00C16A75">
            <w:rPr>
              <w:rFonts w:ascii="Times New Roman" w:hAnsi="Times New Roman" w:cs="Times New Roman"/>
              <w:lang w:val="en-US"/>
            </w:rPr>
            <w:t>attributes</w:t>
          </w:r>
          <w:r w:rsidRPr="00C16A75">
            <w:rPr>
              <w:rFonts w:ascii="Times New Roman" w:hAnsi="Times New Roman" w:cs="Times New Roman"/>
              <w:lang w:val="en-US"/>
            </w:rPr>
            <w:t xml:space="preserve"> that</w:t>
          </w:r>
          <w:r w:rsidR="001715CD" w:rsidRPr="00C16A75">
            <w:rPr>
              <w:rFonts w:ascii="Times New Roman" w:hAnsi="Times New Roman" w:cs="Times New Roman"/>
              <w:lang w:val="en-US"/>
            </w:rPr>
            <w:t xml:space="preserve"> differentiate </w:t>
          </w:r>
          <w:r w:rsidRPr="00C16A75">
            <w:rPr>
              <w:rFonts w:ascii="Times New Roman" w:hAnsi="Times New Roman" w:cs="Times New Roman"/>
              <w:lang w:val="en-US"/>
            </w:rPr>
            <w:t xml:space="preserve">between </w:t>
          </w:r>
          <w:r w:rsidR="001715CD" w:rsidRPr="00C16A75">
            <w:rPr>
              <w:rFonts w:ascii="Times New Roman" w:hAnsi="Times New Roman" w:cs="Times New Roman"/>
              <w:lang w:val="en-US"/>
            </w:rPr>
            <w:t xml:space="preserve">the meaning of values. This meaning is </w:t>
          </w:r>
          <w:r w:rsidR="00035049" w:rsidRPr="00C16A75">
            <w:rPr>
              <w:rFonts w:ascii="Times New Roman" w:hAnsi="Times New Roman" w:cs="Times New Roman"/>
              <w:lang w:val="en-US"/>
            </w:rPr>
            <w:t xml:space="preserve">aimed at being </w:t>
          </w:r>
          <w:r w:rsidR="00ED1EE5" w:rsidRPr="00C16A75">
            <w:rPr>
              <w:rFonts w:ascii="Times New Roman" w:hAnsi="Times New Roman" w:cs="Times New Roman"/>
              <w:lang w:val="en-US"/>
            </w:rPr>
            <w:t xml:space="preserve">user-friendly </w:t>
          </w:r>
          <w:r w:rsidR="00035049" w:rsidRPr="00C16A75">
            <w:rPr>
              <w:rFonts w:ascii="Times New Roman" w:hAnsi="Times New Roman" w:cs="Times New Roman"/>
              <w:lang w:val="en-US"/>
            </w:rPr>
            <w:t>through the use of</w:t>
          </w:r>
          <w:r w:rsidR="00EB2D12" w:rsidRPr="00C16A75">
            <w:rPr>
              <w:rFonts w:ascii="Times New Roman" w:hAnsi="Times New Roman" w:cs="Times New Roman"/>
              <w:lang w:val="en-US"/>
            </w:rPr>
            <w:t xml:space="preserve"> </w:t>
          </w:r>
          <w:r w:rsidR="001715CD" w:rsidRPr="00C16A75">
            <w:rPr>
              <w:rFonts w:ascii="Times New Roman" w:hAnsi="Times New Roman" w:cs="Times New Roman"/>
              <w:lang w:val="en-US"/>
            </w:rPr>
            <w:t xml:space="preserve">library components. With </w:t>
          </w:r>
          <w:r w:rsidR="00035049" w:rsidRPr="00C16A75">
            <w:rPr>
              <w:rFonts w:ascii="Times New Roman" w:hAnsi="Times New Roman" w:cs="Times New Roman"/>
              <w:lang w:val="en-US"/>
            </w:rPr>
            <w:t xml:space="preserve">the </w:t>
          </w:r>
          <w:r w:rsidR="001715CD" w:rsidRPr="00C16A75">
            <w:rPr>
              <w:rFonts w:ascii="Times New Roman" w:hAnsi="Times New Roman" w:cs="Times New Roman"/>
              <w:lang w:val="en-US"/>
            </w:rPr>
            <w:t>help of these attributes</w:t>
          </w:r>
          <w:r w:rsidR="00035049" w:rsidRPr="00C16A75">
            <w:rPr>
              <w:rFonts w:ascii="Times New Roman" w:hAnsi="Times New Roman" w:cs="Times New Roman"/>
              <w:lang w:val="en-US"/>
            </w:rPr>
            <w:t>,</w:t>
          </w:r>
          <w:r w:rsidR="001715CD" w:rsidRPr="00C16A75">
            <w:rPr>
              <w:rFonts w:ascii="Times New Roman" w:hAnsi="Times New Roman" w:cs="Times New Roman"/>
              <w:lang w:val="en-US"/>
            </w:rPr>
            <w:t xml:space="preserve"> the Modelica environments</w:t>
          </w:r>
          <w:r w:rsidR="00ED1EE5" w:rsidRPr="00C16A75">
            <w:rPr>
              <w:rFonts w:ascii="Times New Roman" w:hAnsi="Times New Roman" w:cs="Times New Roman"/>
              <w:lang w:val="en-US"/>
            </w:rPr>
            <w:t xml:space="preserve"> can:</w:t>
          </w:r>
        </w:p>
        <w:p w14:paraId="3C0A4225" w14:textId="77777777" w:rsidR="00845AD6" w:rsidRPr="00C16A75" w:rsidRDefault="00ED1EE5"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find incompatible physical quantities in connections or equations </w:t>
          </w:r>
        </w:p>
        <w:p w14:paraId="709866B2"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recalculate the physical unit</w:t>
          </w:r>
          <w:r w:rsidR="00ED1EE5" w:rsidRPr="00C16A75">
            <w:rPr>
              <w:rFonts w:ascii="Times New Roman" w:hAnsi="Times New Roman" w:cs="Times New Roman"/>
              <w:lang w:val="en-US"/>
            </w:rPr>
            <w:t>s in dialogs or in outputs</w:t>
          </w:r>
          <w:r w:rsidRPr="00C16A75">
            <w:rPr>
              <w:rFonts w:ascii="Times New Roman" w:hAnsi="Times New Roman" w:cs="Times New Roman"/>
              <w:lang w:val="en-US"/>
            </w:rPr>
            <w:t xml:space="preserve"> </w:t>
          </w:r>
        </w:p>
        <w:p w14:paraId="21A8B207"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assert the simulation when </w:t>
          </w:r>
          <w:r w:rsidR="00D854E2" w:rsidRPr="00C16A75">
            <w:rPr>
              <w:rFonts w:ascii="Times New Roman" w:hAnsi="Times New Roman" w:cs="Times New Roman"/>
              <w:lang w:val="en-US"/>
            </w:rPr>
            <w:t>the values</w:t>
          </w:r>
          <w:r w:rsidR="00ED1EE5" w:rsidRPr="00C16A75">
            <w:rPr>
              <w:rFonts w:ascii="Times New Roman" w:hAnsi="Times New Roman" w:cs="Times New Roman"/>
              <w:lang w:val="en-US"/>
            </w:rPr>
            <w:t xml:space="preserve"> </w:t>
          </w:r>
          <w:r w:rsidRPr="00C16A75">
            <w:rPr>
              <w:rFonts w:ascii="Times New Roman" w:hAnsi="Times New Roman" w:cs="Times New Roman"/>
              <w:lang w:val="en-US"/>
            </w:rPr>
            <w:t xml:space="preserve">are </w:t>
          </w:r>
          <w:r w:rsidR="00ED1EE5" w:rsidRPr="00C16A75">
            <w:rPr>
              <w:rFonts w:ascii="Times New Roman" w:hAnsi="Times New Roman" w:cs="Times New Roman"/>
              <w:lang w:val="en-US"/>
            </w:rPr>
            <w:t>not in their domain of definition</w:t>
          </w:r>
          <w:r w:rsidRPr="00C16A75">
            <w:rPr>
              <w:rFonts w:ascii="Times New Roman" w:hAnsi="Times New Roman" w:cs="Times New Roman"/>
              <w:lang w:val="en-US"/>
            </w:rPr>
            <w:t xml:space="preserve"> </w:t>
          </w:r>
        </w:p>
        <w:p w14:paraId="5FC277A7" w14:textId="7672D437" w:rsidR="00EF7367" w:rsidRPr="00C16A75" w:rsidRDefault="00EF7367"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increase the precision of results and speed up calculations </w:t>
          </w:r>
        </w:p>
        <w:p w14:paraId="42753BF3" w14:textId="1C9D57BD" w:rsidR="00AF7F4C" w:rsidRPr="00C16A75" w:rsidRDefault="00035049" w:rsidP="00911E3F">
          <w:pPr>
            <w:jc w:val="both"/>
            <w:rPr>
              <w:rFonts w:ascii="Times New Roman" w:hAnsi="Times New Roman" w:cs="Times New Roman"/>
              <w:lang w:val="en-US"/>
            </w:rPr>
          </w:pPr>
          <w:r w:rsidRPr="00C16A75">
            <w:rPr>
              <w:rFonts w:ascii="Times New Roman" w:hAnsi="Times New Roman" w:cs="Times New Roman"/>
              <w:lang w:val="en-US"/>
            </w:rPr>
            <w:t>Checking</w:t>
          </w:r>
          <w:r w:rsidR="00EF7367" w:rsidRPr="00C16A75">
            <w:rPr>
              <w:rFonts w:ascii="Times New Roman" w:hAnsi="Times New Roman" w:cs="Times New Roman"/>
              <w:lang w:val="en-US"/>
            </w:rPr>
            <w:t xml:space="preserve"> physical quantit</w:t>
          </w:r>
          <w:r w:rsidR="00845AD6" w:rsidRPr="00C16A75">
            <w:rPr>
              <w:rFonts w:ascii="Times New Roman" w:hAnsi="Times New Roman" w:cs="Times New Roman"/>
              <w:lang w:val="en-US"/>
            </w:rPr>
            <w:t>ies</w:t>
          </w:r>
          <w:r w:rsidR="00EF73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extremely </w:t>
          </w:r>
          <w:r w:rsidR="00EF7367" w:rsidRPr="00C16A75">
            <w:rPr>
              <w:rFonts w:ascii="Times New Roman" w:hAnsi="Times New Roman" w:cs="Times New Roman"/>
              <w:lang w:val="en-US"/>
            </w:rPr>
            <w:t>useful</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w:t>
          </w:r>
          <w:r w:rsidR="00845AD6" w:rsidRPr="00C16A75">
            <w:rPr>
              <w:rFonts w:ascii="Times New Roman" w:hAnsi="Times New Roman" w:cs="Times New Roman"/>
              <w:lang w:val="en-US"/>
            </w:rPr>
            <w:t xml:space="preserve">especially </w:t>
          </w:r>
          <w:r w:rsidR="00EF7367" w:rsidRPr="00C16A75">
            <w:rPr>
              <w:rFonts w:ascii="Times New Roman" w:hAnsi="Times New Roman" w:cs="Times New Roman"/>
              <w:lang w:val="en-US"/>
            </w:rPr>
            <w:t>for simple input/output connectors, which are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Physiolibrary specified for each type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package ‘Types.RealIO’. Using this type</w:t>
          </w:r>
          <w:r w:rsidRPr="00C16A75">
            <w:rPr>
              <w:rFonts w:ascii="Times New Roman" w:hAnsi="Times New Roman" w:cs="Times New Roman"/>
              <w:lang w:val="en-US"/>
            </w:rPr>
            <w:t xml:space="preserve"> of</w:t>
          </w:r>
          <w:r w:rsidR="00EF7367" w:rsidRPr="00C16A75">
            <w:rPr>
              <w:rFonts w:ascii="Times New Roman" w:hAnsi="Times New Roman" w:cs="Times New Roman"/>
              <w:lang w:val="en-US"/>
            </w:rPr>
            <w:t xml:space="preserve"> connector instead of simple RealInput/RealOutput </w:t>
          </w:r>
          <w:r w:rsidRPr="00C16A75">
            <w:rPr>
              <w:rFonts w:ascii="Times New Roman" w:hAnsi="Times New Roman" w:cs="Times New Roman"/>
              <w:lang w:val="en-US"/>
            </w:rPr>
            <w:t xml:space="preserve">ones, a </w:t>
          </w:r>
          <w:r w:rsidR="00EF7367" w:rsidRPr="00C16A75">
            <w:rPr>
              <w:rFonts w:ascii="Times New Roman" w:hAnsi="Times New Roman" w:cs="Times New Roman"/>
              <w:lang w:val="en-US"/>
            </w:rPr>
            <w:t xml:space="preserve">warning </w:t>
          </w:r>
          <w:r w:rsidRPr="00C16A75">
            <w:rPr>
              <w:rFonts w:ascii="Times New Roman" w:hAnsi="Times New Roman" w:cs="Times New Roman"/>
              <w:lang w:val="en-US"/>
            </w:rPr>
            <w:t xml:space="preserve">can be generated </w:t>
          </w:r>
          <w:r w:rsidR="00845AD6" w:rsidRPr="00C16A75">
            <w:rPr>
              <w:rFonts w:ascii="Times New Roman" w:hAnsi="Times New Roman" w:cs="Times New Roman"/>
              <w:lang w:val="en-US"/>
            </w:rPr>
            <w:t xml:space="preserve">or even an error </w:t>
          </w:r>
          <w:r w:rsidRPr="00C16A75">
            <w:rPr>
              <w:rFonts w:ascii="Times New Roman" w:hAnsi="Times New Roman" w:cs="Times New Roman"/>
              <w:lang w:val="en-US"/>
            </w:rPr>
            <w:t xml:space="preserve">each </w:t>
          </w:r>
          <w:r w:rsidR="00EB2D12" w:rsidRPr="00C16A75">
            <w:rPr>
              <w:rFonts w:ascii="Times New Roman" w:hAnsi="Times New Roman" w:cs="Times New Roman"/>
              <w:lang w:val="en-US"/>
            </w:rPr>
            <w:t xml:space="preserve">time </w:t>
          </w:r>
          <w:r w:rsidRPr="00C16A75">
            <w:rPr>
              <w:rFonts w:ascii="Times New Roman" w:hAnsi="Times New Roman" w:cs="Times New Roman"/>
              <w:lang w:val="en-US"/>
            </w:rPr>
            <w:t xml:space="preserve">the </w:t>
          </w:r>
          <w:r w:rsidR="00EF7367" w:rsidRPr="00C16A75">
            <w:rPr>
              <w:rFonts w:ascii="Times New Roman" w:hAnsi="Times New Roman" w:cs="Times New Roman"/>
              <w:lang w:val="en-US"/>
            </w:rPr>
            <w:t>user tr</w:t>
          </w:r>
          <w:r w:rsidRPr="00C16A75">
            <w:rPr>
              <w:rFonts w:ascii="Times New Roman" w:hAnsi="Times New Roman" w:cs="Times New Roman"/>
              <w:lang w:val="en-US"/>
            </w:rPr>
            <w:t>ies</w:t>
          </w:r>
          <w:r w:rsidR="00EF7367" w:rsidRPr="00C16A75">
            <w:rPr>
              <w:rFonts w:ascii="Times New Roman" w:hAnsi="Times New Roman" w:cs="Times New Roman"/>
              <w:lang w:val="en-US"/>
            </w:rPr>
            <w:t xml:space="preserve"> to connect</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for example</w:t>
          </w:r>
          <w:r w:rsidRPr="00C16A75">
            <w:rPr>
              <w:rFonts w:ascii="Times New Roman" w:hAnsi="Times New Roman" w:cs="Times New Roman"/>
              <w:lang w:val="en-US"/>
            </w:rPr>
            <w:t>, an</w:t>
          </w:r>
          <w:r w:rsidR="00EF7367" w:rsidRPr="00C16A75">
            <w:rPr>
              <w:rFonts w:ascii="Times New Roman" w:hAnsi="Times New Roman" w:cs="Times New Roman"/>
              <w:lang w:val="en-US"/>
            </w:rPr>
            <w:t xml:space="preserve"> output connector </w:t>
          </w:r>
          <w:r w:rsidR="00EB2D12" w:rsidRPr="00C16A75">
            <w:rPr>
              <w:rFonts w:ascii="Times New Roman" w:hAnsi="Times New Roman" w:cs="Times New Roman"/>
              <w:lang w:val="en-US"/>
            </w:rPr>
            <w:t>of</w:t>
          </w:r>
          <w:r w:rsidR="00EF7367" w:rsidRPr="00C16A75">
            <w:rPr>
              <w:rFonts w:ascii="Times New Roman" w:hAnsi="Times New Roman" w:cs="Times New Roman"/>
              <w:lang w:val="en-US"/>
            </w:rPr>
            <w:t xml:space="preserve"> pressure value with </w:t>
          </w:r>
          <w:r w:rsidRPr="00C16A75">
            <w:rPr>
              <w:rFonts w:ascii="Times New Roman" w:hAnsi="Times New Roman" w:cs="Times New Roman"/>
              <w:lang w:val="en-US"/>
            </w:rPr>
            <w:t xml:space="preserve">an </w:t>
          </w:r>
          <w:r w:rsidR="00EF7367" w:rsidRPr="00C16A75">
            <w:rPr>
              <w:rFonts w:ascii="Times New Roman" w:hAnsi="Times New Roman" w:cs="Times New Roman"/>
              <w:lang w:val="en-US"/>
            </w:rPr>
            <w:t>input connector expecting volume value.</w:t>
          </w:r>
          <w:r w:rsidR="00B02618" w:rsidRPr="00C16A75">
            <w:rPr>
              <w:rFonts w:ascii="Times New Roman" w:hAnsi="Times New Roman" w:cs="Times New Roman"/>
              <w:lang w:val="en-US"/>
            </w:rPr>
            <w:t xml:space="preserve"> </w:t>
          </w:r>
        </w:p>
        <w:p w14:paraId="2689C3E7" w14:textId="4A887AD5" w:rsidR="00C76887" w:rsidRPr="00C16A75" w:rsidRDefault="00C76887" w:rsidP="00911E3F">
          <w:pPr>
            <w:jc w:val="both"/>
            <w:rPr>
              <w:rFonts w:ascii="Times New Roman" w:hAnsi="Times New Roman" w:cs="Times New Roman"/>
              <w:lang w:val="en-US"/>
            </w:rPr>
          </w:pPr>
          <w:r w:rsidRPr="00C16A75">
            <w:rPr>
              <w:rFonts w:ascii="Times New Roman" w:hAnsi="Times New Roman" w:cs="Times New Roman"/>
              <w:lang w:val="en-US"/>
            </w:rPr>
            <w:t xml:space="preserve">Setting parameters using dialogs during implementation of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 xml:space="preserve">model can be simplified by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correct specification of physical units. Some environment</w:t>
          </w:r>
          <w:r w:rsidR="00035049" w:rsidRPr="00C16A75">
            <w:rPr>
              <w:rFonts w:ascii="Times New Roman" w:hAnsi="Times New Roman" w:cs="Times New Roman"/>
              <w:lang w:val="en-US"/>
            </w:rPr>
            <w:t>s</w:t>
          </w:r>
          <w:r w:rsidRPr="00C16A75">
            <w:rPr>
              <w:rFonts w:ascii="Times New Roman" w:hAnsi="Times New Roman" w:cs="Times New Roman"/>
              <w:lang w:val="en-US"/>
            </w:rPr>
            <w:t xml:space="preserve"> can recalculate many non-SI units into expected SI units </w:t>
          </w:r>
          <w:r w:rsidR="00035049" w:rsidRPr="00C16A75">
            <w:rPr>
              <w:rFonts w:ascii="Times New Roman" w:hAnsi="Times New Roman" w:cs="Times New Roman"/>
              <w:lang w:val="en-US"/>
            </w:rPr>
            <w:t xml:space="preserve">within </w:t>
          </w:r>
          <w:r w:rsidRPr="00C16A75">
            <w:rPr>
              <w:rFonts w:ascii="Times New Roman" w:hAnsi="Times New Roman" w:cs="Times New Roman"/>
              <w:lang w:val="en-US"/>
            </w:rPr>
            <w:t>models, but they need to know at which SI unit the value</w:t>
          </w:r>
          <w:r w:rsidR="00035049" w:rsidRPr="00C16A75">
            <w:rPr>
              <w:rFonts w:ascii="Times New Roman" w:hAnsi="Times New Roman" w:cs="Times New Roman"/>
              <w:lang w:val="en-US"/>
            </w:rPr>
            <w:t xml:space="preserve"> is</w:t>
          </w:r>
          <w:r w:rsidR="00FE7953" w:rsidRPr="00C16A75">
            <w:rPr>
              <w:rFonts w:ascii="Times New Roman" w:hAnsi="Times New Roman" w:cs="Times New Roman"/>
              <w:lang w:val="en-US"/>
            </w:rPr>
            <w:t xml:space="preserve"> (see </w:t>
          </w:r>
          <w:r w:rsidR="00035049" w:rsidRPr="00C16A75">
            <w:rPr>
              <w:rFonts w:ascii="Times New Roman" w:hAnsi="Times New Roman" w:cs="Times New Roman"/>
              <w:lang w:val="en-US"/>
            </w:rPr>
            <w:t xml:space="preserve">the following </w:t>
          </w:r>
          <w:r w:rsidR="00FE7953" w:rsidRPr="00C16A75">
            <w:rPr>
              <w:rFonts w:ascii="Times New Roman" w:hAnsi="Times New Roman" w:cs="Times New Roman"/>
              <w:lang w:val="en-US"/>
            </w:rPr>
            <w:t>section</w:t>
          </w:r>
          <w:r w:rsidR="00035049"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hyperlink w:anchor="_International_system_of" w:history="1">
            <w:r w:rsidR="00FE7953" w:rsidRPr="00C16A75">
              <w:rPr>
                <w:rStyle w:val="Hypertextovodkaz"/>
                <w:rFonts w:ascii="Times New Roman" w:hAnsi="Times New Roman" w:cs="Times New Roman"/>
                <w:lang w:val="en-US"/>
              </w:rPr>
              <w:t>International system of units</w:t>
            </w:r>
          </w:hyperlink>
          <w:r w:rsidR="00FE7953" w:rsidRPr="00C16A75">
            <w:rPr>
              <w:rFonts w:ascii="Times New Roman" w:hAnsi="Times New Roman" w:cs="Times New Roman"/>
              <w:lang w:val="en-US"/>
            </w:rPr>
            <w:t>)</w:t>
          </w:r>
          <w:r w:rsidRPr="00C16A75">
            <w:rPr>
              <w:rFonts w:ascii="Times New Roman" w:hAnsi="Times New Roman" w:cs="Times New Roman"/>
              <w:lang w:val="en-US"/>
            </w:rPr>
            <w:t xml:space="preserve">. For the dialog setting of </w:t>
          </w:r>
          <w:r w:rsidR="00035049" w:rsidRPr="00C16A75">
            <w:rPr>
              <w:rFonts w:ascii="Times New Roman" w:hAnsi="Times New Roman" w:cs="Times New Roman"/>
              <w:lang w:val="en-US"/>
            </w:rPr>
            <w:t xml:space="preserve">only </w:t>
          </w:r>
          <w:r w:rsidRPr="00C16A75">
            <w:rPr>
              <w:rFonts w:ascii="Times New Roman" w:hAnsi="Times New Roman" w:cs="Times New Roman"/>
              <w:lang w:val="en-US"/>
            </w:rPr>
            <w:t xml:space="preserve">one value </w:t>
          </w:r>
          <w:r w:rsidR="00397DA9" w:rsidRPr="00C16A75">
            <w:rPr>
              <w:rFonts w:ascii="Times New Roman" w:hAnsi="Times New Roman" w:cs="Times New Roman"/>
              <w:lang w:val="en-US"/>
            </w:rPr>
            <w:t xml:space="preserve">within </w:t>
          </w:r>
          <w:r w:rsidRPr="00C16A75">
            <w:rPr>
              <w:rFonts w:ascii="Times New Roman" w:hAnsi="Times New Roman" w:cs="Times New Roman"/>
              <w:lang w:val="en-US"/>
            </w:rPr>
            <w:t>the mode</w:t>
          </w:r>
          <w:r w:rsidR="00397DA9" w:rsidRPr="00C16A75">
            <w:rPr>
              <w:rFonts w:ascii="Times New Roman" w:hAnsi="Times New Roman" w:cs="Times New Roman"/>
              <w:lang w:val="en-US"/>
            </w:rPr>
            <w:t xml:space="preserve">l, </w:t>
          </w:r>
          <w:r w:rsidRPr="00C16A75">
            <w:rPr>
              <w:rFonts w:ascii="Times New Roman" w:hAnsi="Times New Roman" w:cs="Times New Roman"/>
              <w:lang w:val="en-US"/>
            </w:rPr>
            <w:t xml:space="preserve">constants </w:t>
          </w:r>
          <w:r w:rsidR="00397DA9" w:rsidRPr="00C16A75">
            <w:rPr>
              <w:rFonts w:ascii="Times New Roman" w:hAnsi="Times New Roman" w:cs="Times New Roman"/>
              <w:lang w:val="en-US"/>
            </w:rPr>
            <w:t xml:space="preserve">are prepared </w:t>
          </w:r>
          <w:r w:rsidRPr="00C16A75">
            <w:rPr>
              <w:rFonts w:ascii="Times New Roman" w:hAnsi="Times New Roman" w:cs="Times New Roman"/>
              <w:lang w:val="en-US"/>
            </w:rPr>
            <w:t xml:space="preserve">for each type in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package ‘Types.Constants’. </w:t>
          </w:r>
          <w:r w:rsidR="00397DA9"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if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w:t>
          </w:r>
          <w:r w:rsidR="00397DA9" w:rsidRPr="00C16A75">
            <w:rPr>
              <w:rFonts w:ascii="Times New Roman" w:hAnsi="Times New Roman" w:cs="Times New Roman"/>
              <w:lang w:val="en-US"/>
            </w:rPr>
            <w:t xml:space="preserve">applies </w:t>
          </w:r>
          <w:r w:rsidRPr="00C16A75">
            <w:rPr>
              <w:rFonts w:ascii="Times New Roman" w:hAnsi="Times New Roman" w:cs="Times New Roman"/>
              <w:lang w:val="en-US"/>
            </w:rPr>
            <w:t>any Physiolibrary type</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for his parameter or variable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the</w:t>
          </w:r>
          <w:r w:rsidRPr="00C16A75">
            <w:rPr>
              <w:rFonts w:ascii="Times New Roman" w:hAnsi="Times New Roman" w:cs="Times New Roman"/>
              <w:lang w:val="en-US"/>
            </w:rPr>
            <w:t xml:space="preserve"> recalculations</w:t>
          </w:r>
          <w:r w:rsidR="00397DA9" w:rsidRPr="00C16A75">
            <w:rPr>
              <w:rFonts w:ascii="Times New Roman" w:hAnsi="Times New Roman" w:cs="Times New Roman"/>
              <w:lang w:val="en-US"/>
            </w:rPr>
            <w:t xml:space="preserve"> of this entire unit</w:t>
          </w:r>
          <w:r w:rsidRPr="00C16A75">
            <w:rPr>
              <w:rFonts w:ascii="Times New Roman" w:hAnsi="Times New Roman" w:cs="Times New Roman"/>
              <w:lang w:val="en-US"/>
            </w:rPr>
            <w:t xml:space="preserve"> should also </w:t>
          </w:r>
          <w:r w:rsidR="00397DA9" w:rsidRPr="00C16A75">
            <w:rPr>
              <w:rFonts w:ascii="Times New Roman" w:hAnsi="Times New Roman" w:cs="Times New Roman"/>
              <w:lang w:val="en-US"/>
            </w:rPr>
            <w:t xml:space="preserve">be </w:t>
          </w:r>
          <w:r w:rsidRPr="00C16A75">
            <w:rPr>
              <w:rFonts w:ascii="Times New Roman" w:hAnsi="Times New Roman" w:cs="Times New Roman"/>
              <w:lang w:val="en-US"/>
            </w:rPr>
            <w:t xml:space="preserve">automatically recognized. </w:t>
          </w:r>
        </w:p>
        <w:p w14:paraId="0E2D3A9B" w14:textId="1F420AF8" w:rsidR="00845AD6" w:rsidRPr="00C16A75" w:rsidRDefault="00845AD6" w:rsidP="00911E3F">
          <w:pPr>
            <w:jc w:val="both"/>
            <w:rPr>
              <w:rFonts w:ascii="Times New Roman" w:hAnsi="Times New Roman" w:cs="Times New Roman"/>
              <w:lang w:val="en-US"/>
            </w:rPr>
          </w:pPr>
          <w:r w:rsidRPr="00C16A75">
            <w:rPr>
              <w:rFonts w:ascii="Times New Roman" w:hAnsi="Times New Roman" w:cs="Times New Roman"/>
              <w:lang w:val="en-US"/>
            </w:rPr>
            <w:t>The min/max assertion</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are not always set as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default debug feature for environments, but if they are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they </w:t>
          </w:r>
          <w:r w:rsidR="00397DA9" w:rsidRPr="00C16A75">
            <w:rPr>
              <w:rFonts w:ascii="Times New Roman" w:hAnsi="Times New Roman" w:cs="Times New Roman"/>
              <w:lang w:val="en-US"/>
            </w:rPr>
            <w:t xml:space="preserve">can </w:t>
          </w:r>
          <w:r w:rsidRPr="00C16A75">
            <w:rPr>
              <w:rFonts w:ascii="Times New Roman" w:hAnsi="Times New Roman" w:cs="Times New Roman"/>
              <w:lang w:val="en-US"/>
            </w:rPr>
            <w:t>recognize bad results such as negative volumes, negative masses</w:t>
          </w:r>
          <w:r w:rsidR="00397DA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temperatures less than 0 K. In correct physical models</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these values should not be reached</w:t>
          </w:r>
          <w:r w:rsidR="00397DA9" w:rsidRPr="00C16A75">
            <w:rPr>
              <w:rFonts w:ascii="Times New Roman" w:hAnsi="Times New Roman" w:cs="Times New Roman"/>
              <w:lang w:val="en-US"/>
            </w:rPr>
            <w:t>; however, the</w:t>
          </w:r>
          <w:r w:rsidRPr="00C16A75">
            <w:rPr>
              <w:rFonts w:ascii="Times New Roman" w:hAnsi="Times New Roman" w:cs="Times New Roman"/>
              <w:lang w:val="en-US"/>
            </w:rPr>
            <w:t xml:space="preserve"> user always </w:t>
          </w:r>
          <w:r w:rsidR="00397DA9" w:rsidRPr="00C16A75">
            <w:rPr>
              <w:rFonts w:ascii="Times New Roman" w:hAnsi="Times New Roman" w:cs="Times New Roman"/>
              <w:lang w:val="en-US"/>
            </w:rPr>
            <w:t xml:space="preserve">has the </w:t>
          </w:r>
          <w:r w:rsidRPr="00C16A75">
            <w:rPr>
              <w:rFonts w:ascii="Times New Roman" w:hAnsi="Times New Roman" w:cs="Times New Roman"/>
              <w:lang w:val="en-US"/>
            </w:rPr>
            <w:t xml:space="preserve">option to implement </w:t>
          </w:r>
          <w:r w:rsidR="00397DA9" w:rsidRPr="00C16A75">
            <w:rPr>
              <w:rFonts w:ascii="Times New Roman" w:hAnsi="Times New Roman" w:cs="Times New Roman"/>
              <w:lang w:val="en-US"/>
            </w:rPr>
            <w:t xml:space="preserve">whatever </w:t>
          </w:r>
          <w:r w:rsidRPr="00C16A75">
            <w:rPr>
              <w:rFonts w:ascii="Times New Roman" w:hAnsi="Times New Roman" w:cs="Times New Roman"/>
              <w:lang w:val="en-US"/>
            </w:rPr>
            <w:t xml:space="preserve">equation </w:t>
          </w:r>
          <w:r w:rsidR="00397DA9" w:rsidRPr="00C16A75">
            <w:rPr>
              <w:rFonts w:ascii="Times New Roman" w:hAnsi="Times New Roman" w:cs="Times New Roman"/>
              <w:lang w:val="en-US"/>
            </w:rPr>
            <w:t>they wish</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 xml:space="preserve">Furthermore, </w:t>
          </w:r>
          <w:r w:rsidRPr="00C16A75">
            <w:rPr>
              <w:rFonts w:ascii="Times New Roman" w:hAnsi="Times New Roman" w:cs="Times New Roman"/>
              <w:lang w:val="en-US"/>
            </w:rPr>
            <w:t xml:space="preserve">because the correctness of each model </w:t>
          </w:r>
          <w:r w:rsidR="00397DA9" w:rsidRPr="00C16A75">
            <w:rPr>
              <w:rFonts w:ascii="Times New Roman" w:hAnsi="Times New Roman" w:cs="Times New Roman"/>
              <w:lang w:val="en-US"/>
            </w:rPr>
            <w:t xml:space="preserve">cannot </w:t>
          </w:r>
          <w:r w:rsidRPr="00C16A75">
            <w:rPr>
              <w:rFonts w:ascii="Times New Roman" w:hAnsi="Times New Roman" w:cs="Times New Roman"/>
              <w:lang w:val="en-US"/>
            </w:rPr>
            <w:t xml:space="preserve">be decided automatically, any </w:t>
          </w:r>
          <w:r w:rsidR="00ED7C3A" w:rsidRPr="00C16A75">
            <w:rPr>
              <w:rFonts w:ascii="Times New Roman" w:hAnsi="Times New Roman" w:cs="Times New Roman"/>
              <w:lang w:val="en-US"/>
            </w:rPr>
            <w:t xml:space="preserve">warning or assertion </w:t>
          </w:r>
          <w:r w:rsidR="00397DA9" w:rsidRPr="00C16A75">
            <w:rPr>
              <w:rFonts w:ascii="Times New Roman" w:hAnsi="Times New Roman" w:cs="Times New Roman"/>
              <w:lang w:val="en-US"/>
            </w:rPr>
            <w:t xml:space="preserve">can </w:t>
          </w:r>
          <w:r w:rsidR="00ED7C3A" w:rsidRPr="00C16A75">
            <w:rPr>
              <w:rFonts w:ascii="Times New Roman" w:hAnsi="Times New Roman" w:cs="Times New Roman"/>
              <w:lang w:val="en-US"/>
            </w:rPr>
            <w:t>be very useful.</w:t>
          </w:r>
        </w:p>
        <w:p w14:paraId="782DFCEF" w14:textId="0790701D" w:rsidR="00EF7367" w:rsidRPr="00C16A75" w:rsidRDefault="00397DA9" w:rsidP="00911E3F">
          <w:pPr>
            <w:jc w:val="both"/>
            <w:rPr>
              <w:rFonts w:ascii="Times New Roman" w:hAnsi="Times New Roman" w:cs="Times New Roman"/>
              <w:lang w:val="en-US"/>
            </w:rPr>
          </w:pPr>
          <w:r w:rsidRPr="00C16A75">
            <w:rPr>
              <w:rFonts w:ascii="Times New Roman" w:hAnsi="Times New Roman" w:cs="Times New Roman"/>
              <w:lang w:val="en-US"/>
            </w:rPr>
            <w:t xml:space="preserve">Due to the </w:t>
          </w:r>
          <w:r w:rsidR="00ED7C3A" w:rsidRPr="00C16A75">
            <w:rPr>
              <w:rFonts w:ascii="Times New Roman" w:hAnsi="Times New Roman" w:cs="Times New Roman"/>
              <w:lang w:val="en-US"/>
            </w:rPr>
            <w:t>compatibility of all Modelica libraries and models</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all values </w:t>
          </w:r>
          <w:r w:rsidRPr="00C16A75">
            <w:rPr>
              <w:rFonts w:ascii="Times New Roman" w:hAnsi="Times New Roman" w:cs="Times New Roman"/>
              <w:lang w:val="en-US"/>
            </w:rPr>
            <w:t xml:space="preserve">should be </w:t>
          </w:r>
          <w:r w:rsidR="00ED7C3A" w:rsidRPr="00C16A75">
            <w:rPr>
              <w:rFonts w:ascii="Times New Roman" w:hAnsi="Times New Roman" w:cs="Times New Roman"/>
              <w:lang w:val="en-US"/>
            </w:rPr>
            <w:t xml:space="preserve">calculated in SI units. This rule </w:t>
          </w:r>
          <w:r w:rsidRPr="00C16A75">
            <w:rPr>
              <w:rFonts w:ascii="Times New Roman" w:hAnsi="Times New Roman" w:cs="Times New Roman"/>
              <w:lang w:val="en-US"/>
            </w:rPr>
            <w:t xml:space="preserve">can </w:t>
          </w:r>
          <w:r w:rsidR="00ED7C3A" w:rsidRPr="00C16A75">
            <w:rPr>
              <w:rFonts w:ascii="Times New Roman" w:hAnsi="Times New Roman" w:cs="Times New Roman"/>
              <w:lang w:val="en-US"/>
            </w:rPr>
            <w:t>generate strange dimension</w:t>
          </w:r>
          <w:r w:rsidRPr="00C16A75">
            <w:rPr>
              <w:rFonts w:ascii="Times New Roman" w:hAnsi="Times New Roman" w:cs="Times New Roman"/>
              <w:lang w:val="en-US"/>
            </w:rPr>
            <w:t>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for </w:t>
          </w:r>
          <w:r w:rsidR="00ED7C3A" w:rsidRPr="00C16A75">
            <w:rPr>
              <w:rFonts w:ascii="Times New Roman" w:hAnsi="Times New Roman" w:cs="Times New Roman"/>
              <w:lang w:val="en-US"/>
            </w:rPr>
            <w:t>some values. For example</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the SI unit for volume is cubic meter</w:t>
          </w:r>
          <w:r w:rsidRPr="00C16A75">
            <w:rPr>
              <w:rFonts w:ascii="Times New Roman" w:hAnsi="Times New Roman" w:cs="Times New Roman"/>
              <w:lang w:val="en-US"/>
            </w:rPr>
            <w:t>; however,</w:t>
          </w:r>
          <w:r w:rsidR="00ED7C3A" w:rsidRPr="00C16A75">
            <w:rPr>
              <w:rFonts w:ascii="Times New Roman" w:hAnsi="Times New Roman" w:cs="Times New Roman"/>
              <w:lang w:val="en-US"/>
            </w:rPr>
            <w:t xml:space="preserve"> in the body</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compartments </w:t>
          </w:r>
          <w:r w:rsidR="00FE7953" w:rsidRPr="00C16A75">
            <w:rPr>
              <w:rFonts w:ascii="Times New Roman" w:hAnsi="Times New Roman" w:cs="Times New Roman"/>
              <w:lang w:val="en-US"/>
            </w:rPr>
            <w:t xml:space="preserve">are </w:t>
          </w:r>
          <w:r w:rsidRPr="00C16A75">
            <w:rPr>
              <w:rFonts w:ascii="Times New Roman" w:hAnsi="Times New Roman" w:cs="Times New Roman"/>
              <w:lang w:val="en-US"/>
            </w:rPr>
            <w:t xml:space="preserve">measured in </w:t>
          </w:r>
          <w:r w:rsidR="00FE7953" w:rsidRPr="00C16A75">
            <w:rPr>
              <w:rFonts w:ascii="Times New Roman" w:hAnsi="Times New Roman" w:cs="Times New Roman"/>
              <w:lang w:val="en-US"/>
            </w:rPr>
            <w:t>volumes of milliliters.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Therefore, </w:t>
          </w:r>
          <w:r w:rsidR="00FE7953" w:rsidRPr="00C16A75">
            <w:rPr>
              <w:rFonts w:ascii="Times New Roman" w:hAnsi="Times New Roman" w:cs="Times New Roman"/>
              <w:lang w:val="en-US"/>
            </w:rPr>
            <w:t>the numbers used for calculation will be</w:t>
          </w:r>
          <w:r w:rsidRPr="00C16A75">
            <w:rPr>
              <w:rFonts w:ascii="Times New Roman" w:hAnsi="Times New Roman" w:cs="Times New Roman"/>
              <w:lang w:val="en-US"/>
            </w:rPr>
            <w:t xml:space="preserve"> a</w:t>
          </w:r>
          <w:r w:rsidR="00FE7953" w:rsidRPr="00C16A75">
            <w:rPr>
              <w:rFonts w:ascii="Times New Roman" w:hAnsi="Times New Roman" w:cs="Times New Roman"/>
              <w:lang w:val="en-US"/>
            </w:rPr>
            <w:t xml:space="preserve"> million times smaller than </w:t>
          </w:r>
          <w:r w:rsidRPr="00C16A75">
            <w:rPr>
              <w:rFonts w:ascii="Times New Roman" w:hAnsi="Times New Roman" w:cs="Times New Roman"/>
              <w:lang w:val="en-US"/>
            </w:rPr>
            <w:t xml:space="preserve">those generally used by a </w:t>
          </w:r>
          <w:r w:rsidR="00FE7953" w:rsidRPr="00C16A75">
            <w:rPr>
              <w:rFonts w:ascii="Times New Roman" w:hAnsi="Times New Roman" w:cs="Times New Roman"/>
              <w:lang w:val="en-US"/>
            </w:rPr>
            <w:t xml:space="preserve">physiologist. </w:t>
          </w:r>
          <w:r w:rsidR="008A04B3" w:rsidRPr="00C16A75">
            <w:rPr>
              <w:rFonts w:ascii="Times New Roman" w:hAnsi="Times New Roman" w:cs="Times New Roman"/>
              <w:lang w:val="en-US"/>
            </w:rPr>
            <w:t>However,</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FE7953" w:rsidRPr="00C16A75">
            <w:rPr>
              <w:rFonts w:ascii="Times New Roman" w:hAnsi="Times New Roman" w:cs="Times New Roman"/>
              <w:lang w:val="en-US"/>
            </w:rPr>
            <w:t xml:space="preserve">does not matter, because in </w:t>
          </w:r>
          <w:r w:rsidRPr="00C16A75">
            <w:rPr>
              <w:rFonts w:ascii="Times New Roman" w:hAnsi="Times New Roman" w:cs="Times New Roman"/>
              <w:lang w:val="en-US"/>
            </w:rPr>
            <w:t xml:space="preserve">the </w:t>
          </w:r>
          <w:r w:rsidR="00FE7953" w:rsidRPr="00C16A75">
            <w:rPr>
              <w:rFonts w:ascii="Times New Roman" w:hAnsi="Times New Roman" w:cs="Times New Roman"/>
              <w:lang w:val="en-US"/>
            </w:rPr>
            <w:t>Physiolibrary</w:t>
          </w:r>
          <w:r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these types </w:t>
          </w:r>
          <w:r w:rsidR="00973FDE" w:rsidRPr="00C16A75">
            <w:rPr>
              <w:rFonts w:ascii="Times New Roman" w:hAnsi="Times New Roman" w:cs="Times New Roman"/>
              <w:lang w:val="en-US"/>
            </w:rPr>
            <w:t xml:space="preserve">are </w:t>
          </w:r>
          <w:r w:rsidR="00FE7953" w:rsidRPr="00C16A75">
            <w:rPr>
              <w:rFonts w:ascii="Times New Roman" w:hAnsi="Times New Roman" w:cs="Times New Roman"/>
              <w:lang w:val="en-US"/>
            </w:rPr>
            <w:t>defined</w:t>
          </w:r>
          <w:r w:rsidR="00973FDE" w:rsidRPr="00C16A75">
            <w:rPr>
              <w:rFonts w:ascii="Times New Roman" w:hAnsi="Times New Roman" w:cs="Times New Roman"/>
              <w:lang w:val="en-US"/>
            </w:rPr>
            <w:t xml:space="preserve"> as having</w:t>
          </w:r>
          <w:r w:rsidR="00FE7953" w:rsidRPr="00C16A75">
            <w:rPr>
              <w:rFonts w:ascii="Times New Roman" w:hAnsi="Times New Roman" w:cs="Times New Roman"/>
              <w:lang w:val="en-US"/>
            </w:rPr>
            <w:t xml:space="preserve"> ‘nominal’ attribute</w:t>
          </w:r>
          <w:r w:rsidR="00973FDE" w:rsidRPr="00C16A75">
            <w:rPr>
              <w:rFonts w:ascii="Times New Roman" w:hAnsi="Times New Roman" w:cs="Times New Roman"/>
              <w:lang w:val="en-US"/>
            </w:rPr>
            <w:t>s</w:t>
          </w:r>
          <w:r w:rsidR="00FE7953" w:rsidRPr="00C16A75">
            <w:rPr>
              <w:rFonts w:ascii="Times New Roman" w:hAnsi="Times New Roman" w:cs="Times New Roman"/>
              <w:lang w:val="en-US"/>
            </w:rPr>
            <w:t>, which move the tolerance level from SI units to the typical values used in physiology.</w:t>
          </w:r>
          <w:r w:rsidR="00B02618" w:rsidRPr="00C16A75">
            <w:rPr>
              <w:rFonts w:ascii="Times New Roman" w:hAnsi="Times New Roman" w:cs="Times New Roman"/>
              <w:lang w:val="en-US"/>
            </w:rPr>
            <w:t xml:space="preserve"> </w:t>
          </w:r>
        </w:p>
        <w:p w14:paraId="174D589C" w14:textId="77777777" w:rsidR="00A17942" w:rsidRPr="00C16A75" w:rsidRDefault="00A17942" w:rsidP="00054331">
          <w:pPr>
            <w:pStyle w:val="Nadpis3"/>
            <w:rPr>
              <w:rFonts w:ascii="Times New Roman" w:hAnsi="Times New Roman" w:cs="Times New Roman"/>
              <w:lang w:val="en-US"/>
            </w:rPr>
          </w:pPr>
          <w:bookmarkStart w:id="99" w:name="_Blocks"/>
          <w:bookmarkStart w:id="100" w:name="_Toc408842120"/>
          <w:bookmarkStart w:id="101" w:name="_Toc408844069"/>
          <w:bookmarkStart w:id="102" w:name="_Toc408845902"/>
          <w:bookmarkStart w:id="103" w:name="_Toc409289284"/>
          <w:bookmarkStart w:id="104" w:name="_Toc420288825"/>
          <w:bookmarkEnd w:id="99"/>
          <w:r w:rsidRPr="00C16A75">
            <w:rPr>
              <w:rFonts w:ascii="Times New Roman" w:hAnsi="Times New Roman" w:cs="Times New Roman"/>
              <w:lang w:val="en-US"/>
            </w:rPr>
            <w:t>Blocks</w:t>
          </w:r>
          <w:bookmarkEnd w:id="100"/>
          <w:bookmarkEnd w:id="101"/>
          <w:bookmarkEnd w:id="102"/>
          <w:bookmarkEnd w:id="103"/>
          <w:bookmarkEnd w:id="104"/>
        </w:p>
        <w:p w14:paraId="0D4D0ED9" w14:textId="62AD9736" w:rsidR="00A17942" w:rsidRPr="00C16A75" w:rsidRDefault="00C0348A" w:rsidP="00506E4B">
          <w:pPr>
            <w:jc w:val="both"/>
            <w:rPr>
              <w:rFonts w:ascii="Times New Roman" w:hAnsi="Times New Roman" w:cs="Times New Roman"/>
              <w:lang w:val="en-US"/>
            </w:rPr>
          </w:pPr>
          <w:r w:rsidRPr="00C16A75">
            <w:rPr>
              <w:rFonts w:ascii="Times New Roman" w:hAnsi="Times New Roman" w:cs="Times New Roman"/>
              <w:lang w:val="en-US"/>
            </w:rPr>
            <w:t>The reason why Physiolibrary defines blocks is because they are missing in the Modelica Standard Library 3.2 (MSL). The</w:t>
          </w:r>
          <w:r w:rsidR="008A04B3" w:rsidRPr="00C16A75">
            <w:rPr>
              <w:rFonts w:ascii="Times New Roman" w:hAnsi="Times New Roman" w:cs="Times New Roman"/>
              <w:lang w:val="en-US"/>
            </w:rPr>
            <w:t xml:space="preserve"> blocks </w:t>
          </w:r>
          <w:r w:rsidR="00973FDE" w:rsidRPr="00C16A75">
            <w:rPr>
              <w:rFonts w:ascii="Times New Roman" w:hAnsi="Times New Roman" w:cs="Times New Roman"/>
              <w:lang w:val="en-US"/>
            </w:rPr>
            <w:t xml:space="preserve">in the </w:t>
          </w:r>
          <w:r w:rsidR="008A04B3" w:rsidRPr="00C16A75">
            <w:rPr>
              <w:rFonts w:ascii="Times New Roman" w:hAnsi="Times New Roman" w:cs="Times New Roman"/>
              <w:lang w:val="en-US"/>
            </w:rPr>
            <w:t>Physiolibrary</w:t>
          </w:r>
          <w:r w:rsidRPr="00C16A75">
            <w:rPr>
              <w:rFonts w:ascii="Times New Roman" w:hAnsi="Times New Roman" w:cs="Times New Roman"/>
              <w:lang w:val="en-US"/>
            </w:rPr>
            <w:t xml:space="preserve"> are graphical implementation</w:t>
          </w:r>
          <w:r w:rsidR="00973FDE" w:rsidRPr="00C16A75">
            <w:rPr>
              <w:rFonts w:ascii="Times New Roman" w:hAnsi="Times New Roman" w:cs="Times New Roman"/>
              <w:lang w:val="en-US"/>
            </w:rPr>
            <w:t xml:space="preserve">s </w:t>
          </w:r>
          <w:r w:rsidRPr="00C16A75">
            <w:rPr>
              <w:rFonts w:ascii="Times New Roman" w:hAnsi="Times New Roman" w:cs="Times New Roman"/>
              <w:lang w:val="en-US"/>
            </w:rPr>
            <w:t>of simple mathematical operation</w:t>
          </w:r>
          <w:r w:rsidR="00973FDE" w:rsidRPr="00C16A75">
            <w:rPr>
              <w:rFonts w:ascii="Times New Roman" w:hAnsi="Times New Roman" w:cs="Times New Roman"/>
              <w:lang w:val="en-US"/>
            </w:rPr>
            <w:t>s</w:t>
          </w:r>
          <w:r w:rsidRPr="00C16A75">
            <w:rPr>
              <w:rFonts w:ascii="Times New Roman" w:hAnsi="Times New Roman" w:cs="Times New Roman"/>
              <w:lang w:val="en-US"/>
            </w:rPr>
            <w:t xml:space="preserve"> such as reciprocity</w:t>
          </w:r>
          <w:r w:rsidR="00973FDE" w:rsidRPr="00C16A75">
            <w:rPr>
              <w:rFonts w:ascii="Times New Roman" w:hAnsi="Times New Roman" w:cs="Times New Roman"/>
              <w:lang w:val="en-US"/>
            </w:rPr>
            <w:t xml:space="preserve"> and </w:t>
          </w:r>
          <w:r w:rsidRPr="00C16A75">
            <w:rPr>
              <w:rFonts w:ascii="Times New Roman" w:hAnsi="Times New Roman" w:cs="Times New Roman"/>
              <w:lang w:val="en-US"/>
            </w:rPr>
            <w:t>power</w:t>
          </w:r>
          <w:r w:rsidR="00973FDE" w:rsidRPr="00C16A75">
            <w:rPr>
              <w:rFonts w:ascii="Times New Roman" w:hAnsi="Times New Roman" w:cs="Times New Roman"/>
              <w:lang w:val="en-US"/>
            </w:rPr>
            <w:t>,</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among others,</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as well as</w:t>
          </w:r>
          <w:r w:rsidRPr="00C16A75">
            <w:rPr>
              <w:rFonts w:ascii="Times New Roman" w:hAnsi="Times New Roman" w:cs="Times New Roman"/>
              <w:lang w:val="en-US"/>
            </w:rPr>
            <w:t xml:space="preserve"> more complex bloc</w:t>
          </w:r>
          <w:r w:rsidR="00D854E2" w:rsidRPr="00C16A75">
            <w:rPr>
              <w:rFonts w:ascii="Times New Roman" w:hAnsi="Times New Roman" w:cs="Times New Roman"/>
              <w:lang w:val="en-US"/>
            </w:rPr>
            <w:t xml:space="preserve">ks for </w:t>
          </w:r>
          <w:r w:rsidR="00973FDE" w:rsidRPr="00C16A75">
            <w:rPr>
              <w:rFonts w:ascii="Times New Roman" w:hAnsi="Times New Roman" w:cs="Times New Roman"/>
              <w:lang w:val="en-US"/>
            </w:rPr>
            <w:t xml:space="preserve">the </w:t>
          </w:r>
          <w:r w:rsidR="00D854E2" w:rsidRPr="00C16A75">
            <w:rPr>
              <w:rFonts w:ascii="Times New Roman" w:hAnsi="Times New Roman" w:cs="Times New Roman"/>
              <w:lang w:val="en-US"/>
            </w:rPr>
            <w:t>interpolation of value by</w:t>
          </w:r>
          <w:r w:rsidRPr="00C16A75">
            <w:rPr>
              <w:rFonts w:ascii="Times New Roman" w:hAnsi="Times New Roman" w:cs="Times New Roman"/>
              <w:lang w:val="en-US"/>
            </w:rPr>
            <w:t xml:space="preserve"> </w:t>
          </w:r>
          <w:r w:rsidR="00D854E2" w:rsidRPr="00C16A75">
            <w:rPr>
              <w:rFonts w:ascii="Times New Roman" w:hAnsi="Times New Roman" w:cs="Times New Roman"/>
              <w:lang w:val="en-US"/>
            </w:rPr>
            <w:t>cubic function</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T</w:t>
          </w:r>
          <w:r w:rsidRPr="00C16A75">
            <w:rPr>
              <w:rFonts w:ascii="Times New Roman" w:hAnsi="Times New Roman" w:cs="Times New Roman"/>
              <w:lang w:val="en-US"/>
            </w:rPr>
            <w:t xml:space="preserve">his type of interpolation is needed for </w:t>
          </w:r>
          <w:r w:rsidR="00973FDE" w:rsidRPr="00C16A75">
            <w:rPr>
              <w:rFonts w:ascii="Times New Roman" w:hAnsi="Times New Roman" w:cs="Times New Roman"/>
              <w:lang w:val="en-US"/>
            </w:rPr>
            <w:t xml:space="preserve">the </w:t>
          </w:r>
          <w:r w:rsidRPr="00C16A75">
            <w:rPr>
              <w:rFonts w:ascii="Times New Roman" w:hAnsi="Times New Roman" w:cs="Times New Roman"/>
              <w:lang w:val="en-US"/>
            </w:rPr>
            <w:t>implementation of empirical dependences</w:t>
          </w:r>
          <w:r w:rsidR="00D34E27" w:rsidRPr="00C16A75">
            <w:rPr>
              <w:rFonts w:ascii="Times New Roman" w:hAnsi="Times New Roman" w:cs="Times New Roman"/>
              <w:lang w:val="en-US"/>
            </w:rPr>
            <w:t xml:space="preserve"> between two variables</w:t>
          </w:r>
          <w:r w:rsidRPr="00C16A75">
            <w:rPr>
              <w:rFonts w:ascii="Times New Roman" w:hAnsi="Times New Roman" w:cs="Times New Roman"/>
              <w:lang w:val="en-US"/>
            </w:rPr>
            <w:t>,</w:t>
          </w:r>
          <w:r w:rsidR="00D34E27" w:rsidRPr="00C16A75">
            <w:rPr>
              <w:rFonts w:ascii="Times New Roman" w:hAnsi="Times New Roman" w:cs="Times New Roman"/>
              <w:lang w:val="en-US"/>
            </w:rPr>
            <w:t xml:space="preserve"> for</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which </w:t>
          </w:r>
          <w:r w:rsidR="00973FDE" w:rsidRPr="00C16A75">
            <w:rPr>
              <w:rFonts w:ascii="Times New Roman" w:hAnsi="Times New Roman" w:cs="Times New Roman"/>
              <w:lang w:val="en-US"/>
            </w:rPr>
            <w:t xml:space="preserve">the </w:t>
          </w:r>
          <w:r w:rsidR="00506E4B" w:rsidRPr="00C16A75">
            <w:rPr>
              <w:rFonts w:ascii="Times New Roman" w:hAnsi="Times New Roman" w:cs="Times New Roman"/>
              <w:lang w:val="en-US"/>
            </w:rPr>
            <w:t>physical explanation lies beyond the scope of the model.</w:t>
          </w:r>
          <w:r w:rsidRPr="00C16A75">
            <w:rPr>
              <w:rFonts w:ascii="Times New Roman" w:hAnsi="Times New Roman" w:cs="Times New Roman"/>
              <w:lang w:val="en-US"/>
            </w:rPr>
            <w:t xml:space="preserve"> The interpolation </w:t>
          </w:r>
          <w:r w:rsidR="00973FDE"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implemented </w:t>
          </w:r>
          <w:r w:rsidR="00973FDE" w:rsidRPr="00C16A75">
            <w:rPr>
              <w:rFonts w:ascii="Times New Roman" w:hAnsi="Times New Roman" w:cs="Times New Roman"/>
              <w:lang w:val="en-US"/>
            </w:rPr>
            <w:t xml:space="preserve">in </w:t>
          </w:r>
          <w:r w:rsidRPr="00C16A75">
            <w:rPr>
              <w:rFonts w:ascii="Times New Roman" w:hAnsi="Times New Roman" w:cs="Times New Roman"/>
              <w:lang w:val="en-US"/>
            </w:rPr>
            <w:t>different ways</w:t>
          </w:r>
          <w:r w:rsidR="00AA357B" w:rsidRPr="00C16A75">
            <w:rPr>
              <w:rFonts w:ascii="Times New Roman" w:hAnsi="Times New Roman" w:cs="Times New Roman"/>
              <w:lang w:val="en-US"/>
            </w:rPr>
            <w:t>.</w:t>
          </w:r>
          <w:r w:rsidRPr="00C16A75">
            <w:rPr>
              <w:rFonts w:ascii="Times New Roman" w:hAnsi="Times New Roman" w:cs="Times New Roman"/>
              <w:lang w:val="en-US"/>
            </w:rPr>
            <w:t xml:space="preserve"> </w:t>
          </w:r>
          <w:r w:rsidR="00AA357B" w:rsidRPr="00C16A75">
            <w:rPr>
              <w:rFonts w:ascii="Times New Roman" w:hAnsi="Times New Roman" w:cs="Times New Roman"/>
              <w:lang w:val="en-US"/>
            </w:rPr>
            <w:t>The linear MSL look-up table</w:t>
          </w:r>
          <w:r w:rsidRPr="00C16A75">
            <w:rPr>
              <w:rFonts w:ascii="Times New Roman" w:hAnsi="Times New Roman" w:cs="Times New Roman"/>
              <w:lang w:val="en-US"/>
            </w:rPr>
            <w:t xml:space="preserve"> approximate</w:t>
          </w:r>
          <w:r w:rsidR="00AA357B" w:rsidRPr="00C16A75">
            <w:rPr>
              <w:rFonts w:ascii="Times New Roman" w:hAnsi="Times New Roman" w:cs="Times New Roman"/>
              <w:lang w:val="en-US"/>
            </w:rPr>
            <w:t>s</w:t>
          </w:r>
          <w:r w:rsidRPr="00C16A75">
            <w:rPr>
              <w:rFonts w:ascii="Times New Roman" w:hAnsi="Times New Roman" w:cs="Times New Roman"/>
              <w:lang w:val="en-US"/>
            </w:rPr>
            <w:t xml:space="preserve"> the value between known points</w:t>
          </w:r>
          <w:r w:rsidR="00AA357B"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using </w:t>
          </w:r>
          <w:r w:rsidR="00AA357B" w:rsidRPr="00C16A75">
            <w:rPr>
              <w:rFonts w:ascii="Times New Roman" w:hAnsi="Times New Roman" w:cs="Times New Roman"/>
              <w:lang w:val="en-US"/>
            </w:rPr>
            <w:t>linear segments, which generates</w:t>
          </w:r>
          <w:r w:rsidR="00AD2DE0" w:rsidRPr="00C16A75">
            <w:rPr>
              <w:rFonts w:ascii="Times New Roman" w:hAnsi="Times New Roman" w:cs="Times New Roman"/>
              <w:lang w:val="en-US"/>
            </w:rPr>
            <w:t xml:space="preserve"> </w:t>
          </w:r>
          <w:r w:rsidR="00973FDE" w:rsidRPr="00C16A75">
            <w:rPr>
              <w:rFonts w:ascii="Times New Roman" w:hAnsi="Times New Roman" w:cs="Times New Roman"/>
              <w:lang w:val="en-US"/>
            </w:rPr>
            <w:t xml:space="preserve">once </w:t>
          </w:r>
          <w:r w:rsidR="00AD2DE0" w:rsidRPr="00C16A75">
            <w:rPr>
              <w:rFonts w:ascii="Times New Roman" w:hAnsi="Times New Roman" w:cs="Times New Roman"/>
              <w:lang w:val="en-US"/>
            </w:rPr>
            <w:t>derivation discontinu</w:t>
          </w:r>
          <w:r w:rsidR="00AA357B" w:rsidRPr="00C16A75">
            <w:rPr>
              <w:rFonts w:ascii="Times New Roman" w:hAnsi="Times New Roman" w:cs="Times New Roman"/>
              <w:lang w:val="en-US"/>
            </w:rPr>
            <w:t>ities</w:t>
          </w:r>
          <w:r w:rsidR="00AD2DE0" w:rsidRPr="00C16A75">
            <w:rPr>
              <w:rFonts w:ascii="Times New Roman" w:hAnsi="Times New Roman" w:cs="Times New Roman"/>
              <w:lang w:val="en-US"/>
            </w:rPr>
            <w:t>. To solve this problem</w:t>
          </w:r>
          <w:r w:rsidR="00973FDE" w:rsidRPr="00C16A75">
            <w:rPr>
              <w:rFonts w:ascii="Times New Roman" w:hAnsi="Times New Roman" w:cs="Times New Roman"/>
              <w:lang w:val="en-US"/>
            </w:rPr>
            <w:t>,</w:t>
          </w:r>
          <w:r w:rsidR="00AD2DE0" w:rsidRPr="00C16A75">
            <w:rPr>
              <w:rFonts w:ascii="Times New Roman" w:hAnsi="Times New Roman" w:cs="Times New Roman"/>
              <w:lang w:val="en-US"/>
            </w:rPr>
            <w:t xml:space="preserve"> </w:t>
          </w:r>
          <w:r w:rsidR="00AA357B" w:rsidRPr="00C16A75">
            <w:rPr>
              <w:rFonts w:ascii="Times New Roman" w:hAnsi="Times New Roman" w:cs="Times New Roman"/>
              <w:lang w:val="en-US"/>
            </w:rPr>
            <w:lastRenderedPageBreak/>
            <w:t>we</w:t>
          </w:r>
          <w:r w:rsidR="00AD2DE0" w:rsidRPr="00C16A75">
            <w:rPr>
              <w:rFonts w:ascii="Times New Roman" w:hAnsi="Times New Roman" w:cs="Times New Roman"/>
              <w:lang w:val="en-US"/>
            </w:rPr>
            <w:t xml:space="preserve"> selected a cubic </w:t>
          </w:r>
          <w:r w:rsidR="00AD2DE0" w:rsidRPr="00C16A75">
            <w:rPr>
              <w:rFonts w:ascii="Times New Roman" w:hAnsi="Times New Roman" w:cs="Times New Roman"/>
              <w:b/>
              <w:lang w:val="en-US"/>
            </w:rPr>
            <w:t>spline</w:t>
          </w:r>
          <w:r w:rsidR="00AD2DE0" w:rsidRPr="00C16A75">
            <w:rPr>
              <w:rFonts w:ascii="Times New Roman" w:hAnsi="Times New Roman" w:cs="Times New Roman"/>
              <w:lang w:val="en-US"/>
            </w:rPr>
            <w:t xml:space="preserve"> interpolation curve, which also </w:t>
          </w:r>
          <w:r w:rsidR="00973FDE" w:rsidRPr="00C16A75">
            <w:rPr>
              <w:rFonts w:ascii="Times New Roman" w:hAnsi="Times New Roman" w:cs="Times New Roman"/>
              <w:lang w:val="en-US"/>
            </w:rPr>
            <w:t xml:space="preserve">has </w:t>
          </w:r>
          <w:r w:rsidR="00AD2DE0" w:rsidRPr="00C16A75">
            <w:rPr>
              <w:rFonts w:ascii="Times New Roman" w:hAnsi="Times New Roman" w:cs="Times New Roman"/>
              <w:lang w:val="en-US"/>
            </w:rPr>
            <w:t>continuo</w:t>
          </w:r>
          <w:r w:rsidR="00AA357B" w:rsidRPr="00C16A75">
            <w:rPr>
              <w:rFonts w:ascii="Times New Roman" w:hAnsi="Times New Roman" w:cs="Times New Roman"/>
              <w:lang w:val="en-US"/>
            </w:rPr>
            <w:t>us first derivations. The curve</w:t>
          </w:r>
          <w:r w:rsidR="00AD2DE0" w:rsidRPr="00C16A75">
            <w:rPr>
              <w:rFonts w:ascii="Times New Roman" w:hAnsi="Times New Roman" w:cs="Times New Roman"/>
              <w:lang w:val="en-US"/>
            </w:rPr>
            <w:t xml:space="preserve"> is defined by </w:t>
          </w:r>
          <w:r w:rsidR="00973FDE" w:rsidRPr="00C16A75">
            <w:rPr>
              <w:rFonts w:ascii="Times New Roman" w:hAnsi="Times New Roman" w:cs="Times New Roman"/>
              <w:lang w:val="en-US"/>
            </w:rPr>
            <w:t xml:space="preserve">a </w:t>
          </w:r>
          <w:r w:rsidR="00AD2DE0" w:rsidRPr="00C16A75">
            <w:rPr>
              <w:rFonts w:ascii="Times New Roman" w:hAnsi="Times New Roman" w:cs="Times New Roman"/>
              <w:lang w:val="en-US"/>
            </w:rPr>
            <w:t xml:space="preserve">set of points </w:t>
          </w:r>
          <w:r w:rsidR="00AA357B" w:rsidRPr="00C16A75">
            <w:rPr>
              <w:rFonts w:ascii="Times New Roman" w:hAnsi="Times New Roman" w:cs="Times New Roman"/>
              <w:lang w:val="en-US"/>
            </w:rPr>
            <w:t xml:space="preserve">with </w:t>
          </w:r>
          <w:r w:rsidR="00973FDE" w:rsidRPr="00C16A75">
            <w:rPr>
              <w:rFonts w:ascii="Times New Roman" w:hAnsi="Times New Roman" w:cs="Times New Roman"/>
              <w:lang w:val="en-US"/>
            </w:rPr>
            <w:t xml:space="preserve">the </w:t>
          </w:r>
          <w:r w:rsidR="00AA357B" w:rsidRPr="00C16A75">
            <w:rPr>
              <w:rFonts w:ascii="Times New Roman" w:hAnsi="Times New Roman" w:cs="Times New Roman"/>
              <w:lang w:val="en-US"/>
            </w:rPr>
            <w:t>coordinat</w:t>
          </w:r>
          <w:r w:rsidR="00D34E27" w:rsidRPr="00C16A75">
            <w:rPr>
              <w:rFonts w:ascii="Times New Roman" w:hAnsi="Times New Roman" w:cs="Times New Roman"/>
              <w:lang w:val="en-US"/>
            </w:rPr>
            <w:t>es</w:t>
          </w:r>
          <w:r w:rsidR="00AA357B" w:rsidRPr="00C16A75">
            <w:rPr>
              <w:rFonts w:ascii="Times New Roman" w:hAnsi="Times New Roman" w:cs="Times New Roman"/>
              <w:lang w:val="en-US"/>
            </w:rPr>
            <w:t xml:space="preserve"> x, y and slope</w:t>
          </w:r>
          <w:r w:rsidR="00AD2DE0" w:rsidRPr="00C16A75">
            <w:rPr>
              <w:rFonts w:ascii="Times New Roman" w:hAnsi="Times New Roman" w:cs="Times New Roman"/>
              <w:lang w:val="en-US"/>
            </w:rPr>
            <w:t>. Approximat</w:t>
          </w:r>
          <w:r w:rsidR="00AA357B" w:rsidRPr="00C16A75">
            <w:rPr>
              <w:rFonts w:ascii="Times New Roman" w:hAnsi="Times New Roman" w:cs="Times New Roman"/>
              <w:lang w:val="en-US"/>
            </w:rPr>
            <w:t>ed value v (coordinate y)</w:t>
          </w:r>
          <w:r w:rsidR="00AD2DE0" w:rsidRPr="00C16A75">
            <w:rPr>
              <w:rFonts w:ascii="Times New Roman" w:hAnsi="Times New Roman" w:cs="Times New Roman"/>
              <w:lang w:val="en-US"/>
            </w:rPr>
            <w:t xml:space="preserve"> is calculat</w:t>
          </w:r>
          <w:r w:rsidR="00AA357B" w:rsidRPr="00C16A75">
            <w:rPr>
              <w:rFonts w:ascii="Times New Roman" w:hAnsi="Times New Roman" w:cs="Times New Roman"/>
              <w:lang w:val="en-US"/>
            </w:rPr>
            <w:t>ed</w:t>
          </w:r>
          <w:r w:rsidR="00AD2DE0" w:rsidRPr="00C16A75">
            <w:rPr>
              <w:rFonts w:ascii="Times New Roman" w:hAnsi="Times New Roman" w:cs="Times New Roman"/>
              <w:lang w:val="en-US"/>
            </w:rPr>
            <w:t xml:space="preserve"> from u</w:t>
          </w:r>
          <w:r w:rsidR="00AA357B" w:rsidRPr="00C16A75">
            <w:rPr>
              <w:rFonts w:ascii="Times New Roman" w:hAnsi="Times New Roman" w:cs="Times New Roman"/>
              <w:lang w:val="en-US"/>
            </w:rPr>
            <w:t xml:space="preserve"> (coordinate x)</w:t>
          </w:r>
          <w:r w:rsidR="00AD2DE0" w:rsidRPr="00C16A75">
            <w:rPr>
              <w:rFonts w:ascii="Times New Roman" w:hAnsi="Times New Roman" w:cs="Times New Roman"/>
              <w:lang w:val="en-US"/>
            </w:rPr>
            <w:t>, where point (u</w:t>
          </w:r>
          <w:proofErr w:type="gramStart"/>
          <w:r w:rsidR="00AD2DE0" w:rsidRPr="00C16A75">
            <w:rPr>
              <w:rFonts w:ascii="Times New Roman" w:hAnsi="Times New Roman" w:cs="Times New Roman"/>
              <w:lang w:val="en-US"/>
            </w:rPr>
            <w:t>,v</w:t>
          </w:r>
          <w:proofErr w:type="gramEnd"/>
          <w:r w:rsidR="00AD2DE0" w:rsidRPr="00C16A75">
            <w:rPr>
              <w:rFonts w:ascii="Times New Roman" w:hAnsi="Times New Roman" w:cs="Times New Roman"/>
              <w:lang w:val="en-US"/>
            </w:rPr>
            <w:t xml:space="preserve">) lies on the curve. </w:t>
          </w:r>
          <w:r w:rsidR="00973FDE" w:rsidRPr="00C16A75">
            <w:rPr>
              <w:rFonts w:ascii="Times New Roman" w:hAnsi="Times New Roman" w:cs="Times New Roman"/>
              <w:lang w:val="en-US"/>
            </w:rPr>
            <w:t>First,</w:t>
          </w:r>
          <w:r w:rsidR="00AD2DE0" w:rsidRPr="00C16A75">
            <w:rPr>
              <w:rFonts w:ascii="Times New Roman" w:hAnsi="Times New Roman" w:cs="Times New Roman"/>
              <w:lang w:val="en-US"/>
            </w:rPr>
            <w:t xml:space="preserve"> a segment of curve</w:t>
          </w:r>
          <w:r w:rsidR="00973FDE" w:rsidRPr="00C16A75">
            <w:rPr>
              <w:rFonts w:ascii="Times New Roman" w:hAnsi="Times New Roman" w:cs="Times New Roman"/>
              <w:lang w:val="en-US"/>
            </w:rPr>
            <w:t xml:space="preserve"> is selected</w:t>
          </w:r>
          <w:r w:rsidR="00FB43D1" w:rsidRPr="00C16A75">
            <w:rPr>
              <w:rFonts w:ascii="Times New Roman" w:hAnsi="Times New Roman" w:cs="Times New Roman"/>
              <w:lang w:val="en-US"/>
            </w:rPr>
            <w:t xml:space="preserve">, which is defined by </w:t>
          </w:r>
          <w:r w:rsidR="00973FDE" w:rsidRPr="00C16A75">
            <w:rPr>
              <w:rFonts w:ascii="Times New Roman" w:hAnsi="Times New Roman" w:cs="Times New Roman"/>
              <w:lang w:val="en-US"/>
            </w:rPr>
            <w:t xml:space="preserve">the </w:t>
          </w:r>
          <w:r w:rsidR="00FB43D1" w:rsidRPr="00C16A75">
            <w:rPr>
              <w:rFonts w:ascii="Times New Roman" w:hAnsi="Times New Roman" w:cs="Times New Roman"/>
              <w:lang w:val="en-US"/>
            </w:rPr>
            <w:t>nearest curve points. During initialization</w:t>
          </w:r>
          <w:r w:rsidR="00973FDE" w:rsidRPr="00C16A75">
            <w:rPr>
              <w:rFonts w:ascii="Times New Roman" w:hAnsi="Times New Roman" w:cs="Times New Roman"/>
              <w:lang w:val="en-US"/>
            </w:rPr>
            <w:t xml:space="preserve">, </w:t>
          </w:r>
          <w:r w:rsidR="00FB43D1" w:rsidRPr="00C16A75">
            <w:rPr>
              <w:rFonts w:ascii="Times New Roman" w:hAnsi="Times New Roman" w:cs="Times New Roman"/>
              <w:lang w:val="en-US"/>
            </w:rPr>
            <w:t xml:space="preserve">each segment </w:t>
          </w:r>
          <w:r w:rsidR="00973FDE" w:rsidRPr="00C16A75">
            <w:rPr>
              <w:rFonts w:ascii="Times New Roman" w:hAnsi="Times New Roman" w:cs="Times New Roman"/>
              <w:lang w:val="en-US"/>
            </w:rPr>
            <w:t xml:space="preserve">has a </w:t>
          </w:r>
          <w:r w:rsidR="00FB43D1" w:rsidRPr="00C16A75">
            <w:rPr>
              <w:rFonts w:ascii="Times New Roman" w:hAnsi="Times New Roman" w:cs="Times New Roman"/>
              <w:lang w:val="en-US"/>
            </w:rPr>
            <w:t>prepared coefficient a,</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b,</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c</w:t>
          </w:r>
          <w:r w:rsidR="007A619B" w:rsidRPr="00C16A75">
            <w:rPr>
              <w:rFonts w:ascii="Times New Roman" w:hAnsi="Times New Roman" w:cs="Times New Roman"/>
              <w:lang w:val="en-US"/>
            </w:rPr>
            <w:t xml:space="preserve"> and </w:t>
          </w:r>
          <w:r w:rsidR="00FB43D1" w:rsidRPr="00C16A75">
            <w:rPr>
              <w:rFonts w:ascii="Times New Roman" w:hAnsi="Times New Roman" w:cs="Times New Roman"/>
              <w:lang w:val="en-US"/>
            </w:rPr>
            <w:t>d of cubic equation ax</w:t>
          </w:r>
          <w:r w:rsidR="00FB43D1" w:rsidRPr="00C16A75">
            <w:rPr>
              <w:rFonts w:ascii="Times New Roman" w:hAnsi="Times New Roman" w:cs="Times New Roman"/>
              <w:vertAlign w:val="superscript"/>
              <w:lang w:val="en-US"/>
            </w:rPr>
            <w:t>3</w:t>
          </w:r>
          <w:r w:rsidR="00FB43D1" w:rsidRPr="00C16A75">
            <w:rPr>
              <w:rFonts w:ascii="Times New Roman" w:hAnsi="Times New Roman" w:cs="Times New Roman"/>
              <w:lang w:val="en-US"/>
            </w:rPr>
            <w:t>+bx</w:t>
          </w:r>
          <w:r w:rsidR="00FB43D1" w:rsidRPr="00C16A75">
            <w:rPr>
              <w:rFonts w:ascii="Times New Roman" w:hAnsi="Times New Roman" w:cs="Times New Roman"/>
              <w:vertAlign w:val="superscript"/>
              <w:lang w:val="en-US"/>
            </w:rPr>
            <w:t>2</w:t>
          </w:r>
          <w:r w:rsidR="00FB43D1" w:rsidRPr="00C16A75">
            <w:rPr>
              <w:rFonts w:ascii="Times New Roman" w:hAnsi="Times New Roman" w:cs="Times New Roman"/>
              <w:lang w:val="en-US"/>
            </w:rPr>
            <w:t xml:space="preserve">+cx+d=y </w:t>
          </w:r>
          <w:r w:rsidR="00973FDE" w:rsidRPr="00C16A75">
            <w:rPr>
              <w:rFonts w:ascii="Times New Roman" w:hAnsi="Times New Roman" w:cs="Times New Roman"/>
              <w:lang w:val="en-US"/>
            </w:rPr>
            <w:t>as a means for reaching</w:t>
          </w:r>
          <w:r w:rsidR="00FB43D1" w:rsidRPr="00C16A75">
            <w:rPr>
              <w:rFonts w:ascii="Times New Roman" w:hAnsi="Times New Roman" w:cs="Times New Roman"/>
              <w:lang w:val="en-US"/>
            </w:rPr>
            <w:t xml:space="preserve"> these definition points at defined coordinates and slopes. </w:t>
          </w:r>
        </w:p>
        <w:p w14:paraId="798C08C5" w14:textId="77777777" w:rsidR="008A04B3" w:rsidRPr="00C16A75" w:rsidRDefault="008A04B3" w:rsidP="00054331">
          <w:pPr>
            <w:pStyle w:val="Nadpis4"/>
            <w:rPr>
              <w:rFonts w:ascii="Times New Roman" w:hAnsi="Times New Roman" w:cs="Times New Roman"/>
              <w:lang w:val="en-US"/>
            </w:rPr>
          </w:pPr>
          <w:r w:rsidRPr="00C16A75">
            <w:rPr>
              <w:rFonts w:ascii="Times New Roman" w:hAnsi="Times New Roman" w:cs="Times New Roman"/>
              <w:lang w:val="en-US"/>
            </w:rPr>
            <w:t>Factors</w:t>
          </w:r>
        </w:p>
        <w:p w14:paraId="0C396FA5" w14:textId="6CD19B9A" w:rsidR="00897A8D" w:rsidRPr="00C16A75" w:rsidRDefault="00C94FF3" w:rsidP="00911E3F">
          <w:pPr>
            <w:jc w:val="both"/>
            <w:rPr>
              <w:rFonts w:ascii="Times New Roman" w:hAnsi="Times New Roman" w:cs="Times New Roman"/>
              <w:lang w:val="en-US"/>
            </w:rPr>
          </w:pPr>
          <w:r w:rsidRPr="00C16A75">
            <w:rPr>
              <w:rFonts w:ascii="Times New Roman" w:hAnsi="Times New Roman" w:cs="Times New Roman"/>
              <w:lang w:val="en-US"/>
            </w:rPr>
            <w:t>Special pattern</w:t>
          </w:r>
          <w:r w:rsidR="008B7FB1" w:rsidRPr="00C16A75">
            <w:rPr>
              <w:rFonts w:ascii="Times New Roman" w:hAnsi="Times New Roman" w:cs="Times New Roman"/>
              <w:lang w:val="en-US"/>
            </w:rPr>
            <w:t>s are</w:t>
          </w:r>
          <w:r w:rsidRPr="00C16A75">
            <w:rPr>
              <w:rFonts w:ascii="Times New Roman" w:hAnsi="Times New Roman" w:cs="Times New Roman"/>
              <w:lang w:val="en-US"/>
            </w:rPr>
            <w:t xml:space="preserve"> used in </w:t>
          </w:r>
          <w:r w:rsidR="008B7FB1"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Physiolibrary </w:t>
          </w:r>
          <w:r w:rsidR="008B7FB1" w:rsidRPr="00C16A75">
            <w:rPr>
              <w:rFonts w:ascii="Times New Roman" w:hAnsi="Times New Roman" w:cs="Times New Roman"/>
              <w:lang w:val="en-US"/>
            </w:rPr>
            <w:t xml:space="preserve">in the form of </w:t>
          </w:r>
          <w:r w:rsidRPr="00C16A75">
            <w:rPr>
              <w:rFonts w:ascii="Times New Roman" w:hAnsi="Times New Roman" w:cs="Times New Roman"/>
              <w:lang w:val="en-US"/>
            </w:rPr>
            <w:t xml:space="preserve">factors. This idea </w:t>
          </w:r>
          <w:r w:rsidR="008B7FB1" w:rsidRPr="00C16A75">
            <w:rPr>
              <w:rFonts w:ascii="Times New Roman" w:hAnsi="Times New Roman" w:cs="Times New Roman"/>
              <w:lang w:val="en-US"/>
            </w:rPr>
            <w:t xml:space="preserve">has been applied </w:t>
          </w:r>
          <w:r w:rsidRPr="00C16A75">
            <w:rPr>
              <w:rFonts w:ascii="Times New Roman" w:hAnsi="Times New Roman" w:cs="Times New Roman"/>
              <w:lang w:val="en-US"/>
            </w:rPr>
            <w:t>in many physiological models</w:t>
          </w:r>
          <w:r w:rsidR="008B7FB1" w:rsidRPr="00C16A75">
            <w:rPr>
              <w:rFonts w:ascii="Times New Roman" w:hAnsi="Times New Roman" w:cs="Times New Roman"/>
              <w:lang w:val="en-US"/>
            </w:rPr>
            <w:t xml:space="preserve"> in which </w:t>
          </w:r>
          <w:r w:rsidRPr="00C16A75">
            <w:rPr>
              <w:rFonts w:ascii="Times New Roman" w:hAnsi="Times New Roman" w:cs="Times New Roman"/>
              <w:lang w:val="en-US"/>
            </w:rPr>
            <w:t>multiplication effects</w:t>
          </w:r>
          <w:r w:rsidR="008B7FB1" w:rsidRPr="00C16A75">
            <w:rPr>
              <w:rFonts w:ascii="Times New Roman" w:hAnsi="Times New Roman" w:cs="Times New Roman"/>
              <w:lang w:val="en-US"/>
            </w:rPr>
            <w:t xml:space="preserve"> are relative. In</w:t>
          </w:r>
          <w:r w:rsidRPr="00C16A75">
            <w:rPr>
              <w:rFonts w:ascii="Times New Roman" w:hAnsi="Times New Roman" w:cs="Times New Roman"/>
              <w:lang w:val="en-US"/>
            </w:rPr>
            <w:t xml:space="preserve">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this effect </w:t>
          </w:r>
          <w:r w:rsidR="008B7FB1" w:rsidRPr="00C16A75">
            <w:rPr>
              <w:rFonts w:ascii="Times New Roman" w:hAnsi="Times New Roman" w:cs="Times New Roman"/>
              <w:lang w:val="en-US"/>
            </w:rPr>
            <w:t xml:space="preserve">is </w:t>
          </w:r>
          <w:r w:rsidRPr="00C16A75">
            <w:rPr>
              <w:rFonts w:ascii="Times New Roman" w:hAnsi="Times New Roman" w:cs="Times New Roman"/>
              <w:lang w:val="en-US"/>
            </w:rPr>
            <w:t>at value one</w:t>
          </w:r>
          <w:r w:rsidR="00D34E27" w:rsidRPr="00C16A75">
            <w:rPr>
              <w:rFonts w:ascii="Times New Roman" w:hAnsi="Times New Roman" w:cs="Times New Roman"/>
              <w:lang w:val="en-US"/>
            </w:rPr>
            <w:t>.</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W</w:t>
          </w:r>
          <w:r w:rsidRPr="00C16A75">
            <w:rPr>
              <w:rFonts w:ascii="Times New Roman" w:hAnsi="Times New Roman" w:cs="Times New Roman"/>
              <w:lang w:val="en-US"/>
            </w:rPr>
            <w:t xml:space="preserve">hen </w:t>
          </w:r>
          <w:r w:rsidR="00D34E27" w:rsidRPr="00C16A75">
            <w:rPr>
              <w:rFonts w:ascii="Times New Roman" w:hAnsi="Times New Roman" w:cs="Times New Roman"/>
              <w:lang w:val="en-US"/>
            </w:rPr>
            <w:t>it</w:t>
          </w:r>
          <w:r w:rsidRPr="00C16A75">
            <w:rPr>
              <w:rFonts w:ascii="Times New Roman" w:hAnsi="Times New Roman" w:cs="Times New Roman"/>
              <w:lang w:val="en-US"/>
            </w:rPr>
            <w:t xml:space="preserve"> increase</w:t>
          </w:r>
          <w:r w:rsidR="00D34E27" w:rsidRPr="00C16A75">
            <w:rPr>
              <w:rFonts w:ascii="Times New Roman" w:hAnsi="Times New Roman" w:cs="Times New Roman"/>
              <w:lang w:val="en-US"/>
            </w:rPr>
            <w:t>s the base</w:t>
          </w:r>
          <w:r w:rsidRPr="00C16A75">
            <w:rPr>
              <w:rFonts w:ascii="Times New Roman" w:hAnsi="Times New Roman" w:cs="Times New Roman"/>
              <w:lang w:val="en-US"/>
            </w:rPr>
            <w:t xml:space="preserve"> value </w:t>
          </w:r>
          <w:r w:rsidR="00D34E27" w:rsidRPr="00C16A75">
            <w:rPr>
              <w:rFonts w:ascii="Times New Roman" w:hAnsi="Times New Roman" w:cs="Times New Roman"/>
              <w:lang w:val="en-US"/>
            </w:rPr>
            <w:t>twice</w:t>
          </w:r>
          <w:r w:rsidRPr="00C16A75">
            <w:rPr>
              <w:rFonts w:ascii="Times New Roman" w:hAnsi="Times New Roman" w:cs="Times New Roman"/>
              <w:lang w:val="en-US"/>
            </w:rPr>
            <w:t xml:space="preserve"> its value is two</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when it decrease</w:t>
          </w:r>
          <w:r w:rsidR="008B7FB1" w:rsidRPr="00C16A75">
            <w:rPr>
              <w:rFonts w:ascii="Times New Roman" w:hAnsi="Times New Roman" w:cs="Times New Roman"/>
              <w:lang w:val="en-US"/>
            </w:rPr>
            <w:t>s</w:t>
          </w:r>
          <w:r w:rsidRPr="00C16A75">
            <w:rPr>
              <w:rFonts w:ascii="Times New Roman" w:hAnsi="Times New Roman" w:cs="Times New Roman"/>
              <w:lang w:val="en-US"/>
            </w:rPr>
            <w:t xml:space="preserve"> the resulting value to half its value is 0.5. The resulting value can be affected by many </w:t>
          </w:r>
          <w:r w:rsidR="008B7FB1" w:rsidRPr="00C16A75">
            <w:rPr>
              <w:rFonts w:ascii="Times New Roman" w:hAnsi="Times New Roman" w:cs="Times New Roman"/>
              <w:lang w:val="en-US"/>
            </w:rPr>
            <w:t>factors</w:t>
          </w:r>
          <w:r w:rsidRPr="00C16A75">
            <w:rPr>
              <w:rFonts w:ascii="Times New Roman" w:hAnsi="Times New Roman" w:cs="Times New Roman"/>
              <w:lang w:val="en-US"/>
            </w:rPr>
            <w:t>, because at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the </w:t>
          </w:r>
          <w:r w:rsidR="00D34E27" w:rsidRPr="00C16A75">
            <w:rPr>
              <w:rFonts w:ascii="Times New Roman" w:hAnsi="Times New Roman" w:cs="Times New Roman"/>
              <w:lang w:val="en-US"/>
            </w:rPr>
            <w:t xml:space="preserve">product </w:t>
          </w:r>
          <w:r w:rsidRPr="00C16A75">
            <w:rPr>
              <w:rFonts w:ascii="Times New Roman" w:hAnsi="Times New Roman" w:cs="Times New Roman"/>
              <w:lang w:val="en-US"/>
            </w:rPr>
            <w:t xml:space="preserve">of ones is one. </w:t>
          </w:r>
          <w:r w:rsidR="003C60CB" w:rsidRPr="00C16A75">
            <w:rPr>
              <w:rFonts w:ascii="Times New Roman" w:hAnsi="Times New Roman" w:cs="Times New Roman"/>
              <w:lang w:val="en-US"/>
            </w:rPr>
            <w:t xml:space="preserve">The graphical block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 xml:space="preserve">factor always </w:t>
          </w:r>
          <w:r w:rsidR="00ED603B" w:rsidRPr="00C16A75">
            <w:rPr>
              <w:rFonts w:ascii="Times New Roman" w:hAnsi="Times New Roman" w:cs="Times New Roman"/>
              <w:lang w:val="en-US"/>
            </w:rPr>
            <w:t xml:space="preserve">has </w:t>
          </w:r>
          <w:r w:rsidR="003C60CB" w:rsidRPr="00C16A75">
            <w:rPr>
              <w:rFonts w:ascii="Times New Roman" w:hAnsi="Times New Roman" w:cs="Times New Roman"/>
              <w:lang w:val="en-US"/>
            </w:rPr>
            <w:t xml:space="preserve">one input </w:t>
          </w:r>
          <w:r w:rsidR="00ED603B" w:rsidRPr="00C16A75">
            <w:rPr>
              <w:rFonts w:ascii="Times New Roman" w:hAnsi="Times New Roman" w:cs="Times New Roman"/>
              <w:lang w:val="en-US"/>
            </w:rPr>
            <w:t xml:space="preserve">at the </w:t>
          </w:r>
          <w:r w:rsidR="003C60CB" w:rsidRPr="00C16A75">
            <w:rPr>
              <w:rFonts w:ascii="Times New Roman" w:hAnsi="Times New Roman" w:cs="Times New Roman"/>
              <w:lang w:val="en-US"/>
            </w:rPr>
            <w:t xml:space="preserve">top for </w:t>
          </w:r>
          <w:r w:rsidR="00ED603B" w:rsidRPr="00C16A75">
            <w:rPr>
              <w:rFonts w:ascii="Times New Roman" w:hAnsi="Times New Roman" w:cs="Times New Roman"/>
              <w:lang w:val="en-US"/>
            </w:rPr>
            <w:t xml:space="preserve">an </w:t>
          </w:r>
          <w:r w:rsidR="003C60CB" w:rsidRPr="00C16A75">
            <w:rPr>
              <w:rFonts w:ascii="Times New Roman" w:hAnsi="Times New Roman" w:cs="Times New Roman"/>
              <w:lang w:val="en-US"/>
            </w:rPr>
            <w:t xml:space="preserve">unaffected value and one output on </w:t>
          </w:r>
          <w:r w:rsidR="00ED603B" w:rsidRPr="00C16A75">
            <w:rPr>
              <w:rFonts w:ascii="Times New Roman" w:hAnsi="Times New Roman" w:cs="Times New Roman"/>
              <w:lang w:val="en-US"/>
            </w:rPr>
            <w:t xml:space="preserve">the </w:t>
          </w:r>
          <w:r w:rsidR="003C60CB" w:rsidRPr="00C16A75">
            <w:rPr>
              <w:rFonts w:ascii="Times New Roman" w:hAnsi="Times New Roman" w:cs="Times New Roman"/>
              <w:lang w:val="en-US"/>
            </w:rPr>
            <w:t xml:space="preserve">bottom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resulting value, which is calculated as the effect multiplied by the unaffected value.</w:t>
          </w:r>
          <w:r w:rsidR="00ED603B" w:rsidRPr="00C16A75">
            <w:rPr>
              <w:rFonts w:ascii="Times New Roman" w:hAnsi="Times New Roman" w:cs="Times New Roman"/>
              <w:lang w:val="en-US"/>
            </w:rPr>
            <w:t xml:space="preserve"> The c</w:t>
          </w:r>
          <w:r w:rsidR="003C60CB" w:rsidRPr="00C16A75">
            <w:rPr>
              <w:rFonts w:ascii="Times New Roman" w:hAnsi="Times New Roman" w:cs="Times New Roman"/>
              <w:lang w:val="en-US"/>
            </w:rPr>
            <w:t>alculation of effect</w:t>
          </w:r>
          <w:r w:rsidR="00ED603B" w:rsidRPr="00C16A75">
            <w:rPr>
              <w:rFonts w:ascii="Times New Roman" w:hAnsi="Times New Roman" w:cs="Times New Roman"/>
              <w:lang w:val="en-US"/>
            </w:rPr>
            <w:t>s</w:t>
          </w:r>
          <w:r w:rsidR="003C60CB" w:rsidRPr="00C16A75">
            <w:rPr>
              <w:rFonts w:ascii="Times New Roman" w:hAnsi="Times New Roman" w:cs="Times New Roman"/>
              <w:lang w:val="en-US"/>
            </w:rPr>
            <w:t xml:space="preserve"> differentiates the factors</w:t>
          </w:r>
          <w:r w:rsidR="00ED603B" w:rsidRPr="00C16A75">
            <w:rPr>
              <w:rFonts w:ascii="Times New Roman" w:hAnsi="Times New Roman" w:cs="Times New Roman"/>
              <w:lang w:val="en-US"/>
            </w:rPr>
            <w:t xml:space="preserve"> from one another</w:t>
          </w:r>
          <w:r w:rsidR="003C60CB" w:rsidRPr="00C16A75">
            <w:rPr>
              <w:rFonts w:ascii="Times New Roman" w:hAnsi="Times New Roman" w:cs="Times New Roman"/>
              <w:lang w:val="en-US"/>
            </w:rPr>
            <w:t xml:space="preserve">. </w:t>
          </w:r>
          <w:r w:rsidR="00ED603B" w:rsidRPr="00C16A75">
            <w:rPr>
              <w:rFonts w:ascii="Times New Roman" w:hAnsi="Times New Roman" w:cs="Times New Roman"/>
              <w:lang w:val="en-US"/>
            </w:rPr>
            <w:t>The</w:t>
          </w:r>
          <w:r w:rsidR="003C60CB" w:rsidRPr="00C16A75">
            <w:rPr>
              <w:rFonts w:ascii="Times New Roman" w:hAnsi="Times New Roman" w:cs="Times New Roman"/>
              <w:lang w:val="en-US"/>
            </w:rPr>
            <w:t xml:space="preserve"> ‘Blocks.Factors’ </w:t>
          </w:r>
          <w:r w:rsidR="00ED603B" w:rsidRPr="00C16A75">
            <w:rPr>
              <w:rFonts w:ascii="Times New Roman" w:hAnsi="Times New Roman" w:cs="Times New Roman"/>
              <w:lang w:val="en-US"/>
            </w:rPr>
            <w:t>package contains not only</w:t>
          </w:r>
          <w:r w:rsidR="003C60CB" w:rsidRPr="00C16A75">
            <w:rPr>
              <w:rFonts w:ascii="Times New Roman" w:hAnsi="Times New Roman" w:cs="Times New Roman"/>
              <w:lang w:val="en-US"/>
            </w:rPr>
            <w:t xml:space="preserve"> linear o</w:t>
          </w:r>
          <w:r w:rsidR="00D34E27" w:rsidRPr="00C16A75">
            <w:rPr>
              <w:rFonts w:ascii="Times New Roman" w:hAnsi="Times New Roman" w:cs="Times New Roman"/>
              <w:lang w:val="en-US"/>
            </w:rPr>
            <w:t>r</w:t>
          </w:r>
          <w:r w:rsidR="003C60CB" w:rsidRPr="00C16A75">
            <w:rPr>
              <w:rFonts w:ascii="Times New Roman" w:hAnsi="Times New Roman" w:cs="Times New Roman"/>
              <w:lang w:val="en-US"/>
            </w:rPr>
            <w:t xml:space="preserve"> cubic interpolat</w:t>
          </w:r>
          <w:r w:rsidR="00D34E27" w:rsidRPr="00C16A75">
            <w:rPr>
              <w:rFonts w:ascii="Times New Roman" w:hAnsi="Times New Roman" w:cs="Times New Roman"/>
              <w:lang w:val="en-US"/>
            </w:rPr>
            <w:t>ions</w:t>
          </w:r>
          <w:r w:rsidR="003C60CB" w:rsidRPr="00C16A75">
            <w:rPr>
              <w:rFonts w:ascii="Times New Roman" w:hAnsi="Times New Roman" w:cs="Times New Roman"/>
              <w:lang w:val="en-US"/>
            </w:rPr>
            <w:t>, there are also factors, which could quickly or slowly adapt the effect in time to the left-located input. This adaptation</w:t>
          </w:r>
          <w:r w:rsidR="00554F1D" w:rsidRPr="00C16A75">
            <w:rPr>
              <w:rFonts w:ascii="Times New Roman" w:hAnsi="Times New Roman" w:cs="Times New Roman"/>
              <w:lang w:val="en-US"/>
            </w:rPr>
            <w:t xml:space="preserve"> is called ‘</w:t>
          </w:r>
          <w:r w:rsidR="00554F1D" w:rsidRPr="00C16A75">
            <w:rPr>
              <w:rFonts w:ascii="Times New Roman" w:hAnsi="Times New Roman" w:cs="Times New Roman"/>
              <w:b/>
              <w:lang w:val="en-US"/>
            </w:rPr>
            <w:t>lag</w:t>
          </w:r>
          <w:r w:rsidR="00554F1D" w:rsidRPr="00C16A75">
            <w:rPr>
              <w:rFonts w:ascii="Times New Roman" w:hAnsi="Times New Roman" w:cs="Times New Roman"/>
              <w:lang w:val="en-US"/>
            </w:rPr>
            <w:t xml:space="preserve">’ and </w:t>
          </w:r>
          <w:r w:rsidR="00ED603B" w:rsidRPr="00C16A75">
            <w:rPr>
              <w:rFonts w:ascii="Times New Roman" w:hAnsi="Times New Roman" w:cs="Times New Roman"/>
              <w:lang w:val="en-US"/>
            </w:rPr>
            <w:t xml:space="preserve">a </w:t>
          </w:r>
          <w:r w:rsidR="00554F1D" w:rsidRPr="00C16A75">
            <w:rPr>
              <w:rFonts w:ascii="Times New Roman" w:hAnsi="Times New Roman" w:cs="Times New Roman"/>
              <w:lang w:val="en-US"/>
            </w:rPr>
            <w:t xml:space="preserve">simple mathematical filter </w:t>
          </w:r>
          <w:r w:rsidR="00ED603B" w:rsidRPr="00C16A75">
            <w:rPr>
              <w:rFonts w:ascii="Times New Roman" w:hAnsi="Times New Roman" w:cs="Times New Roman"/>
              <w:lang w:val="en-US"/>
            </w:rPr>
            <w:t xml:space="preserve">is </w:t>
          </w:r>
          <w:r w:rsidR="00554F1D" w:rsidRPr="00C16A75">
            <w:rPr>
              <w:rFonts w:ascii="Times New Roman" w:hAnsi="Times New Roman" w:cs="Times New Roman"/>
              <w:lang w:val="en-US"/>
            </w:rPr>
            <w:t xml:space="preserve">defined </w:t>
          </w:r>
          <w:r w:rsidR="00ED603B" w:rsidRPr="00C16A75">
            <w:rPr>
              <w:rFonts w:ascii="Times New Roman" w:hAnsi="Times New Roman" w:cs="Times New Roman"/>
              <w:lang w:val="en-US"/>
            </w:rPr>
            <w:t xml:space="preserve">for it </w:t>
          </w:r>
          <w:r w:rsidR="00554F1D" w:rsidRPr="00C16A75">
            <w:rPr>
              <w:rFonts w:ascii="Times New Roman" w:hAnsi="Times New Roman" w:cs="Times New Roman"/>
              <w:lang w:val="en-US"/>
            </w:rPr>
            <w:t>by</w:t>
          </w:r>
          <w:r w:rsidR="00B25904" w:rsidRPr="00C16A75">
            <w:rPr>
              <w:rFonts w:ascii="Times New Roman" w:hAnsi="Times New Roman" w:cs="Times New Roman"/>
              <w:lang w:val="en-US"/>
            </w:rPr>
            <w:t xml:space="preserve"> </w:t>
          </w:r>
          <w:r w:rsidR="00B25904" w:rsidRPr="00C16A75">
            <w:rPr>
              <w:rFonts w:ascii="Times New Roman" w:hAnsi="Times New Roman" w:cs="Times New Roman"/>
              <w:lang w:val="en-US"/>
            </w:rPr>
            <w:fldChar w:fldCharType="begin"/>
          </w:r>
          <w:r w:rsidR="00B25904" w:rsidRPr="00C16A75">
            <w:rPr>
              <w:rFonts w:ascii="Times New Roman" w:hAnsi="Times New Roman" w:cs="Times New Roman"/>
              <w:lang w:val="en-US"/>
            </w:rPr>
            <w:instrText xml:space="preserve"> REF _Ref406933012 \h </w:instrText>
          </w:r>
          <w:r w:rsidR="00BE55F4" w:rsidRPr="00C16A75">
            <w:rPr>
              <w:rFonts w:ascii="Times New Roman" w:hAnsi="Times New Roman" w:cs="Times New Roman"/>
              <w:lang w:val="en-US"/>
            </w:rPr>
            <w:instrText xml:space="preserve"> \* MERGEFORMAT </w:instrText>
          </w:r>
          <w:r w:rsidR="00B25904" w:rsidRPr="00C16A75">
            <w:rPr>
              <w:rFonts w:ascii="Times New Roman" w:hAnsi="Times New Roman" w:cs="Times New Roman"/>
              <w:lang w:val="en-US"/>
            </w:rPr>
          </w:r>
          <w:r w:rsidR="00B25904"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1</w:t>
          </w:r>
          <w:r w:rsidR="00B25904" w:rsidRPr="00C16A75">
            <w:rPr>
              <w:rFonts w:ascii="Times New Roman" w:hAnsi="Times New Roman" w:cs="Times New Roman"/>
              <w:lang w:val="en-US"/>
            </w:rPr>
            <w:fldChar w:fldCharType="end"/>
          </w:r>
          <w:r w:rsidR="00554F1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C16A75" w14:paraId="78E11D84" w14:textId="77777777" w:rsidTr="00D823CA">
            <w:tc>
              <w:tcPr>
                <w:tcW w:w="7088" w:type="dxa"/>
                <w:vAlign w:val="center"/>
              </w:tcPr>
              <w:p w14:paraId="127CCD02" w14:textId="77777777" w:rsidR="00B25904" w:rsidRPr="00C16A75" w:rsidRDefault="00B25904" w:rsidP="00911E3F">
                <w:pPr>
                  <w:keepNext/>
                  <w:jc w:val="both"/>
                  <w:rPr>
                    <w:rFonts w:ascii="Times New Roman" w:hAnsi="Times New Roman" w:cs="Times New Roman"/>
                    <w:lang w:val="en-US"/>
                  </w:rPr>
                </w:pPr>
                <m:oMathPara>
                  <m:oMath>
                    <m:r>
                      <w:rPr>
                        <w:rFonts w:ascii="Cambria Math" w:hAnsi="Cambria Math" w:cs="Times New Roman"/>
                        <w:lang w:val="en-US"/>
                      </w:rPr>
                      <m:t>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k∙</m:t>
                        </m:r>
                        <m:d>
                          <m:dPr>
                            <m:ctrlPr>
                              <w:rPr>
                                <w:rFonts w:ascii="Cambria Math" w:hAnsi="Cambria Math" w:cs="Times New Roman"/>
                                <w:i/>
                                <w:lang w:val="en-US"/>
                              </w:rPr>
                            </m:ctrlPr>
                          </m:dPr>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-y</m:t>
                            </m:r>
                            <m:d>
                              <m:dPr>
                                <m:ctrlPr>
                                  <w:rPr>
                                    <w:rFonts w:ascii="Cambria Math" w:hAnsi="Cambria Math" w:cs="Times New Roman"/>
                                    <w:i/>
                                    <w:lang w:val="en-US"/>
                                  </w:rPr>
                                </m:ctrlPr>
                              </m:dPr>
                              <m:e>
                                <m:r>
                                  <w:rPr>
                                    <w:rFonts w:ascii="Cambria Math" w:hAnsi="Cambria Math" w:cs="Times New Roman"/>
                                    <w:lang w:val="en-US"/>
                                  </w:rPr>
                                  <m:t>t</m:t>
                                </m:r>
                              </m:e>
                            </m:d>
                          </m:e>
                        </m:d>
                        <m:r>
                          <w:rPr>
                            <w:rFonts w:ascii="Cambria Math" w:hAnsi="Cambria Math" w:cs="Times New Roman"/>
                            <w:lang w:val="en-US"/>
                          </w:rPr>
                          <m:t xml:space="preserve"> dt</m:t>
                        </m:r>
                      </m:e>
                    </m:nary>
                  </m:oMath>
                </m:oMathPara>
              </w:p>
            </w:tc>
            <w:tc>
              <w:tcPr>
                <w:tcW w:w="1307" w:type="dxa"/>
                <w:vAlign w:val="bottom"/>
              </w:tcPr>
              <w:p w14:paraId="58D184D1" w14:textId="77777777" w:rsidR="00B25904" w:rsidRPr="00C16A75" w:rsidRDefault="00B25904" w:rsidP="00911E3F">
                <w:pPr>
                  <w:pStyle w:val="Titulek"/>
                  <w:jc w:val="both"/>
                  <w:rPr>
                    <w:rFonts w:ascii="Times New Roman" w:hAnsi="Times New Roman" w:cs="Times New Roman"/>
                    <w:lang w:val="en-US"/>
                  </w:rPr>
                </w:pPr>
                <w:bookmarkStart w:id="105" w:name="_Ref4069330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w:t>
                </w:r>
                <w:r w:rsidRPr="00C16A75">
                  <w:rPr>
                    <w:rFonts w:ascii="Times New Roman" w:hAnsi="Times New Roman" w:cs="Times New Roman"/>
                    <w:lang w:val="en-US"/>
                  </w:rPr>
                  <w:fldChar w:fldCharType="end"/>
                </w:r>
                <w:bookmarkEnd w:id="105"/>
                <w:r w:rsidR="00FC027A" w:rsidRPr="00C16A75">
                  <w:rPr>
                    <w:rFonts w:ascii="Times New Roman" w:hAnsi="Times New Roman" w:cs="Times New Roman"/>
                    <w:lang w:val="en-US"/>
                  </w:rPr>
                  <w:t>, Lag</w:t>
                </w:r>
              </w:p>
            </w:tc>
          </w:tr>
        </w:tbl>
        <w:p w14:paraId="0E05C90C" w14:textId="22096535" w:rsidR="00BC7B72" w:rsidRPr="00C16A75" w:rsidRDefault="00ED603B" w:rsidP="00200199">
          <w:pPr>
            <w:jc w:val="both"/>
            <w:rPr>
              <w:rFonts w:ascii="Times New Roman" w:hAnsi="Times New Roman" w:cs="Times New Roman"/>
              <w:lang w:val="en-US"/>
            </w:rPr>
          </w:pPr>
          <w:proofErr w:type="gramStart"/>
          <w:r w:rsidRPr="00C16A75">
            <w:rPr>
              <w:rFonts w:ascii="Times New Roman" w:hAnsi="Times New Roman" w:cs="Times New Roman"/>
              <w:lang w:val="en-US"/>
            </w:rPr>
            <w:t>where</w:t>
          </w:r>
          <w:proofErr w:type="gramEnd"/>
          <w:r w:rsidRPr="00C16A75">
            <w:rPr>
              <w:rFonts w:ascii="Times New Roman" w:hAnsi="Times New Roman" w:cs="Times New Roman"/>
              <w:lang w:val="en-US"/>
            </w:rPr>
            <w:t xml:space="preserve"> </w:t>
          </w:r>
          <w:r w:rsidR="00FC13DA" w:rsidRPr="00C16A75">
            <w:rPr>
              <w:rFonts w:ascii="Times New Roman" w:hAnsi="Times New Roman" w:cs="Times New Roman"/>
              <w:lang w:val="en-US"/>
            </w:rPr>
            <w:t xml:space="preserve">t is time, </w:t>
          </w:r>
          <w:r w:rsidR="00B25904" w:rsidRPr="00C16A75">
            <w:rPr>
              <w:rFonts w:ascii="Times New Roman" w:hAnsi="Times New Roman" w:cs="Times New Roman"/>
              <w:lang w:val="en-US"/>
            </w:rPr>
            <w:t xml:space="preserve">x is an input, y is an output as adapted value and k is a parameter. The meaning of parameter k </w:t>
          </w:r>
          <w:r w:rsidRPr="00C16A75">
            <w:rPr>
              <w:rFonts w:ascii="Times New Roman" w:hAnsi="Times New Roman" w:cs="Times New Roman"/>
              <w:lang w:val="en-US"/>
            </w:rPr>
            <w:t xml:space="preserve">can </w:t>
          </w:r>
          <w:r w:rsidR="00B25904" w:rsidRPr="00C16A75">
            <w:rPr>
              <w:rFonts w:ascii="Times New Roman" w:hAnsi="Times New Roman" w:cs="Times New Roman"/>
              <w:lang w:val="en-US"/>
            </w:rPr>
            <w:t xml:space="preserve">be solved from </w:t>
          </w:r>
          <w:r w:rsidRPr="00C16A75">
            <w:rPr>
              <w:rFonts w:ascii="Times New Roman" w:hAnsi="Times New Roman" w:cs="Times New Roman"/>
              <w:lang w:val="en-US"/>
            </w:rPr>
            <w:t xml:space="preserve">a </w:t>
          </w:r>
          <w:r w:rsidR="00B25904" w:rsidRPr="00C16A75">
            <w:rPr>
              <w:rFonts w:ascii="Times New Roman" w:hAnsi="Times New Roman" w:cs="Times New Roman"/>
              <w:lang w:val="en-US"/>
            </w:rPr>
            <w:t xml:space="preserve">hypothetical situation </w:t>
          </w:r>
          <w:r w:rsidRPr="00C16A75">
            <w:rPr>
              <w:rFonts w:ascii="Times New Roman" w:hAnsi="Times New Roman" w:cs="Times New Roman"/>
              <w:lang w:val="en-US"/>
            </w:rPr>
            <w:t xml:space="preserve">where </w:t>
          </w:r>
          <w:r w:rsidR="00B25904" w:rsidRPr="00C16A75">
            <w:rPr>
              <w:rFonts w:ascii="Times New Roman" w:hAnsi="Times New Roman" w:cs="Times New Roman"/>
              <w:lang w:val="en-US"/>
            </w:rPr>
            <w:t xml:space="preserve">x is constant during simulation and y has another </w:t>
          </w:r>
          <w:r w:rsidR="00332260" w:rsidRPr="00C16A75">
            <w:rPr>
              <w:rFonts w:ascii="Times New Roman" w:hAnsi="Times New Roman" w:cs="Times New Roman"/>
              <w:lang w:val="en-US"/>
            </w:rPr>
            <w:t xml:space="preserve">initial </w:t>
          </w:r>
          <w:r w:rsidR="00B25904" w:rsidRPr="00C16A75">
            <w:rPr>
              <w:rFonts w:ascii="Times New Roman" w:hAnsi="Times New Roman" w:cs="Times New Roman"/>
              <w:lang w:val="en-US"/>
            </w:rPr>
            <w:t>value</w:t>
          </w:r>
          <w:r w:rsidR="00332260"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than </w:t>
          </w:r>
          <w:r w:rsidR="00332260" w:rsidRPr="00C16A75">
            <w:rPr>
              <w:rFonts w:ascii="Times New Roman" w:hAnsi="Times New Roman" w:cs="Times New Roman"/>
              <w:lang w:val="en-US"/>
            </w:rPr>
            <w:t>x</w:t>
          </w:r>
          <w:r w:rsidR="00B25904"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solution to </w:t>
          </w:r>
          <w:r w:rsidR="00332260" w:rsidRPr="00C16A75">
            <w:rPr>
              <w:rFonts w:ascii="Times New Roman" w:hAnsi="Times New Roman" w:cs="Times New Roman"/>
              <w:lang w:val="en-US"/>
            </w:rPr>
            <w:t>this simplification as</w:t>
          </w:r>
          <w:r w:rsidRPr="00C16A75">
            <w:rPr>
              <w:rFonts w:ascii="Times New Roman" w:hAnsi="Times New Roman" w:cs="Times New Roman"/>
              <w:lang w:val="en-US"/>
            </w:rPr>
            <w:t xml:space="preserve"> a</w:t>
          </w:r>
          <w:r w:rsidR="00332260" w:rsidRPr="00C16A75">
            <w:rPr>
              <w:rFonts w:ascii="Times New Roman" w:hAnsi="Times New Roman" w:cs="Times New Roman"/>
              <w:lang w:val="en-US"/>
            </w:rPr>
            <w:t xml:space="preserve"> simple differential equation</w:t>
          </w:r>
          <w:r w:rsidR="00B25904" w:rsidRPr="00C16A75">
            <w:rPr>
              <w:rFonts w:ascii="Times New Roman" w:hAnsi="Times New Roman" w:cs="Times New Roman"/>
              <w:lang w:val="en-US"/>
            </w:rPr>
            <w:t xml:space="preserve"> </w:t>
          </w:r>
          <w:r w:rsidR="00332260" w:rsidRPr="00C16A75">
            <w:rPr>
              <w:rFonts w:ascii="Times New Roman" w:hAnsi="Times New Roman" w:cs="Times New Roman"/>
              <w:lang w:val="en-US"/>
            </w:rPr>
            <w:t>of one unknown function y show</w:t>
          </w:r>
          <w:r w:rsidR="00FC6E87" w:rsidRPr="00C16A75">
            <w:rPr>
              <w:rFonts w:ascii="Times New Roman" w:hAnsi="Times New Roman" w:cs="Times New Roman"/>
              <w:lang w:val="en-US"/>
            </w:rPr>
            <w:t>s</w:t>
          </w:r>
          <w:r w:rsidR="00332260" w:rsidRPr="00C16A75">
            <w:rPr>
              <w:rFonts w:ascii="Times New Roman" w:hAnsi="Times New Roman" w:cs="Times New Roman"/>
              <w:lang w:val="en-US"/>
            </w:rPr>
            <w:t xml:space="preserve"> that the halftime of y</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adaptation to x</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value is exactly </w:t>
          </w:r>
          <w:proofErr w:type="gramStart"/>
          <w:r w:rsidR="00332260" w:rsidRPr="00C16A75">
            <w:rPr>
              <w:rFonts w:ascii="Times New Roman" w:hAnsi="Times New Roman" w:cs="Times New Roman"/>
              <w:lang w:val="en-US"/>
            </w:rPr>
            <w:t>ln(</w:t>
          </w:r>
          <w:proofErr w:type="gramEnd"/>
          <w:r w:rsidR="00332260" w:rsidRPr="00C16A75">
            <w:rPr>
              <w:rFonts w:ascii="Times New Roman" w:hAnsi="Times New Roman" w:cs="Times New Roman"/>
              <w:lang w:val="en-US"/>
            </w:rPr>
            <w:t>2)/k</w:t>
          </w:r>
          <w:r w:rsidR="00346548" w:rsidRPr="00C16A75">
            <w:rPr>
              <w:rFonts w:ascii="Times New Roman" w:hAnsi="Times New Roman" w:cs="Times New Roman"/>
              <w:lang w:val="en-US"/>
            </w:rPr>
            <w:t xml:space="preserve">; this is </w:t>
          </w:r>
          <w:r w:rsidR="00332260" w:rsidRPr="00C16A75">
            <w:rPr>
              <w:rFonts w:ascii="Times New Roman" w:hAnsi="Times New Roman" w:cs="Times New Roman"/>
              <w:lang w:val="en-US"/>
            </w:rPr>
            <w:t xml:space="preserve">because </w:t>
          </w:r>
          <w:r w:rsidR="00FC13DA" w:rsidRPr="00C16A75">
            <w:rPr>
              <w:rFonts w:ascii="Times New Roman" w:hAnsi="Times New Roman" w:cs="Times New Roman"/>
              <w:lang w:val="en-US"/>
            </w:rPr>
            <w:t>in</w:t>
          </w:r>
          <w:r w:rsidR="00346548" w:rsidRPr="00C16A75">
            <w:rPr>
              <w:rFonts w:ascii="Times New Roman" w:hAnsi="Times New Roman" w:cs="Times New Roman"/>
              <w:lang w:val="en-US"/>
            </w:rPr>
            <w:t xml:space="preserve"> </w:t>
          </w:r>
          <w:r w:rsidR="007A619B" w:rsidRPr="00C16A75">
            <w:rPr>
              <w:rFonts w:ascii="Times New Roman" w:hAnsi="Times New Roman" w:cs="Times New Roman"/>
              <w:lang w:val="en-US"/>
            </w:rPr>
            <w:t>the</w:t>
          </w:r>
          <w:r w:rsidR="00FC13DA" w:rsidRPr="00C16A75">
            <w:rPr>
              <w:rFonts w:ascii="Times New Roman" w:hAnsi="Times New Roman" w:cs="Times New Roman"/>
              <w:lang w:val="en-US"/>
            </w:rPr>
            <w:t xml:space="preserve"> case of constant input x</w:t>
          </w:r>
          <w:r w:rsidR="00346548" w:rsidRPr="00C16A75">
            <w:rPr>
              <w:rFonts w:ascii="Times New Roman" w:hAnsi="Times New Roman" w:cs="Times New Roman"/>
              <w:lang w:val="en-US"/>
            </w:rPr>
            <w:t>, the result</w:t>
          </w:r>
          <w:r w:rsidR="00FC13DA" w:rsidRPr="00C16A75">
            <w:rPr>
              <w:rFonts w:ascii="Times New Roman" w:hAnsi="Times New Roman" w:cs="Times New Roman"/>
              <w:lang w:val="en-US"/>
            </w:rPr>
            <w:t xml:space="preserve"> is always </w:t>
          </w:r>
          <w:r w:rsidR="00332260" w:rsidRPr="00C16A75">
            <w:rPr>
              <w:rFonts w:ascii="Times New Roman" w:hAnsi="Times New Roman" w:cs="Times New Roman"/>
              <w:lang w:val="en-US"/>
            </w:rPr>
            <w:t>y(ln(2)/k) = x + (y(0)-x)/2.</w:t>
          </w:r>
          <w:bookmarkStart w:id="106" w:name="_Toc408842121"/>
          <w:bookmarkStart w:id="107" w:name="_Toc408844070"/>
          <w:bookmarkStart w:id="108" w:name="_Toc408845903"/>
          <w:bookmarkStart w:id="109" w:name="_Toc409289285"/>
        </w:p>
        <w:p w14:paraId="0EFE946C" w14:textId="77777777" w:rsidR="00A14E2E" w:rsidRPr="00C16A75" w:rsidRDefault="00A14E2E" w:rsidP="00054331">
          <w:pPr>
            <w:pStyle w:val="Nadpis3"/>
            <w:rPr>
              <w:rFonts w:ascii="Times New Roman" w:hAnsi="Times New Roman" w:cs="Times New Roman"/>
              <w:lang w:val="en-US"/>
            </w:rPr>
          </w:pPr>
          <w:bookmarkStart w:id="110" w:name="_Ref411729939"/>
          <w:bookmarkStart w:id="111" w:name="_Toc420288826"/>
          <w:r w:rsidRPr="00C16A75">
            <w:rPr>
              <w:rFonts w:ascii="Times New Roman" w:hAnsi="Times New Roman" w:cs="Times New Roman"/>
              <w:lang w:val="en-US"/>
            </w:rPr>
            <w:t>Steady states</w:t>
          </w:r>
          <w:bookmarkEnd w:id="106"/>
          <w:bookmarkEnd w:id="107"/>
          <w:bookmarkEnd w:id="108"/>
          <w:bookmarkEnd w:id="109"/>
          <w:bookmarkEnd w:id="110"/>
          <w:bookmarkEnd w:id="111"/>
        </w:p>
        <w:p w14:paraId="5790BC83" w14:textId="2A7608A8" w:rsidR="00060FDA"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Each integrator</w:t>
          </w:r>
          <w:r w:rsidR="00A14E2E" w:rsidRPr="00C16A75">
            <w:rPr>
              <w:rFonts w:ascii="Times New Roman" w:hAnsi="Times New Roman" w:cs="Times New Roman"/>
              <w:lang w:val="en-US"/>
            </w:rPr>
            <w:t xml:space="preserve"> is implemented in Physiolibrary 2.3 using</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w:t>
          </w:r>
          <w:hyperlink r:id="rId80" w:history="1">
            <w:r w:rsidR="00A14E2E" w:rsidRPr="00C16A75">
              <w:rPr>
                <w:rStyle w:val="Hypertextovodkaz"/>
                <w:rFonts w:ascii="Times New Roman" w:hAnsi="Times New Roman" w:cs="Times New Roman"/>
                <w:lang w:val="en-US"/>
              </w:rPr>
              <w:t>steady</w:t>
            </w:r>
            <w:r w:rsidR="002A5BAD" w:rsidRPr="00C16A75">
              <w:rPr>
                <w:rStyle w:val="Hypertextovodkaz"/>
                <w:rFonts w:ascii="Times New Roman" w:hAnsi="Times New Roman" w:cs="Times New Roman"/>
                <w:lang w:val="en-US"/>
              </w:rPr>
              <w:t xml:space="preserve"> </w:t>
            </w:r>
            <w:r w:rsidR="00A14E2E" w:rsidRPr="00C16A75">
              <w:rPr>
                <w:rStyle w:val="Hypertextovodkaz"/>
                <w:rFonts w:ascii="Times New Roman" w:hAnsi="Times New Roman" w:cs="Times New Roman"/>
                <w:lang w:val="en-US"/>
              </w:rPr>
              <w:t>state</w:t>
            </w:r>
          </w:hyperlink>
          <w:r w:rsidR="00A14E2E" w:rsidRPr="00C16A75">
            <w:rPr>
              <w:rFonts w:ascii="Times New Roman" w:hAnsi="Times New Roman" w:cs="Times New Roman"/>
              <w:lang w:val="en-US"/>
            </w:rPr>
            <w:t xml:space="preserve"> interface. </w:t>
          </w:r>
          <w:r w:rsidR="00060FDA" w:rsidRPr="00C16A75">
            <w:rPr>
              <w:rFonts w:ascii="Times New Roman" w:hAnsi="Times New Roman" w:cs="Times New Roman"/>
              <w:lang w:val="en-US"/>
            </w:rPr>
            <w:t>This provides</w:t>
          </w:r>
          <w:r w:rsidR="00A14E2E" w:rsidRPr="00C16A75">
            <w:rPr>
              <w:rFonts w:ascii="Times New Roman" w:hAnsi="Times New Roman" w:cs="Times New Roman"/>
              <w:lang w:val="en-US"/>
            </w:rPr>
            <w:t xml:space="preserve"> support for changing the convergent system of differential equation</w:t>
          </w:r>
          <w:r w:rsidR="00060FDA" w:rsidRPr="00C16A75">
            <w:rPr>
              <w:rFonts w:ascii="Times New Roman" w:hAnsi="Times New Roman" w:cs="Times New Roman"/>
              <w:lang w:val="en-US"/>
            </w:rPr>
            <w:t>s</w:t>
          </w:r>
          <w:r w:rsidR="00A14E2E" w:rsidRPr="00C16A75">
            <w:rPr>
              <w:rFonts w:ascii="Times New Roman" w:hAnsi="Times New Roman" w:cs="Times New Roman"/>
              <w:lang w:val="en-US"/>
            </w:rPr>
            <w:t xml:space="preserve"> to</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system without derivations </w:t>
          </w:r>
          <w:r w:rsidR="00060FDA" w:rsidRPr="00C16A75">
            <w:rPr>
              <w:rFonts w:ascii="Times New Roman" w:hAnsi="Times New Roman" w:cs="Times New Roman"/>
              <w:lang w:val="en-US"/>
            </w:rPr>
            <w:t xml:space="preserve">and with </w:t>
          </w:r>
          <w:r w:rsidR="00A66FA2" w:rsidRPr="00C16A75">
            <w:rPr>
              <w:rFonts w:ascii="Times New Roman" w:hAnsi="Times New Roman" w:cs="Times New Roman"/>
              <w:lang w:val="en-US"/>
            </w:rPr>
            <w:t xml:space="preserve">direct </w:t>
          </w:r>
          <w:r w:rsidR="00A14E2E" w:rsidRPr="00C16A75">
            <w:rPr>
              <w:rFonts w:ascii="Times New Roman" w:hAnsi="Times New Roman" w:cs="Times New Roman"/>
              <w:lang w:val="en-US"/>
            </w:rPr>
            <w:t>calculat</w:t>
          </w:r>
          <w:r w:rsidR="00A66FA2" w:rsidRPr="00C16A75">
            <w:rPr>
              <w:rFonts w:ascii="Times New Roman" w:hAnsi="Times New Roman" w:cs="Times New Roman"/>
              <w:lang w:val="en-US"/>
            </w:rPr>
            <w:t xml:space="preserve">ion of </w:t>
          </w:r>
          <w:r w:rsidR="00A14E2E" w:rsidRPr="00C16A75">
            <w:rPr>
              <w:rFonts w:ascii="Times New Roman" w:hAnsi="Times New Roman" w:cs="Times New Roman"/>
              <w:lang w:val="en-US"/>
            </w:rPr>
            <w:t xml:space="preserve">the </w:t>
          </w:r>
          <w:r w:rsidR="00E645DD" w:rsidRPr="00C16A75">
            <w:rPr>
              <w:rFonts w:ascii="Times New Roman" w:hAnsi="Times New Roman" w:cs="Times New Roman"/>
              <w:lang w:val="en-US"/>
            </w:rPr>
            <w:t xml:space="preserve">fixed </w:t>
          </w:r>
          <w:r w:rsidR="00A66FA2" w:rsidRPr="00C16A75">
            <w:rPr>
              <w:rFonts w:ascii="Times New Roman" w:hAnsi="Times New Roman" w:cs="Times New Roman"/>
              <w:lang w:val="en-US"/>
            </w:rPr>
            <w:t xml:space="preserve">converging </w:t>
          </w:r>
          <w:r w:rsidR="00E645DD" w:rsidRPr="00C16A75">
            <w:rPr>
              <w:rFonts w:ascii="Times New Roman" w:hAnsi="Times New Roman" w:cs="Times New Roman"/>
              <w:lang w:val="en-US"/>
            </w:rPr>
            <w:t>state</w:t>
          </w:r>
          <w:r w:rsidR="00A14E2E" w:rsidRPr="00C16A75">
            <w:rPr>
              <w:rFonts w:ascii="Times New Roman" w:hAnsi="Times New Roman" w:cs="Times New Roman"/>
              <w:lang w:val="en-US"/>
            </w:rPr>
            <w:t>.</w:t>
          </w:r>
          <w:r w:rsidR="00E645DD" w:rsidRPr="00C16A75">
            <w:rPr>
              <w:rFonts w:ascii="Times New Roman" w:hAnsi="Times New Roman" w:cs="Times New Roman"/>
              <w:lang w:val="en-US"/>
            </w:rPr>
            <w:t xml:space="preserve"> This feature is not designed for non-convergent systems such as oscillating or divergent</w:t>
          </w:r>
          <w:r w:rsidR="00060FDA" w:rsidRPr="00C16A75">
            <w:rPr>
              <w:rFonts w:ascii="Times New Roman" w:hAnsi="Times New Roman" w:cs="Times New Roman"/>
              <w:lang w:val="en-US"/>
            </w:rPr>
            <w:t xml:space="preserve"> systems</w:t>
          </w:r>
          <w:r w:rsidR="00E645DD" w:rsidRPr="00C16A75">
            <w:rPr>
              <w:rFonts w:ascii="Times New Roman" w:hAnsi="Times New Roman" w:cs="Times New Roman"/>
              <w:lang w:val="en-US"/>
            </w:rPr>
            <w:t xml:space="preserve">. </w:t>
          </w:r>
          <w:r w:rsidR="00060FDA" w:rsidRPr="00C16A75">
            <w:rPr>
              <w:rFonts w:ascii="Times New Roman" w:hAnsi="Times New Roman" w:cs="Times New Roman"/>
              <w:lang w:val="en-US"/>
            </w:rPr>
            <w:t xml:space="preserve">Though </w:t>
          </w:r>
          <w:r w:rsidR="00E645DD" w:rsidRPr="00C16A75">
            <w:rPr>
              <w:rFonts w:ascii="Times New Roman" w:hAnsi="Times New Roman" w:cs="Times New Roman"/>
              <w:lang w:val="en-US"/>
            </w:rPr>
            <w:t>periodical processes in physiology are common</w:t>
          </w:r>
          <w:r w:rsidR="00060FDA" w:rsidRPr="00C16A75">
            <w:rPr>
              <w:rFonts w:ascii="Times New Roman" w:hAnsi="Times New Roman" w:cs="Times New Roman"/>
              <w:lang w:val="en-US"/>
            </w:rPr>
            <w:t>, e.g.,</w:t>
          </w:r>
          <w:r w:rsidR="00E645DD" w:rsidRPr="00C16A75">
            <w:rPr>
              <w:rFonts w:ascii="Times New Roman" w:hAnsi="Times New Roman" w:cs="Times New Roman"/>
              <w:lang w:val="en-US"/>
            </w:rPr>
            <w:t xml:space="preserve"> heartbeat</w:t>
          </w:r>
          <w:r w:rsidRPr="00C16A75">
            <w:rPr>
              <w:rFonts w:ascii="Times New Roman" w:hAnsi="Times New Roman" w:cs="Times New Roman"/>
              <w:lang w:val="en-US"/>
            </w:rPr>
            <w:t>, breathing, pericardial cycle or</w:t>
          </w:r>
          <w:r w:rsidR="00E645DD" w:rsidRPr="00C16A75">
            <w:rPr>
              <w:rFonts w:ascii="Times New Roman" w:hAnsi="Times New Roman" w:cs="Times New Roman"/>
              <w:lang w:val="en-US"/>
            </w:rPr>
            <w:t xml:space="preserve"> menstrual cycle, they can be implemented as </w:t>
          </w:r>
          <w:r w:rsidR="00060FDA" w:rsidRPr="00C16A75">
            <w:rPr>
              <w:rFonts w:ascii="Times New Roman" w:hAnsi="Times New Roman" w:cs="Times New Roman"/>
              <w:lang w:val="en-US"/>
            </w:rPr>
            <w:t xml:space="preserve">a </w:t>
          </w:r>
          <w:r w:rsidR="00E645DD" w:rsidRPr="00C16A75">
            <w:rPr>
              <w:rFonts w:ascii="Times New Roman" w:hAnsi="Times New Roman" w:cs="Times New Roman"/>
              <w:lang w:val="en-US"/>
            </w:rPr>
            <w:t xml:space="preserve">convergent system. </w:t>
          </w:r>
        </w:p>
        <w:p w14:paraId="669CE027" w14:textId="31F7B516" w:rsidR="00A14E2E" w:rsidRPr="00C16A75" w:rsidRDefault="00060FDA" w:rsidP="00911E3F">
          <w:pPr>
            <w:jc w:val="both"/>
            <w:rPr>
              <w:rFonts w:ascii="Times New Roman" w:hAnsi="Times New Roman" w:cs="Times New Roman"/>
              <w:lang w:val="en-US"/>
            </w:rPr>
          </w:pPr>
          <w:r w:rsidRPr="00C16A75">
            <w:rPr>
              <w:rFonts w:ascii="Times New Roman" w:hAnsi="Times New Roman" w:cs="Times New Roman"/>
              <w:lang w:val="en-US"/>
            </w:rPr>
            <w:t xml:space="preserve">A </w:t>
          </w:r>
          <w:r w:rsidR="00E645DD" w:rsidRPr="00C16A75">
            <w:rPr>
              <w:rFonts w:ascii="Times New Roman" w:hAnsi="Times New Roman" w:cs="Times New Roman"/>
              <w:lang w:val="en-US"/>
            </w:rPr>
            <w:t>convergent system does not have typical oscillating behavior</w:t>
          </w:r>
          <w:r w:rsidR="00A90A6E" w:rsidRPr="00C16A75">
            <w:rPr>
              <w:rFonts w:ascii="Times New Roman" w:hAnsi="Times New Roman" w:cs="Times New Roman"/>
              <w:lang w:val="en-US"/>
            </w:rPr>
            <w:t>; instead,</w:t>
          </w:r>
          <w:r w:rsidR="00E645DD" w:rsidRPr="00C16A75">
            <w:rPr>
              <w:rFonts w:ascii="Times New Roman" w:hAnsi="Times New Roman" w:cs="Times New Roman"/>
              <w:lang w:val="en-US"/>
            </w:rPr>
            <w:t xml:space="preserve"> oscillation is </w:t>
          </w:r>
          <w:r w:rsidR="00A90A6E" w:rsidRPr="00C16A75">
            <w:rPr>
              <w:rFonts w:ascii="Times New Roman" w:hAnsi="Times New Roman" w:cs="Times New Roman"/>
              <w:lang w:val="en-US"/>
            </w:rPr>
            <w:t xml:space="preserve">generally </w:t>
          </w:r>
          <w:r w:rsidR="00E645DD" w:rsidRPr="00C16A75">
            <w:rPr>
              <w:rFonts w:ascii="Times New Roman" w:hAnsi="Times New Roman" w:cs="Times New Roman"/>
              <w:lang w:val="en-US"/>
            </w:rPr>
            <w:t>simplified to mean value</w:t>
          </w:r>
          <w:r w:rsidR="00BD51CC" w:rsidRPr="00C16A75">
            <w:rPr>
              <w:rFonts w:ascii="Times New Roman" w:hAnsi="Times New Roman" w:cs="Times New Roman"/>
              <w:lang w:val="en-US"/>
            </w:rPr>
            <w:t xml:space="preserve">s and frequencies </w:t>
          </w:r>
          <w:r w:rsidR="00C24CFE" w:rsidRPr="00C16A75">
            <w:rPr>
              <w:rFonts w:ascii="Times New Roman" w:hAnsi="Times New Roman" w:cs="Times New Roman"/>
              <w:lang w:val="en-US"/>
            </w:rPr>
            <w:t xml:space="preserve">(frequency </w:t>
          </w:r>
          <w:r w:rsidR="00A90A6E" w:rsidRPr="00C16A75">
            <w:rPr>
              <w:rFonts w:ascii="Times New Roman" w:hAnsi="Times New Roman" w:cs="Times New Roman"/>
              <w:lang w:val="en-US"/>
            </w:rPr>
            <w:t xml:space="preserve">equals </w:t>
          </w:r>
          <w:r w:rsidR="00C24CFE" w:rsidRPr="00C16A75">
            <w:rPr>
              <w:rFonts w:ascii="Times New Roman" w:hAnsi="Times New Roman" w:cs="Times New Roman"/>
              <w:lang w:val="en-US"/>
            </w:rPr>
            <w:t>reciprocal period time)</w:t>
          </w:r>
          <w:r w:rsidR="00E645DD" w:rsidRPr="00C16A75">
            <w:rPr>
              <w:rFonts w:ascii="Times New Roman" w:hAnsi="Times New Roman" w:cs="Times New Roman"/>
              <w:lang w:val="en-US"/>
            </w:rPr>
            <w:t xml:space="preserve">. </w:t>
          </w:r>
          <w:r w:rsidR="00BD51CC" w:rsidRPr="00C16A75">
            <w:rPr>
              <w:rFonts w:ascii="Times New Roman" w:hAnsi="Times New Roman" w:cs="Times New Roman"/>
              <w:lang w:val="en-US"/>
            </w:rPr>
            <w:t xml:space="preserve">Surprisingly, </w:t>
          </w:r>
          <w:r w:rsidR="00E645DD" w:rsidRPr="00C16A75">
            <w:rPr>
              <w:rFonts w:ascii="Times New Roman" w:hAnsi="Times New Roman" w:cs="Times New Roman"/>
              <w:lang w:val="en-US"/>
            </w:rPr>
            <w:t xml:space="preserve">for most </w:t>
          </w:r>
          <w:r w:rsidR="00BD51CC" w:rsidRPr="00C16A75">
            <w:rPr>
              <w:rFonts w:ascii="Times New Roman" w:hAnsi="Times New Roman" w:cs="Times New Roman"/>
              <w:lang w:val="en-US"/>
            </w:rPr>
            <w:t>variables</w:t>
          </w:r>
          <w:r w:rsidR="00A90A6E" w:rsidRPr="00C16A75">
            <w:rPr>
              <w:rFonts w:ascii="Times New Roman" w:hAnsi="Times New Roman" w:cs="Times New Roman"/>
              <w:lang w:val="en-US"/>
            </w:rPr>
            <w:t>,</w:t>
          </w:r>
          <w:r w:rsidR="00E645DD" w:rsidRPr="00C16A75">
            <w:rPr>
              <w:rFonts w:ascii="Times New Roman" w:hAnsi="Times New Roman" w:cs="Times New Roman"/>
              <w:lang w:val="en-US"/>
            </w:rPr>
            <w:t xml:space="preserve"> this </w:t>
          </w:r>
          <w:r w:rsidR="00A90A6E" w:rsidRPr="00C16A75">
            <w:rPr>
              <w:rFonts w:ascii="Times New Roman" w:hAnsi="Times New Roman" w:cs="Times New Roman"/>
              <w:lang w:val="en-US"/>
            </w:rPr>
            <w:t xml:space="preserve">significant </w:t>
          </w:r>
          <w:r w:rsidR="00E645DD" w:rsidRPr="00C16A75">
            <w:rPr>
              <w:rFonts w:ascii="Times New Roman" w:hAnsi="Times New Roman" w:cs="Times New Roman"/>
              <w:lang w:val="en-US"/>
            </w:rPr>
            <w:t xml:space="preserve">simplification does not </w:t>
          </w:r>
          <w:r w:rsidR="00BD51CC" w:rsidRPr="00C16A75">
            <w:rPr>
              <w:rFonts w:ascii="Times New Roman" w:hAnsi="Times New Roman" w:cs="Times New Roman"/>
              <w:lang w:val="en-US"/>
            </w:rPr>
            <w:t xml:space="preserve">change the impact </w:t>
          </w:r>
          <w:r w:rsidR="00A90A6E" w:rsidRPr="00C16A75">
            <w:rPr>
              <w:rFonts w:ascii="Times New Roman" w:hAnsi="Times New Roman" w:cs="Times New Roman"/>
              <w:lang w:val="en-US"/>
            </w:rPr>
            <w:t xml:space="preserve">on </w:t>
          </w:r>
          <w:r w:rsidR="00BD51CC" w:rsidRPr="00C16A75">
            <w:rPr>
              <w:rFonts w:ascii="Times New Roman" w:hAnsi="Times New Roman" w:cs="Times New Roman"/>
              <w:lang w:val="en-US"/>
            </w:rPr>
            <w:t xml:space="preserve">other processes </w:t>
          </w:r>
          <w:r w:rsidR="00A90A6E" w:rsidRPr="00C16A75">
            <w:rPr>
              <w:rFonts w:ascii="Times New Roman" w:hAnsi="Times New Roman" w:cs="Times New Roman"/>
              <w:lang w:val="en-US"/>
            </w:rPr>
            <w:t xml:space="preserve">also </w:t>
          </w:r>
          <w:r w:rsidR="00BD51CC" w:rsidRPr="00C16A75">
            <w:rPr>
              <w:rFonts w:ascii="Times New Roman" w:hAnsi="Times New Roman" w:cs="Times New Roman"/>
              <w:lang w:val="en-US"/>
            </w:rPr>
            <w:t xml:space="preserve">calculated in mean values. </w:t>
          </w:r>
          <w:r w:rsidR="00A90A6E" w:rsidRPr="00C16A75">
            <w:rPr>
              <w:rFonts w:ascii="Times New Roman" w:hAnsi="Times New Roman" w:cs="Times New Roman"/>
              <w:lang w:val="en-US"/>
            </w:rPr>
            <w:t xml:space="preserve">Another example </w:t>
          </w:r>
          <w:r w:rsidR="00AB455D" w:rsidRPr="00C16A75">
            <w:rPr>
              <w:rFonts w:ascii="Times New Roman" w:hAnsi="Times New Roman" w:cs="Times New Roman"/>
              <w:lang w:val="en-US"/>
            </w:rPr>
            <w:t xml:space="preserve">is if we want to </w:t>
          </w:r>
          <w:r w:rsidR="00A90A6E" w:rsidRPr="00C16A75">
            <w:rPr>
              <w:rFonts w:ascii="Times New Roman" w:hAnsi="Times New Roman" w:cs="Times New Roman"/>
              <w:lang w:val="en-US"/>
            </w:rPr>
            <w:t xml:space="preserve">view </w:t>
          </w:r>
          <w:r w:rsidR="00AB455D" w:rsidRPr="00C16A75">
            <w:rPr>
              <w:rFonts w:ascii="Times New Roman" w:hAnsi="Times New Roman" w:cs="Times New Roman"/>
              <w:lang w:val="en-US"/>
            </w:rPr>
            <w:t xml:space="preserve">the specific </w:t>
          </w:r>
          <w:r w:rsidR="000476D7" w:rsidRPr="00C16A75">
            <w:rPr>
              <w:rFonts w:ascii="Times New Roman" w:hAnsi="Times New Roman" w:cs="Times New Roman"/>
              <w:lang w:val="en-US"/>
            </w:rPr>
            <w:t xml:space="preserve">current </w:t>
          </w:r>
          <w:r w:rsidR="00AB455D" w:rsidRPr="00C16A75">
            <w:rPr>
              <w:rFonts w:ascii="Times New Roman" w:hAnsi="Times New Roman" w:cs="Times New Roman"/>
              <w:lang w:val="en-US"/>
            </w:rPr>
            <w:t xml:space="preserve">points in </w:t>
          </w:r>
          <w:r w:rsidR="00A90A6E" w:rsidRPr="00C16A75">
            <w:rPr>
              <w:rFonts w:ascii="Times New Roman" w:hAnsi="Times New Roman" w:cs="Times New Roman"/>
              <w:lang w:val="en-US"/>
            </w:rPr>
            <w:t xml:space="preserve">an </w:t>
          </w:r>
          <w:r w:rsidR="00AB455D" w:rsidRPr="00C16A75">
            <w:rPr>
              <w:rFonts w:ascii="Times New Roman" w:hAnsi="Times New Roman" w:cs="Times New Roman"/>
              <w:lang w:val="en-US"/>
            </w:rPr>
            <w:t>oscillating period</w:t>
          </w:r>
          <w:r w:rsidR="00C24CFE" w:rsidRPr="00C16A75">
            <w:rPr>
              <w:rFonts w:ascii="Times New Roman" w:hAnsi="Times New Roman" w:cs="Times New Roman"/>
              <w:lang w:val="en-US"/>
            </w:rPr>
            <w:t>.</w:t>
          </w:r>
          <w:r w:rsidR="00AB455D" w:rsidRPr="00C16A75">
            <w:rPr>
              <w:rFonts w:ascii="Times New Roman" w:hAnsi="Times New Roman" w:cs="Times New Roman"/>
              <w:lang w:val="en-US"/>
            </w:rPr>
            <w:t xml:space="preserve"> </w:t>
          </w:r>
          <w:r w:rsidR="00C24CFE" w:rsidRPr="00C16A75">
            <w:rPr>
              <w:rFonts w:ascii="Times New Roman" w:hAnsi="Times New Roman" w:cs="Times New Roman"/>
              <w:lang w:val="en-US"/>
            </w:rPr>
            <w:t>T</w:t>
          </w:r>
          <w:r w:rsidR="00AB455D" w:rsidRPr="00C16A75">
            <w:rPr>
              <w:rFonts w:ascii="Times New Roman" w:hAnsi="Times New Roman" w:cs="Times New Roman"/>
              <w:lang w:val="en-US"/>
            </w:rPr>
            <w:t xml:space="preserve">his </w:t>
          </w:r>
          <w:r w:rsidR="00A90A6E" w:rsidRPr="00C16A75">
            <w:rPr>
              <w:rFonts w:ascii="Times New Roman" w:hAnsi="Times New Roman" w:cs="Times New Roman"/>
              <w:lang w:val="en-US"/>
            </w:rPr>
            <w:t xml:space="preserve">type </w:t>
          </w:r>
          <w:r w:rsidR="00AB455D" w:rsidRPr="00C16A75">
            <w:rPr>
              <w:rFonts w:ascii="Times New Roman" w:hAnsi="Times New Roman" w:cs="Times New Roman"/>
              <w:lang w:val="en-US"/>
            </w:rPr>
            <w:t xml:space="preserve">of calculation </w:t>
          </w:r>
          <w:r w:rsidR="00A90A6E" w:rsidRPr="00C16A75">
            <w:rPr>
              <w:rFonts w:ascii="Times New Roman" w:hAnsi="Times New Roman" w:cs="Times New Roman"/>
              <w:lang w:val="en-US"/>
            </w:rPr>
            <w:t xml:space="preserve">delivers significant </w:t>
          </w:r>
          <w:r w:rsidR="00AB455D" w:rsidRPr="00C16A75">
            <w:rPr>
              <w:rFonts w:ascii="Times New Roman" w:hAnsi="Times New Roman" w:cs="Times New Roman"/>
              <w:lang w:val="en-US"/>
            </w:rPr>
            <w:t xml:space="preserve">complexity </w:t>
          </w:r>
          <w:r w:rsidR="00A90A6E" w:rsidRPr="00C16A75">
            <w:rPr>
              <w:rFonts w:ascii="Times New Roman" w:hAnsi="Times New Roman" w:cs="Times New Roman"/>
              <w:lang w:val="en-US"/>
            </w:rPr>
            <w:t xml:space="preserve">in the form </w:t>
          </w:r>
          <w:r w:rsidR="00AB455D" w:rsidRPr="00C16A75">
            <w:rPr>
              <w:rFonts w:ascii="Times New Roman" w:hAnsi="Times New Roman" w:cs="Times New Roman"/>
              <w:lang w:val="en-US"/>
            </w:rPr>
            <w:t xml:space="preserve">of </w:t>
          </w:r>
          <w:r w:rsidR="000476D7" w:rsidRPr="00C16A75">
            <w:rPr>
              <w:rFonts w:ascii="Times New Roman" w:hAnsi="Times New Roman" w:cs="Times New Roman"/>
              <w:lang w:val="en-US"/>
            </w:rPr>
            <w:t xml:space="preserve">additional </w:t>
          </w:r>
          <w:r w:rsidR="00AB455D" w:rsidRPr="00C16A75">
            <w:rPr>
              <w:rFonts w:ascii="Times New Roman" w:hAnsi="Times New Roman" w:cs="Times New Roman"/>
              <w:lang w:val="en-US"/>
            </w:rPr>
            <w:t xml:space="preserve">processes, which can be </w:t>
          </w:r>
          <w:r w:rsidR="00A90A6E" w:rsidRPr="00C16A75">
            <w:rPr>
              <w:rFonts w:ascii="Times New Roman" w:hAnsi="Times New Roman" w:cs="Times New Roman"/>
              <w:lang w:val="en-US"/>
            </w:rPr>
            <w:t xml:space="preserve">neglected </w:t>
          </w:r>
          <w:r w:rsidR="00AB455D" w:rsidRPr="00C16A75">
            <w:rPr>
              <w:rFonts w:ascii="Times New Roman" w:hAnsi="Times New Roman" w:cs="Times New Roman"/>
              <w:lang w:val="en-US"/>
            </w:rPr>
            <w:t xml:space="preserve">in </w:t>
          </w:r>
          <w:r w:rsidR="00A90A6E" w:rsidRPr="00C16A75">
            <w:rPr>
              <w:rFonts w:ascii="Times New Roman" w:hAnsi="Times New Roman" w:cs="Times New Roman"/>
              <w:lang w:val="en-US"/>
            </w:rPr>
            <w:t xml:space="preserve">a </w:t>
          </w:r>
          <w:r w:rsidR="00AB455D" w:rsidRPr="00C16A75">
            <w:rPr>
              <w:rFonts w:ascii="Times New Roman" w:hAnsi="Times New Roman" w:cs="Times New Roman"/>
              <w:lang w:val="en-US"/>
            </w:rPr>
            <w:t>convergent system. For example</w:t>
          </w:r>
          <w:r w:rsidR="00A90A6E" w:rsidRPr="00C16A75">
            <w:rPr>
              <w:rFonts w:ascii="Times New Roman" w:hAnsi="Times New Roman" w:cs="Times New Roman"/>
              <w:lang w:val="en-US"/>
            </w:rPr>
            <w:t>,</w:t>
          </w:r>
          <w:r w:rsidR="00AB455D" w:rsidRPr="00C16A75">
            <w:rPr>
              <w:rFonts w:ascii="Times New Roman" w:hAnsi="Times New Roman" w:cs="Times New Roman"/>
              <w:lang w:val="en-US"/>
            </w:rPr>
            <w:t xml:space="preserve"> if we calculate </w:t>
          </w:r>
          <w:r w:rsidR="0033198F" w:rsidRPr="00C16A75">
            <w:rPr>
              <w:rFonts w:ascii="Times New Roman" w:hAnsi="Times New Roman" w:cs="Times New Roman"/>
              <w:lang w:val="en-US"/>
            </w:rPr>
            <w:t xml:space="preserve">to include </w:t>
          </w:r>
          <w:r w:rsidR="00AB455D" w:rsidRPr="00C16A75">
            <w:rPr>
              <w:rFonts w:ascii="Times New Roman" w:hAnsi="Times New Roman" w:cs="Times New Roman"/>
              <w:lang w:val="en-US"/>
            </w:rPr>
            <w:t xml:space="preserve">convergent blood circulation, we can successively use mean pressures and mean blood flows with only two types of equation for elastic vessels and hydraulic resistor. </w:t>
          </w:r>
          <w:r w:rsidR="0033198F" w:rsidRPr="00C16A75">
            <w:rPr>
              <w:rFonts w:ascii="Times New Roman" w:hAnsi="Times New Roman" w:cs="Times New Roman"/>
              <w:lang w:val="en-US"/>
            </w:rPr>
            <w:t xml:space="preserve">However, </w:t>
          </w:r>
          <w:r w:rsidR="00AB455D" w:rsidRPr="00C16A75">
            <w:rPr>
              <w:rFonts w:ascii="Times New Roman" w:hAnsi="Times New Roman" w:cs="Times New Roman"/>
              <w:lang w:val="en-US"/>
            </w:rPr>
            <w:t>if we want to calculate the values of pressure and blood flow continuously beat-by-beat</w:t>
          </w:r>
          <w:r w:rsidR="0033198F" w:rsidRPr="00C16A75">
            <w:rPr>
              <w:rFonts w:ascii="Times New Roman" w:hAnsi="Times New Roman" w:cs="Times New Roman"/>
              <w:lang w:val="en-US"/>
            </w:rPr>
            <w:t>,</w:t>
          </w:r>
          <w:r w:rsidR="00AB455D" w:rsidRPr="00C16A75">
            <w:rPr>
              <w:rFonts w:ascii="Times New Roman" w:hAnsi="Times New Roman" w:cs="Times New Roman"/>
              <w:lang w:val="en-US"/>
            </w:rPr>
            <w:t xml:space="preserve"> many other physi</w:t>
          </w:r>
          <w:r w:rsidR="00C24CFE" w:rsidRPr="00C16A75">
            <w:rPr>
              <w:rFonts w:ascii="Times New Roman" w:hAnsi="Times New Roman" w:cs="Times New Roman"/>
              <w:lang w:val="en-US"/>
            </w:rPr>
            <w:t xml:space="preserve">cal laws </w:t>
          </w:r>
          <w:r w:rsidR="0033198F" w:rsidRPr="00C16A75">
            <w:rPr>
              <w:rFonts w:ascii="Times New Roman" w:hAnsi="Times New Roman" w:cs="Times New Roman"/>
              <w:lang w:val="en-US"/>
            </w:rPr>
            <w:t xml:space="preserve">must also be included </w:t>
          </w:r>
          <w:r w:rsidR="00C24CFE" w:rsidRPr="00C16A75">
            <w:rPr>
              <w:rFonts w:ascii="Times New Roman" w:hAnsi="Times New Roman" w:cs="Times New Roman"/>
              <w:lang w:val="en-US"/>
            </w:rPr>
            <w:t>for precise dynamic</w:t>
          </w:r>
          <w:r w:rsidR="00AB455D" w:rsidRPr="00C16A75">
            <w:rPr>
              <w:rFonts w:ascii="Times New Roman" w:hAnsi="Times New Roman" w:cs="Times New Roman"/>
              <w:lang w:val="en-US"/>
            </w:rPr>
            <w:t xml:space="preserve"> calculation such as </w:t>
          </w:r>
          <w:r w:rsidR="0033198F" w:rsidRPr="00C16A75">
            <w:rPr>
              <w:rFonts w:ascii="Times New Roman" w:hAnsi="Times New Roman" w:cs="Times New Roman"/>
              <w:lang w:val="en-US"/>
            </w:rPr>
            <w:t xml:space="preserve">the </w:t>
          </w:r>
          <w:r w:rsidR="000476D7" w:rsidRPr="00C16A75">
            <w:rPr>
              <w:rFonts w:ascii="Times New Roman" w:hAnsi="Times New Roman" w:cs="Times New Roman"/>
              <w:lang w:val="en-US"/>
            </w:rPr>
            <w:t xml:space="preserve">opening and closing of valves, </w:t>
          </w:r>
          <w:r w:rsidR="0033198F" w:rsidRPr="00C16A75">
            <w:rPr>
              <w:rFonts w:ascii="Times New Roman" w:hAnsi="Times New Roman" w:cs="Times New Roman"/>
              <w:lang w:val="en-US"/>
            </w:rPr>
            <w:t xml:space="preserve">the </w:t>
          </w:r>
          <w:r w:rsidR="00AB455D" w:rsidRPr="00C16A75">
            <w:rPr>
              <w:rFonts w:ascii="Times New Roman" w:hAnsi="Times New Roman" w:cs="Times New Roman"/>
              <w:lang w:val="en-US"/>
            </w:rPr>
            <w:t>inertia</w:t>
          </w:r>
          <w:r w:rsidR="000476D7" w:rsidRPr="00C16A75">
            <w:rPr>
              <w:rFonts w:ascii="Times New Roman" w:hAnsi="Times New Roman" w:cs="Times New Roman"/>
              <w:lang w:val="en-US"/>
            </w:rPr>
            <w:t xml:space="preserve"> of mass flow</w:t>
          </w:r>
          <w:r w:rsidR="00AB455D" w:rsidRPr="00C16A75">
            <w:rPr>
              <w:rFonts w:ascii="Times New Roman" w:hAnsi="Times New Roman" w:cs="Times New Roman"/>
              <w:lang w:val="en-US"/>
            </w:rPr>
            <w:t>, pressure waves with reflections</w:t>
          </w:r>
          <w:r w:rsidR="00C24CFE" w:rsidRPr="00C16A75">
            <w:rPr>
              <w:rFonts w:ascii="Times New Roman" w:hAnsi="Times New Roman" w:cs="Times New Roman"/>
              <w:lang w:val="en-US"/>
            </w:rPr>
            <w:t xml:space="preserve"> in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3D net of vessels</w:t>
          </w:r>
          <w:r w:rsidR="00AB455D" w:rsidRPr="00C16A75">
            <w:rPr>
              <w:rFonts w:ascii="Times New Roman" w:hAnsi="Times New Roman" w:cs="Times New Roman"/>
              <w:lang w:val="en-US"/>
            </w:rPr>
            <w:t>,</w:t>
          </w:r>
          <w:r w:rsidR="00C24CFE" w:rsidRPr="00C16A75">
            <w:rPr>
              <w:rFonts w:ascii="Times New Roman" w:hAnsi="Times New Roman" w:cs="Times New Roman"/>
              <w:lang w:val="en-US"/>
            </w:rPr>
            <w:t xml:space="preserve">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fluid convection model</w:t>
          </w:r>
          <w:r w:rsidR="000476D7" w:rsidRPr="00C16A75">
            <w:rPr>
              <w:rFonts w:ascii="Times New Roman" w:hAnsi="Times New Roman" w:cs="Times New Roman"/>
              <w:lang w:val="en-US"/>
            </w:rPr>
            <w:t xml:space="preserve"> inside the </w:t>
          </w:r>
          <w:r w:rsidR="000476D7" w:rsidRPr="00C16A75">
            <w:rPr>
              <w:rFonts w:ascii="Times New Roman" w:hAnsi="Times New Roman" w:cs="Times New Roman"/>
              <w:lang w:val="en-US"/>
            </w:rPr>
            <w:lastRenderedPageBreak/>
            <w:t>vessels</w:t>
          </w:r>
          <w:r w:rsidR="00C24CFE" w:rsidRPr="00C16A75">
            <w:rPr>
              <w:rFonts w:ascii="Times New Roman" w:hAnsi="Times New Roman" w:cs="Times New Roman"/>
              <w:lang w:val="en-US"/>
            </w:rPr>
            <w:t xml:space="preserve"> and many others</w:t>
          </w:r>
          <w:r w:rsidR="0033198F" w:rsidRPr="00C16A75">
            <w:rPr>
              <w:rFonts w:ascii="Times New Roman" w:hAnsi="Times New Roman" w:cs="Times New Roman"/>
              <w:lang w:val="en-US"/>
            </w:rPr>
            <w:t xml:space="preserve"> that</w:t>
          </w:r>
          <w:r w:rsidR="00C24CFE" w:rsidRPr="00C16A75">
            <w:rPr>
              <w:rFonts w:ascii="Times New Roman" w:hAnsi="Times New Roman" w:cs="Times New Roman"/>
              <w:lang w:val="en-US"/>
            </w:rPr>
            <w:t xml:space="preserve"> disappear </w:t>
          </w:r>
          <w:r w:rsidR="0033198F" w:rsidRPr="00C16A75">
            <w:rPr>
              <w:rFonts w:ascii="Times New Roman" w:hAnsi="Times New Roman" w:cs="Times New Roman"/>
              <w:lang w:val="en-US"/>
            </w:rPr>
            <w:t xml:space="preserve">completely </w:t>
          </w:r>
          <w:r w:rsidR="00C24CFE" w:rsidRPr="00C16A75">
            <w:rPr>
              <w:rFonts w:ascii="Times New Roman" w:hAnsi="Times New Roman" w:cs="Times New Roman"/>
              <w:lang w:val="en-US"/>
            </w:rPr>
            <w:t xml:space="preserve">during </w:t>
          </w:r>
          <w:r w:rsidR="0033198F" w:rsidRPr="00C16A75">
            <w:rPr>
              <w:rFonts w:ascii="Times New Roman" w:hAnsi="Times New Roman" w:cs="Times New Roman"/>
              <w:lang w:val="en-US"/>
            </w:rPr>
            <w:t xml:space="preserve">the </w:t>
          </w:r>
          <w:r w:rsidR="00C24CFE" w:rsidRPr="00C16A75">
            <w:rPr>
              <w:rFonts w:ascii="Times New Roman" w:hAnsi="Times New Roman" w:cs="Times New Roman"/>
              <w:lang w:val="en-US"/>
            </w:rPr>
            <w:t xml:space="preserve">time the </w:t>
          </w:r>
          <w:r w:rsidR="0033198F" w:rsidRPr="00C16A75">
            <w:rPr>
              <w:rFonts w:ascii="Times New Roman" w:hAnsi="Times New Roman" w:cs="Times New Roman"/>
              <w:lang w:val="en-US"/>
            </w:rPr>
            <w:t>process takes place</w:t>
          </w:r>
          <w:r w:rsidR="00C24CFE" w:rsidRPr="00C16A75">
            <w:rPr>
              <w:rFonts w:ascii="Times New Roman" w:hAnsi="Times New Roman" w:cs="Times New Roman"/>
              <w:lang w:val="en-US"/>
            </w:rPr>
            <w:t>. Sometimes</w:t>
          </w:r>
          <w:r w:rsidR="0033198F" w:rsidRPr="00C16A75">
            <w:rPr>
              <w:rFonts w:ascii="Times New Roman" w:hAnsi="Times New Roman" w:cs="Times New Roman"/>
              <w:lang w:val="en-US"/>
            </w:rPr>
            <w:t xml:space="preserve">, these </w:t>
          </w:r>
          <w:r w:rsidR="00C24CFE" w:rsidRPr="00C16A75">
            <w:rPr>
              <w:rFonts w:ascii="Times New Roman" w:hAnsi="Times New Roman" w:cs="Times New Roman"/>
              <w:lang w:val="en-US"/>
            </w:rPr>
            <w:t xml:space="preserve">dynamic effects </w:t>
          </w:r>
          <w:r w:rsidR="0033198F" w:rsidRPr="00C16A75">
            <w:rPr>
              <w:rFonts w:ascii="Times New Roman" w:hAnsi="Times New Roman" w:cs="Times New Roman"/>
              <w:lang w:val="en-US"/>
            </w:rPr>
            <w:t>must also be</w:t>
          </w:r>
          <w:r w:rsidR="00C24CFE" w:rsidRPr="00C16A75">
            <w:rPr>
              <w:rFonts w:ascii="Times New Roman" w:hAnsi="Times New Roman" w:cs="Times New Roman"/>
              <w:lang w:val="en-US"/>
            </w:rPr>
            <w:t xml:space="preserve"> calculate</w:t>
          </w:r>
          <w:r w:rsidR="0033198F" w:rsidRPr="00C16A75">
            <w:rPr>
              <w:rFonts w:ascii="Times New Roman" w:hAnsi="Times New Roman" w:cs="Times New Roman"/>
              <w:lang w:val="en-US"/>
            </w:rPr>
            <w:t>d; however,</w:t>
          </w:r>
          <w:r w:rsidR="00C24CFE" w:rsidRPr="00C16A75">
            <w:rPr>
              <w:rFonts w:ascii="Times New Roman" w:hAnsi="Times New Roman" w:cs="Times New Roman"/>
              <w:lang w:val="en-US"/>
            </w:rPr>
            <w:t xml:space="preserve"> for</w:t>
          </w:r>
          <w:r w:rsidR="00A66FA2"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the </w:t>
          </w:r>
          <w:r w:rsidR="00A66FA2" w:rsidRPr="00C16A75">
            <w:rPr>
              <w:rFonts w:ascii="Times New Roman" w:hAnsi="Times New Roman" w:cs="Times New Roman"/>
              <w:lang w:val="en-US"/>
            </w:rPr>
            <w:t>long-term</w:t>
          </w:r>
          <w:r w:rsidR="00C24CFE" w:rsidRPr="00C16A75">
            <w:rPr>
              <w:rFonts w:ascii="Times New Roman" w:hAnsi="Times New Roman" w:cs="Times New Roman"/>
              <w:lang w:val="en-US"/>
            </w:rPr>
            <w:t xml:space="preserve"> simulation of </w:t>
          </w:r>
          <w:r w:rsidR="00630EC7" w:rsidRPr="00C16A75">
            <w:rPr>
              <w:rFonts w:ascii="Times New Roman" w:hAnsi="Times New Roman" w:cs="Times New Roman"/>
              <w:lang w:val="en-US"/>
            </w:rPr>
            <w:t xml:space="preserve">a </w:t>
          </w:r>
          <w:r w:rsidR="00C24CFE" w:rsidRPr="00C16A75">
            <w:rPr>
              <w:rFonts w:ascii="Times New Roman" w:hAnsi="Times New Roman" w:cs="Times New Roman"/>
              <w:lang w:val="en-US"/>
            </w:rPr>
            <w:t>typical</w:t>
          </w:r>
          <w:r w:rsidR="00630EC7" w:rsidRPr="00C16A75">
            <w:rPr>
              <w:rFonts w:ascii="Times New Roman" w:hAnsi="Times New Roman" w:cs="Times New Roman"/>
              <w:lang w:val="en-US"/>
            </w:rPr>
            <w:t>ly</w:t>
          </w:r>
          <w:r w:rsidR="00C24CFE" w:rsidRPr="00C16A75">
            <w:rPr>
              <w:rFonts w:ascii="Times New Roman" w:hAnsi="Times New Roman" w:cs="Times New Roman"/>
              <w:lang w:val="en-US"/>
            </w:rPr>
            <w:t xml:space="preserve"> healthy patient in typical conditions they </w:t>
          </w:r>
          <w:r w:rsidR="00630EC7" w:rsidRPr="00C16A75">
            <w:rPr>
              <w:rFonts w:ascii="Times New Roman" w:hAnsi="Times New Roman" w:cs="Times New Roman"/>
              <w:lang w:val="en-US"/>
            </w:rPr>
            <w:t xml:space="preserve">can </w:t>
          </w:r>
          <w:r w:rsidR="00C24CFE" w:rsidRPr="00C16A75">
            <w:rPr>
              <w:rFonts w:ascii="Times New Roman" w:hAnsi="Times New Roman" w:cs="Times New Roman"/>
              <w:lang w:val="en-US"/>
            </w:rPr>
            <w:t>be eliminated</w:t>
          </w:r>
          <w:r w:rsidR="00D24D5E" w:rsidRPr="00C16A75">
            <w:rPr>
              <w:rFonts w:ascii="Times New Roman" w:hAnsi="Times New Roman" w:cs="Times New Roman"/>
              <w:lang w:val="en-US"/>
            </w:rPr>
            <w:t xml:space="preserve"> without loss of generality</w:t>
          </w:r>
          <w:r w:rsidR="00C24CFE" w:rsidRPr="00C16A75">
            <w:rPr>
              <w:rFonts w:ascii="Times New Roman" w:hAnsi="Times New Roman" w:cs="Times New Roman"/>
              <w:lang w:val="en-US"/>
            </w:rPr>
            <w:t>.</w:t>
          </w:r>
          <w:r w:rsidR="000476D7" w:rsidRPr="00C16A75">
            <w:rPr>
              <w:rFonts w:ascii="Times New Roman" w:hAnsi="Times New Roman" w:cs="Times New Roman"/>
              <w:lang w:val="en-US"/>
            </w:rPr>
            <w:t xml:space="preserve"> </w:t>
          </w:r>
        </w:p>
        <w:p w14:paraId="2B502DF5" w14:textId="5B23FD8A" w:rsidR="00F15D36"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Having a convergent system of different</w:t>
          </w:r>
          <w:r w:rsidR="00F15D36" w:rsidRPr="00C16A75">
            <w:rPr>
              <w:rFonts w:ascii="Times New Roman" w:hAnsi="Times New Roman" w:cs="Times New Roman"/>
              <w:lang w:val="en-US"/>
            </w:rPr>
            <w: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the point of convergence can be calculated by setting derivations to zero. This static time-independent situation is </w:t>
          </w:r>
          <w:r w:rsidR="00630EC7" w:rsidRPr="00C16A75">
            <w:rPr>
              <w:rFonts w:ascii="Times New Roman" w:hAnsi="Times New Roman" w:cs="Times New Roman"/>
              <w:lang w:val="en-US"/>
            </w:rPr>
            <w:t xml:space="preserve">known as </w:t>
          </w:r>
          <w:r w:rsidR="00F15D36"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Typically</w:t>
          </w:r>
          <w:r w:rsidR="00630EC7" w:rsidRPr="00C16A75">
            <w:rPr>
              <w:rFonts w:ascii="Times New Roman" w:hAnsi="Times New Roman" w:cs="Times New Roman"/>
              <w:lang w:val="en-US"/>
            </w:rPr>
            <w:t>,</w:t>
          </w:r>
          <w:r w:rsidR="00F15D36" w:rsidRPr="00C16A75">
            <w:rPr>
              <w:rFonts w:ascii="Times New Roman" w:hAnsi="Times New Roman" w:cs="Times New Roman"/>
              <w:lang w:val="en-US"/>
            </w:rPr>
            <w:t xml:space="preserve"> it can be used for very quick processes</w:t>
          </w:r>
          <w:r w:rsidR="00630EC7" w:rsidRPr="00C16A75">
            <w:rPr>
              <w:rFonts w:ascii="Times New Roman" w:hAnsi="Times New Roman" w:cs="Times New Roman"/>
              <w:lang w:val="en-US"/>
            </w:rPr>
            <w:t xml:space="preserve"> that</w:t>
          </w:r>
          <w:r w:rsidR="00F15D36" w:rsidRPr="00C16A75">
            <w:rPr>
              <w:rFonts w:ascii="Times New Roman" w:hAnsi="Times New Roman" w:cs="Times New Roman"/>
              <w:lang w:val="en-US"/>
            </w:rPr>
            <w:t xml:space="preserve"> converge in much shorter time</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than the </w:t>
          </w:r>
          <w:r w:rsidR="00F15D36" w:rsidRPr="00C16A75">
            <w:rPr>
              <w:rFonts w:ascii="Times New Roman" w:hAnsi="Times New Roman" w:cs="Times New Roman"/>
              <w:lang w:val="en-US"/>
            </w:rPr>
            <w:t>time of simulation. Solving these processes dynamically using differential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leads to stiff-equations, which </w:t>
          </w:r>
          <w:r w:rsidR="00630EC7" w:rsidRPr="00C16A75">
            <w:rPr>
              <w:rFonts w:ascii="Times New Roman" w:hAnsi="Times New Roman" w:cs="Times New Roman"/>
              <w:lang w:val="en-US"/>
            </w:rPr>
            <w:t xml:space="preserve">can </w:t>
          </w:r>
          <w:r w:rsidR="00F15D36" w:rsidRPr="00C16A75">
            <w:rPr>
              <w:rFonts w:ascii="Times New Roman" w:hAnsi="Times New Roman" w:cs="Times New Roman"/>
              <w:lang w:val="en-US"/>
            </w:rPr>
            <w:t xml:space="preserve">cause many problems in numerical solutions. Avoiding these very slow numerical calculations </w:t>
          </w:r>
          <w:r w:rsidR="00630EC7" w:rsidRPr="00C16A75">
            <w:rPr>
              <w:rFonts w:ascii="Times New Roman" w:hAnsi="Times New Roman" w:cs="Times New Roman"/>
              <w:lang w:val="en-US"/>
            </w:rPr>
            <w:t xml:space="preserve">and their </w:t>
          </w:r>
          <w:r w:rsidR="00F15D36" w:rsidRPr="00C16A75">
            <w:rPr>
              <w:rFonts w:ascii="Times New Roman" w:hAnsi="Times New Roman" w:cs="Times New Roman"/>
              <w:lang w:val="en-US"/>
            </w:rPr>
            <w:t xml:space="preserve">uncertain results </w:t>
          </w:r>
          <w:r w:rsidR="00630EC7" w:rsidRPr="00C16A75">
            <w:rPr>
              <w:rFonts w:ascii="Times New Roman" w:hAnsi="Times New Roman" w:cs="Times New Roman"/>
              <w:lang w:val="en-US"/>
            </w:rPr>
            <w:t>can be effected by instead</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calculating the</w:t>
          </w:r>
          <w:r w:rsidR="00F15D36"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(equilibrium) immediately.</w:t>
          </w:r>
        </w:p>
        <w:p w14:paraId="3DFFD829" w14:textId="7A9C94F9" w:rsidR="000476D7" w:rsidRPr="00C16A75" w:rsidRDefault="00F15D36" w:rsidP="00911E3F">
          <w:pPr>
            <w:jc w:val="both"/>
            <w:rPr>
              <w:rFonts w:ascii="Times New Roman" w:hAnsi="Times New Roman" w:cs="Times New Roman"/>
              <w:lang w:val="en-US"/>
            </w:rPr>
          </w:pPr>
          <w:r w:rsidRPr="00C16A75">
            <w:rPr>
              <w:rFonts w:ascii="Times New Roman" w:hAnsi="Times New Roman" w:cs="Times New Roman"/>
              <w:lang w:val="en-US"/>
            </w:rPr>
            <w:t xml:space="preserve">The main problem with </w:t>
          </w:r>
          <w:r w:rsidR="00630EC7" w:rsidRPr="00C16A75">
            <w:rPr>
              <w:rFonts w:ascii="Times New Roman" w:hAnsi="Times New Roman" w:cs="Times New Roman"/>
              <w:lang w:val="en-US"/>
            </w:rPr>
            <w:t xml:space="preserve">defining the </w:t>
          </w: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is that the swapping of </w:t>
          </w:r>
          <w:r w:rsidR="001223B6" w:rsidRPr="00C16A75">
            <w:rPr>
              <w:rFonts w:ascii="Times New Roman" w:hAnsi="Times New Roman" w:cs="Times New Roman"/>
              <w:lang w:val="en-US"/>
            </w:rPr>
            <w:t xml:space="preserve">branches </w:t>
          </w:r>
          <w:r w:rsidR="00630EC7" w:rsidRPr="00C16A75">
            <w:rPr>
              <w:rFonts w:ascii="Times New Roman" w:hAnsi="Times New Roman" w:cs="Times New Roman"/>
              <w:lang w:val="en-US"/>
            </w:rPr>
            <w:t>in</w:t>
          </w:r>
          <w:r w:rsidR="00247A0F" w:rsidRPr="00C16A75">
            <w:rPr>
              <w:rFonts w:ascii="Times New Roman" w:hAnsi="Times New Roman" w:cs="Times New Roman"/>
              <w:lang w:val="en-US"/>
            </w:rPr>
            <w:t xml:space="preserve"> </w:t>
          </w:r>
          <w:r w:rsidR="00247A0F" w:rsidRPr="00C16A75">
            <w:rPr>
              <w:rFonts w:ascii="Times New Roman" w:hAnsi="Times New Roman" w:cs="Times New Roman"/>
              <w:lang w:val="en-US"/>
            </w:rPr>
            <w:fldChar w:fldCharType="begin"/>
          </w:r>
          <w:r w:rsidR="00247A0F" w:rsidRPr="00C16A75">
            <w:rPr>
              <w:rFonts w:ascii="Times New Roman" w:hAnsi="Times New Roman" w:cs="Times New Roman"/>
              <w:lang w:val="en-US"/>
            </w:rPr>
            <w:instrText xml:space="preserve"> REF _Ref421552520 \h </w:instrText>
          </w:r>
          <w:r w:rsidR="00247A0F" w:rsidRPr="00C16A75">
            <w:rPr>
              <w:rFonts w:ascii="Times New Roman" w:hAnsi="Times New Roman" w:cs="Times New Roman"/>
              <w:lang w:val="en-US"/>
            </w:rPr>
          </w:r>
          <w:r w:rsidR="00247A0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noProof/>
              <w:lang w:val="en-US"/>
            </w:rPr>
            <w:t>2</w:t>
          </w:r>
          <w:r w:rsidR="00247A0F" w:rsidRPr="00C16A75">
            <w:rPr>
              <w:rFonts w:ascii="Times New Roman" w:hAnsi="Times New Roman" w:cs="Times New Roman"/>
              <w:lang w:val="en-US"/>
            </w:rPr>
            <w:fldChar w:fldCharType="end"/>
          </w:r>
          <w:r w:rsidR="00630EC7" w:rsidRPr="00C16A75">
            <w:rPr>
              <w:rFonts w:ascii="Times New Roman" w:hAnsi="Times New Roman" w:cs="Times New Roman"/>
              <w:lang w:val="en-US"/>
            </w:rPr>
            <w:t xml:space="preserve"> </w:t>
          </w:r>
          <w:r w:rsidR="001223B6" w:rsidRPr="00C16A75">
            <w:rPr>
              <w:rFonts w:ascii="Times New Roman" w:hAnsi="Times New Roman" w:cs="Times New Roman"/>
              <w:lang w:val="en-US"/>
            </w:rPr>
            <w:t>can generate dependent equations</w:t>
          </w:r>
          <w:r w:rsidR="00630EC7" w:rsidRPr="00C16A75">
            <w:rPr>
              <w:rFonts w:ascii="Times New Roman" w:hAnsi="Times New Roman" w:cs="Times New Roman"/>
              <w:lang w:val="en-US"/>
            </w:rPr>
            <w:t>, e</w:t>
          </w:r>
          <w:r w:rsidR="001223B6" w:rsidRPr="00C16A75">
            <w:rPr>
              <w:rFonts w:ascii="Times New Roman" w:hAnsi="Times New Roman" w:cs="Times New Roman"/>
              <w:lang w:val="en-US"/>
            </w:rPr>
            <w:t xml:space="preserve">specially </w:t>
          </w:r>
          <w:r w:rsidR="00630EC7" w:rsidRPr="00C16A75">
            <w:rPr>
              <w:rFonts w:ascii="Times New Roman" w:hAnsi="Times New Roman" w:cs="Times New Roman"/>
              <w:lang w:val="en-US"/>
            </w:rPr>
            <w:t>when</w:t>
          </w:r>
          <w:r w:rsidR="001223B6" w:rsidRPr="00C16A75">
            <w:rPr>
              <w:rFonts w:ascii="Times New Roman" w:hAnsi="Times New Roman" w:cs="Times New Roman"/>
              <w:lang w:val="en-US"/>
            </w:rPr>
            <w:t xml:space="preserve"> changing from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 xml:space="preserve">dynamic state to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steady state.</w:t>
          </w:r>
          <w:r w:rsidR="00A52568" w:rsidRPr="00C16A75">
            <w:rPr>
              <w:rFonts w:ascii="Times New Roman" w:hAnsi="Times New Roman" w:cs="Times New Roman"/>
              <w:lang w:val="en-US"/>
            </w:rPr>
            <w:t xml:space="preserve"> </w:t>
          </w:r>
          <w:r w:rsidR="00A66FA2" w:rsidRPr="00C16A75">
            <w:rPr>
              <w:rFonts w:ascii="Times New Roman" w:hAnsi="Times New Roman" w:cs="Times New Roman"/>
              <w:lang w:val="en-US"/>
            </w:rPr>
            <w:t>For each dependent equation one additional equation</w:t>
          </w:r>
          <w:r w:rsidR="00FA655D" w:rsidRPr="00C16A75">
            <w:rPr>
              <w:rFonts w:ascii="Times New Roman" w:hAnsi="Times New Roman" w:cs="Times New Roman"/>
              <w:lang w:val="en-US"/>
            </w:rPr>
            <w:t xml:space="preserve"> should be added</w:t>
          </w:r>
          <w:r w:rsidR="00A66FA2" w:rsidRPr="00C16A75">
            <w:rPr>
              <w:rFonts w:ascii="Times New Roman" w:hAnsi="Times New Roman" w:cs="Times New Roman"/>
              <w:lang w:val="en-US"/>
            </w:rPr>
            <w:t>. These additional equations typically describe the state of the system</w:t>
          </w:r>
          <w:r w:rsidR="00FA655D" w:rsidRPr="00C16A75">
            <w:rPr>
              <w:rFonts w:ascii="Times New Roman" w:hAnsi="Times New Roman" w:cs="Times New Roman"/>
              <w:lang w:val="en-US"/>
            </w:rPr>
            <w:t xml:space="preserve">, e.g., </w:t>
          </w:r>
          <w:r w:rsidR="00A46D32" w:rsidRPr="00C16A75">
            <w:rPr>
              <w:rFonts w:ascii="Times New Roman" w:hAnsi="Times New Roman" w:cs="Times New Roman"/>
              <w:lang w:val="en-US"/>
            </w:rPr>
            <w:fldChar w:fldCharType="begin"/>
          </w:r>
          <w:r w:rsidR="00A46D32" w:rsidRPr="00C16A75">
            <w:rPr>
              <w:rFonts w:ascii="Times New Roman" w:hAnsi="Times New Roman" w:cs="Times New Roman"/>
              <w:lang w:val="en-US"/>
            </w:rPr>
            <w:instrText xml:space="preserve"> REF _Ref408707762 \h </w:instrText>
          </w:r>
          <w:r w:rsidR="00911E3F" w:rsidRPr="00C16A75">
            <w:rPr>
              <w:rFonts w:ascii="Times New Roman" w:hAnsi="Times New Roman" w:cs="Times New Roman"/>
              <w:lang w:val="en-US"/>
            </w:rPr>
            <w:instrText xml:space="preserve"> \* MERGEFORMAT </w:instrText>
          </w:r>
          <w:r w:rsidR="00A46D32" w:rsidRPr="00C16A75">
            <w:rPr>
              <w:rFonts w:ascii="Times New Roman" w:hAnsi="Times New Roman" w:cs="Times New Roman"/>
              <w:lang w:val="en-US"/>
            </w:rPr>
          </w:r>
          <w:r w:rsidR="00A46D32"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Conservation laws</w:t>
          </w:r>
          <w:r w:rsidR="00A46D32" w:rsidRPr="00C16A75">
            <w:rPr>
              <w:rFonts w:ascii="Times New Roman" w:hAnsi="Times New Roman" w:cs="Times New Roman"/>
              <w:lang w:val="en-US"/>
            </w:rPr>
            <w:fldChar w:fldCharType="end"/>
          </w:r>
          <w:r w:rsidR="00A46D32" w:rsidRPr="00C16A75">
            <w:rPr>
              <w:rFonts w:ascii="Times New Roman" w:hAnsi="Times New Roman" w:cs="Times New Roman"/>
              <w:lang w:val="en-US"/>
            </w:rPr>
            <w:t xml:space="preserve"> or the environment</w:t>
          </w:r>
          <w:r w:rsidR="00FA655D" w:rsidRPr="00C16A75">
            <w:rPr>
              <w:rFonts w:ascii="Times New Roman" w:hAnsi="Times New Roman" w:cs="Times New Roman"/>
              <w:lang w:val="en-US"/>
            </w:rPr>
            <w:t>al</w:t>
          </w:r>
          <w:r w:rsidR="00A46D32" w:rsidRPr="00C16A75">
            <w:rPr>
              <w:rFonts w:ascii="Times New Roman" w:hAnsi="Times New Roman" w:cs="Times New Roman"/>
              <w:lang w:val="en-US"/>
            </w:rPr>
            <w:t xml:space="preserve"> conditions.</w:t>
          </w:r>
          <w:r w:rsidR="00A66FA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C16A75" w14:paraId="4D8B9CF7" w14:textId="77777777" w:rsidTr="00D86220">
            <w:tc>
              <w:tcPr>
                <w:tcW w:w="5387" w:type="dxa"/>
                <w:vAlign w:val="center"/>
              </w:tcPr>
              <w:p w14:paraId="1B1473AA" w14:textId="77777777" w:rsidR="00A52568" w:rsidRPr="00C16A75" w:rsidRDefault="00A7516C" w:rsidP="00D62C42">
                <w:pPr>
                  <w:keepNext/>
                  <w:jc w:val="both"/>
                  <w:rPr>
                    <w:rFonts w:ascii="Times New Roman" w:hAnsi="Times New Roman" w:cs="Times New Roman"/>
                    <w:lang w:val="en-US"/>
                  </w:rPr>
                </w:pPr>
                <m:oMathPara>
                  <m:oMathParaPr>
                    <m:jc m:val="center"/>
                  </m:oMathParaPr>
                  <m:oMath>
                    <m:r>
                      <w:rPr>
                        <w:rFonts w:ascii="Cambria Math" w:hAnsi="Cambria Math" w:cs="Times New Roman"/>
                        <w:lang w:val="en-US"/>
                      </w:rPr>
                      <m:t>x=</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hAnsi="Cambria Math" w:cs="Times New Roman"/>
                                <w:lang w:val="en-US"/>
                              </w:rPr>
                              <m:t>∂y,  dynamic state:   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dt</m:t>
                                </m:r>
                              </m:e>
                            </m:nary>
                          </m:e>
                          <m:e>
                            <m:r>
                              <w:rPr>
                                <w:rFonts w:ascii="Cambria Math" w:hAnsi="Cambria Math" w:cs="Times New Roman"/>
                                <w:lang w:val="en-US"/>
                              </w:rPr>
                              <m:t>0,           steady state:       y</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is constant</m:t>
                            </m:r>
                          </m:e>
                        </m:eqArr>
                      </m:e>
                    </m:d>
                  </m:oMath>
                </m:oMathPara>
              </w:p>
            </w:tc>
            <w:tc>
              <w:tcPr>
                <w:tcW w:w="3008" w:type="dxa"/>
                <w:vAlign w:val="center"/>
              </w:tcPr>
              <w:p w14:paraId="7AA60145" w14:textId="121E3EDE" w:rsidR="00A52568" w:rsidRPr="00C16A75" w:rsidRDefault="00C62974" w:rsidP="0000601E">
                <w:pPr>
                  <w:pStyle w:val="Titulek"/>
                  <w:spacing w:after="0"/>
                  <w:rPr>
                    <w:rFonts w:ascii="Times New Roman" w:hAnsi="Times New Roman" w:cs="Times New Roman"/>
                    <w:lang w:val="en-US"/>
                  </w:rPr>
                </w:pPr>
                <w:bookmarkStart w:id="112" w:name="_Ref4215525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w:t>
                </w:r>
                <w:r w:rsidRPr="00C16A75">
                  <w:rPr>
                    <w:rFonts w:ascii="Times New Roman" w:hAnsi="Times New Roman" w:cs="Times New Roman"/>
                    <w:lang w:val="en-US"/>
                  </w:rPr>
                  <w:fldChar w:fldCharType="end"/>
                </w:r>
                <w:bookmarkEnd w:id="112"/>
                <w:r w:rsidR="00FA655D"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 Steady </w:t>
                </w:r>
                <w:r w:rsidR="00FA655D" w:rsidRPr="00C16A75">
                  <w:rPr>
                    <w:rFonts w:ascii="Times New Roman" w:hAnsi="Times New Roman" w:cs="Times New Roman"/>
                    <w:lang w:val="en-US"/>
                  </w:rPr>
                  <w:t>state.</w:t>
                </w:r>
              </w:p>
            </w:tc>
          </w:tr>
        </w:tbl>
        <w:p w14:paraId="001194F6" w14:textId="77777777" w:rsidR="001223B6" w:rsidRPr="00C16A75" w:rsidRDefault="001223B6" w:rsidP="00911E3F">
          <w:pPr>
            <w:jc w:val="both"/>
            <w:rPr>
              <w:rFonts w:ascii="Times New Roman" w:hAnsi="Times New Roman" w:cs="Times New Roman"/>
              <w:highlight w:val="yellow"/>
              <w:lang w:val="en-US"/>
            </w:rPr>
          </w:pPr>
        </w:p>
        <w:p w14:paraId="3D8C640E" w14:textId="4BD29A42" w:rsidR="00A14E2E" w:rsidRPr="00C16A75" w:rsidRDefault="00A46D32" w:rsidP="00911E3F">
          <w:pPr>
            <w:jc w:val="both"/>
            <w:rPr>
              <w:rFonts w:ascii="Times New Roman" w:hAnsi="Times New Roman" w:cs="Times New Roman"/>
              <w:lang w:val="en-US"/>
            </w:rPr>
          </w:pPr>
          <w:r w:rsidRPr="00C16A75">
            <w:rPr>
              <w:rFonts w:ascii="Times New Roman" w:hAnsi="Times New Roman" w:cs="Times New Roman"/>
              <w:lang w:val="en-US"/>
            </w:rPr>
            <w:t>For example</w:t>
          </w:r>
          <w:r w:rsidR="00FA655D" w:rsidRPr="00C16A75">
            <w:rPr>
              <w:rFonts w:ascii="Times New Roman" w:hAnsi="Times New Roman" w:cs="Times New Roman"/>
              <w:lang w:val="en-US"/>
            </w:rPr>
            <w:t>,</w:t>
          </w:r>
          <w:r w:rsidRPr="00C16A75">
            <w:rPr>
              <w:rFonts w:ascii="Times New Roman" w:hAnsi="Times New Roman" w:cs="Times New Roman"/>
              <w:lang w:val="en-US"/>
            </w:rPr>
            <w:t xml:space="preserve"> c</w:t>
          </w:r>
          <w:r w:rsidR="00A14E2E" w:rsidRPr="00C16A75">
            <w:rPr>
              <w:rFonts w:ascii="Times New Roman" w:hAnsi="Times New Roman" w:cs="Times New Roman"/>
              <w:lang w:val="en-US"/>
            </w:rPr>
            <w:t>hemical equilibrium</w:t>
          </w:r>
          <w:r w:rsidRPr="00C16A75">
            <w:rPr>
              <w:rFonts w:ascii="Times New Roman" w:hAnsi="Times New Roman" w:cs="Times New Roman"/>
              <w:lang w:val="en-US"/>
            </w:rPr>
            <w:t xml:space="preserve"> is</w:t>
          </w:r>
          <w:r w:rsidR="009519D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in </w:t>
          </w:r>
          <w:r w:rsidR="009519D0" w:rsidRPr="00C16A75">
            <w:rPr>
              <w:rFonts w:ascii="Times New Roman" w:hAnsi="Times New Roman" w:cs="Times New Roman"/>
              <w:lang w:val="en-US"/>
            </w:rPr>
            <w:t xml:space="preserve">the </w:t>
          </w:r>
          <w:r w:rsidRPr="00C16A75">
            <w:rPr>
              <w:rFonts w:ascii="Times New Roman" w:hAnsi="Times New Roman" w:cs="Times New Roman"/>
              <w:lang w:val="en-US"/>
            </w:rPr>
            <w:t>chemical domain. The chemical reaction can be so fast that for long-term simulation</w:t>
          </w:r>
          <w:r w:rsidR="009519D0" w:rsidRPr="00C16A75">
            <w:rPr>
              <w:rFonts w:ascii="Times New Roman" w:hAnsi="Times New Roman" w:cs="Times New Roman"/>
              <w:lang w:val="en-US"/>
            </w:rPr>
            <w:t>,</w:t>
          </w:r>
          <w:r w:rsidRPr="00C16A75">
            <w:rPr>
              <w:rFonts w:ascii="Times New Roman" w:hAnsi="Times New Roman" w:cs="Times New Roman"/>
              <w:lang w:val="en-US"/>
            </w:rPr>
            <w:t xml:space="preserve">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dissociation constant with sufficient precision</w:t>
          </w:r>
          <w:r w:rsidR="009519D0" w:rsidRPr="00C16A75">
            <w:rPr>
              <w:rFonts w:ascii="Times New Roman" w:hAnsi="Times New Roman" w:cs="Times New Roman"/>
              <w:lang w:val="en-US"/>
            </w:rPr>
            <w:t xml:space="preserve"> is always reached, rendering it unnecessary to calculate </w:t>
          </w:r>
          <w:r w:rsidRPr="00C16A75">
            <w:rPr>
              <w:rFonts w:ascii="Times New Roman" w:hAnsi="Times New Roman" w:cs="Times New Roman"/>
              <w:lang w:val="en-US"/>
            </w:rPr>
            <w:t xml:space="preserve">the dynamic </w:t>
          </w:r>
          <w:r w:rsidR="009519D0"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reaching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 xml:space="preserve">chemical equilibrium </w:t>
          </w:r>
          <w:r w:rsidR="009519D0" w:rsidRPr="00C16A75">
            <w:rPr>
              <w:rFonts w:ascii="Times New Roman" w:hAnsi="Times New Roman" w:cs="Times New Roman"/>
              <w:lang w:val="en-US"/>
            </w:rPr>
            <w:t xml:space="preserve">within </w:t>
          </w:r>
          <w:r w:rsidRPr="00C16A75">
            <w:rPr>
              <w:rFonts w:ascii="Times New Roman" w:hAnsi="Times New Roman" w:cs="Times New Roman"/>
              <w:lang w:val="en-US"/>
            </w:rPr>
            <w:t xml:space="preserve">the model. One solution </w:t>
          </w:r>
          <w:r w:rsidR="009519D0" w:rsidRPr="00C16A75">
            <w:rPr>
              <w:rFonts w:ascii="Times New Roman" w:hAnsi="Times New Roman" w:cs="Times New Roman"/>
              <w:lang w:val="en-US"/>
            </w:rPr>
            <w:t xml:space="preserve">to this issue </w:t>
          </w:r>
          <w:r w:rsidRPr="00C16A75">
            <w:rPr>
              <w:rFonts w:ascii="Times New Roman" w:hAnsi="Times New Roman" w:cs="Times New Roman"/>
              <w:lang w:val="en-US"/>
            </w:rPr>
            <w:t xml:space="preserve">is to implement the system only as </w:t>
          </w:r>
          <w:r w:rsidR="00505673" w:rsidRPr="00C16A75">
            <w:rPr>
              <w:rFonts w:ascii="Times New Roman" w:hAnsi="Times New Roman" w:cs="Times New Roman"/>
              <w:lang w:val="en-US"/>
            </w:rPr>
            <w:t>equilibrium</w:t>
          </w:r>
          <w:r w:rsidR="009519D0" w:rsidRPr="00C16A75">
            <w:rPr>
              <w:rFonts w:ascii="Times New Roman" w:hAnsi="Times New Roman" w:cs="Times New Roman"/>
              <w:lang w:val="en-US"/>
            </w:rPr>
            <w:t>; however,</w:t>
          </w:r>
          <w:r w:rsidRPr="00C16A75">
            <w:rPr>
              <w:rFonts w:ascii="Times New Roman" w:hAnsi="Times New Roman" w:cs="Times New Roman"/>
              <w:lang w:val="en-US"/>
            </w:rPr>
            <w:t xml:space="preserve"> the physical reality is the same as </w:t>
          </w:r>
          <w:r w:rsidR="00505673" w:rsidRPr="00C16A75">
            <w:rPr>
              <w:rFonts w:ascii="Times New Roman" w:hAnsi="Times New Roman" w:cs="Times New Roman"/>
              <w:lang w:val="en-US"/>
            </w:rPr>
            <w:t xml:space="preserve">it is </w:t>
          </w:r>
          <w:r w:rsidRPr="00C16A75">
            <w:rPr>
              <w:rFonts w:ascii="Times New Roman" w:hAnsi="Times New Roman" w:cs="Times New Roman"/>
              <w:lang w:val="en-US"/>
            </w:rPr>
            <w:t xml:space="preserve">for models, where </w:t>
          </w:r>
          <w:r w:rsidR="00505673" w:rsidRPr="00C16A75">
            <w:rPr>
              <w:rFonts w:ascii="Times New Roman" w:hAnsi="Times New Roman" w:cs="Times New Roman"/>
              <w:lang w:val="en-US"/>
            </w:rPr>
            <w:t xml:space="preserve">this </w:t>
          </w:r>
          <w:r w:rsidRPr="00C16A75">
            <w:rPr>
              <w:rFonts w:ascii="Times New Roman" w:hAnsi="Times New Roman" w:cs="Times New Roman"/>
              <w:lang w:val="en-US"/>
            </w:rPr>
            <w:t xml:space="preserve">dynamic is necessary. </w:t>
          </w:r>
          <w:r w:rsidR="00505673" w:rsidRPr="00C16A75">
            <w:rPr>
              <w:rFonts w:ascii="Times New Roman" w:hAnsi="Times New Roman" w:cs="Times New Roman"/>
              <w:lang w:val="en-US"/>
            </w:rPr>
            <w:t>A better approach is therefore</w:t>
          </w:r>
          <w:r w:rsidR="00A0732C" w:rsidRPr="00C16A75">
            <w:rPr>
              <w:rFonts w:ascii="Times New Roman" w:hAnsi="Times New Roman" w:cs="Times New Roman"/>
              <w:lang w:val="en-US"/>
            </w:rPr>
            <w:t xml:space="preserve"> to implement the process with </w:t>
          </w:r>
          <w:r w:rsidR="00505673" w:rsidRPr="00C16A75">
            <w:rPr>
              <w:rFonts w:ascii="Times New Roman" w:hAnsi="Times New Roman" w:cs="Times New Roman"/>
              <w:lang w:val="en-US"/>
            </w:rPr>
            <w:t xml:space="preserve">the </w:t>
          </w:r>
          <w:r w:rsidR="00A0732C" w:rsidRPr="00C16A75">
            <w:rPr>
              <w:rFonts w:ascii="Times New Roman" w:hAnsi="Times New Roman" w:cs="Times New Roman"/>
              <w:lang w:val="en-US"/>
            </w:rPr>
            <w:t xml:space="preserve">possibility </w:t>
          </w:r>
          <w:r w:rsidR="00505673" w:rsidRPr="00C16A75">
            <w:rPr>
              <w:rFonts w:ascii="Times New Roman" w:hAnsi="Times New Roman" w:cs="Times New Roman"/>
              <w:lang w:val="en-US"/>
            </w:rPr>
            <w:t xml:space="preserve">of </w:t>
          </w:r>
          <w:r w:rsidR="00A0732C" w:rsidRPr="00C16A75">
            <w:rPr>
              <w:rFonts w:ascii="Times New Roman" w:hAnsi="Times New Roman" w:cs="Times New Roman"/>
              <w:lang w:val="en-US"/>
            </w:rPr>
            <w:t>select</w:t>
          </w:r>
          <w:r w:rsidR="00505673" w:rsidRPr="00C16A75">
            <w:rPr>
              <w:rFonts w:ascii="Times New Roman" w:hAnsi="Times New Roman" w:cs="Times New Roman"/>
              <w:lang w:val="en-US"/>
            </w:rPr>
            <w:t>ing</w:t>
          </w:r>
          <w:r w:rsidR="00A0732C" w:rsidRPr="00C16A75">
            <w:rPr>
              <w:rFonts w:ascii="Times New Roman" w:hAnsi="Times New Roman" w:cs="Times New Roman"/>
              <w:lang w:val="en-US"/>
            </w:rPr>
            <w:t xml:space="preserve"> the option for dynamic or steady state calculation </w:t>
          </w:r>
          <w:r w:rsidR="00505673" w:rsidRPr="00C16A75">
            <w:rPr>
              <w:rFonts w:ascii="Times New Roman" w:hAnsi="Times New Roman" w:cs="Times New Roman"/>
              <w:lang w:val="en-US"/>
            </w:rPr>
            <w:t xml:space="preserve">according to </w:t>
          </w:r>
          <w:r w:rsidR="00A0732C" w:rsidRPr="00C16A75">
            <w:rPr>
              <w:rFonts w:ascii="Times New Roman" w:hAnsi="Times New Roman" w:cs="Times New Roman"/>
              <w:lang w:val="en-US"/>
            </w:rPr>
            <w:t>parameter</w:t>
          </w:r>
          <w:r w:rsidR="00505673" w:rsidRPr="00C16A75">
            <w:rPr>
              <w:rFonts w:ascii="Times New Roman" w:hAnsi="Times New Roman" w:cs="Times New Roman"/>
              <w:lang w:val="en-US"/>
            </w:rPr>
            <w:t>s prior to</w:t>
          </w:r>
          <w:r w:rsidR="00A0732C" w:rsidRPr="00C16A75">
            <w:rPr>
              <w:rFonts w:ascii="Times New Roman" w:hAnsi="Times New Roman" w:cs="Times New Roman"/>
              <w:lang w:val="en-US"/>
            </w:rPr>
            <w:t xml:space="preserve"> simulation. This implementation can be used for both short-term and long-term simulations. </w:t>
          </w:r>
        </w:p>
        <w:p w14:paraId="4DE739E3" w14:textId="5D5873CD" w:rsidR="006B0C48" w:rsidRPr="00C16A75" w:rsidRDefault="00A0732C" w:rsidP="00911E3F">
          <w:pPr>
            <w:jc w:val="both"/>
            <w:rPr>
              <w:rFonts w:ascii="Times New Roman" w:hAnsi="Times New Roman" w:cs="Times New Roman"/>
              <w:lang w:val="en-US"/>
            </w:rPr>
          </w:pP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w:t>
          </w:r>
          <w:r w:rsidR="00505673" w:rsidRPr="00C16A75">
            <w:rPr>
              <w:rFonts w:ascii="Times New Roman" w:hAnsi="Times New Roman" w:cs="Times New Roman"/>
              <w:lang w:val="en-US"/>
            </w:rPr>
            <w:t xml:space="preserve">does </w:t>
          </w:r>
          <w:r w:rsidRPr="00C16A75">
            <w:rPr>
              <w:rFonts w:ascii="Times New Roman" w:hAnsi="Times New Roman" w:cs="Times New Roman"/>
              <w:lang w:val="en-US"/>
            </w:rPr>
            <w:t xml:space="preserve">not always </w:t>
          </w:r>
          <w:r w:rsidR="00505673" w:rsidRPr="00C16A75">
            <w:rPr>
              <w:rFonts w:ascii="Times New Roman" w:hAnsi="Times New Roman" w:cs="Times New Roman"/>
              <w:lang w:val="en-US"/>
            </w:rPr>
            <w:t xml:space="preserve">infer </w:t>
          </w:r>
          <w:r w:rsidRPr="00C16A75">
            <w:rPr>
              <w:rFonts w:ascii="Times New Roman" w:hAnsi="Times New Roman" w:cs="Times New Roman"/>
              <w:lang w:val="en-US"/>
            </w:rPr>
            <w:t>zero flow. For example</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the steady state of </w:t>
          </w:r>
          <w:r w:rsidR="00505673" w:rsidRPr="00C16A75">
            <w:rPr>
              <w:rFonts w:ascii="Times New Roman" w:hAnsi="Times New Roman" w:cs="Times New Roman"/>
              <w:lang w:val="en-US"/>
            </w:rPr>
            <w:t xml:space="preserve">a </w:t>
          </w:r>
          <w:r w:rsidRPr="00C16A75">
            <w:rPr>
              <w:rFonts w:ascii="Times New Roman" w:hAnsi="Times New Roman" w:cs="Times New Roman"/>
              <w:lang w:val="en-US"/>
            </w:rPr>
            <w:t>cardiovascular system is the state of non-zero</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mean</w:t>
          </w:r>
          <w:r w:rsidR="00505673" w:rsidRPr="00C16A75">
            <w:rPr>
              <w:rFonts w:ascii="Times New Roman" w:hAnsi="Times New Roman" w:cs="Times New Roman"/>
              <w:lang w:val="en-US"/>
            </w:rPr>
            <w:t>ing</w:t>
          </w:r>
          <w:r w:rsidRPr="00C16A75">
            <w:rPr>
              <w:rFonts w:ascii="Times New Roman" w:hAnsi="Times New Roman" w:cs="Times New Roman"/>
              <w:lang w:val="en-US"/>
            </w:rPr>
            <w:t xml:space="preserve"> cardiac output </w:t>
          </w:r>
          <w:r w:rsidR="005A5BD9" w:rsidRPr="00C16A75">
            <w:rPr>
              <w:rFonts w:ascii="Times New Roman" w:hAnsi="Times New Roman" w:cs="Times New Roman"/>
              <w:lang w:val="en-US"/>
            </w:rPr>
            <w:t xml:space="preserve">typically </w:t>
          </w:r>
          <w:r w:rsidRPr="00C16A75">
            <w:rPr>
              <w:rFonts w:ascii="Times New Roman" w:hAnsi="Times New Roman" w:cs="Times New Roman"/>
              <w:lang w:val="en-US"/>
            </w:rPr>
            <w:t xml:space="preserve">around </w:t>
          </w:r>
          <w:r w:rsidR="00505673" w:rsidRPr="00C16A75">
            <w:rPr>
              <w:rFonts w:ascii="Times New Roman" w:hAnsi="Times New Roman" w:cs="Times New Roman"/>
              <w:lang w:val="en-US"/>
            </w:rPr>
            <w:t xml:space="preserve">five </w:t>
          </w:r>
          <w:r w:rsidRPr="00C16A75">
            <w:rPr>
              <w:rFonts w:ascii="Times New Roman" w:hAnsi="Times New Roman" w:cs="Times New Roman"/>
              <w:lang w:val="en-US"/>
            </w:rPr>
            <w:t>liters per minute.</w:t>
          </w:r>
          <w:r w:rsidR="004A1797" w:rsidRPr="00C16A75">
            <w:rPr>
              <w:rFonts w:ascii="Times New Roman" w:hAnsi="Times New Roman" w:cs="Times New Roman"/>
              <w:lang w:val="en-US"/>
            </w:rPr>
            <w:t xml:space="preserve"> However</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the total</w:t>
          </w:r>
          <w:r w:rsidR="00505673" w:rsidRPr="00C16A75">
            <w:rPr>
              <w:rFonts w:ascii="Times New Roman" w:hAnsi="Times New Roman" w:cs="Times New Roman"/>
              <w:lang w:val="en-US"/>
            </w:rPr>
            <w:t xml:space="preserve"> number of</w:t>
          </w:r>
          <w:r w:rsidR="004A1797" w:rsidRPr="00C16A75">
            <w:rPr>
              <w:rFonts w:ascii="Times New Roman" w:hAnsi="Times New Roman" w:cs="Times New Roman"/>
              <w:lang w:val="en-US"/>
            </w:rPr>
            <w:t xml:space="preserve"> derivations, which</w:t>
          </w:r>
          <w:r w:rsidRPr="00C16A75">
            <w:rPr>
              <w:rFonts w:ascii="Times New Roman" w:hAnsi="Times New Roman" w:cs="Times New Roman"/>
              <w:lang w:val="en-US"/>
            </w:rPr>
            <w:t xml:space="preserve"> </w:t>
          </w:r>
          <w:r w:rsidR="004A1797" w:rsidRPr="00C16A75">
            <w:rPr>
              <w:rFonts w:ascii="Times New Roman" w:hAnsi="Times New Roman" w:cs="Times New Roman"/>
              <w:lang w:val="en-US"/>
            </w:rPr>
            <w:t>increase or decrease the mean volume inside vessels remains zero</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as defined by </w:t>
          </w:r>
          <w:r w:rsidR="00505673" w:rsidRPr="00C16A75">
            <w:rPr>
              <w:rFonts w:ascii="Times New Roman" w:hAnsi="Times New Roman" w:cs="Times New Roman"/>
              <w:lang w:val="en-US"/>
            </w:rPr>
            <w:t xml:space="preserve">the </w:t>
          </w:r>
          <w:r w:rsidR="004A1797" w:rsidRPr="00C16A75">
            <w:rPr>
              <w:rFonts w:ascii="Times New Roman" w:hAnsi="Times New Roman" w:cs="Times New Roman"/>
              <w:lang w:val="en-US"/>
            </w:rPr>
            <w:t xml:space="preserve">steady state. Constant mean vessel volumes lead to constant mean pressures, driven only by hydraulic resistances. </w:t>
          </w:r>
          <w:r w:rsidR="00505673" w:rsidRPr="00C16A75">
            <w:rPr>
              <w:rFonts w:ascii="Times New Roman" w:hAnsi="Times New Roman" w:cs="Times New Roman"/>
              <w:lang w:val="en-US"/>
            </w:rPr>
            <w:t xml:space="preserve">Furthermore, </w:t>
          </w:r>
          <w:r w:rsidR="004A1797" w:rsidRPr="00C16A75">
            <w:rPr>
              <w:rFonts w:ascii="Times New Roman" w:hAnsi="Times New Roman" w:cs="Times New Roman"/>
              <w:lang w:val="en-US"/>
            </w:rPr>
            <w:t>the systemic or pulmonary circulation at steady state can be calculated as systemic or pulmonary resistance without any dynamic adaptations caused by</w:t>
          </w:r>
          <w:r w:rsidR="005A5BD9" w:rsidRPr="00C16A75">
            <w:rPr>
              <w:rFonts w:ascii="Times New Roman" w:hAnsi="Times New Roman" w:cs="Times New Roman"/>
              <w:lang w:val="en-US"/>
            </w:rPr>
            <w:t xml:space="preserve"> </w:t>
          </w:r>
          <w:r w:rsidR="00505673" w:rsidRPr="00C16A75">
            <w:rPr>
              <w:rFonts w:ascii="Times New Roman" w:hAnsi="Times New Roman" w:cs="Times New Roman"/>
              <w:lang w:val="en-US"/>
            </w:rPr>
            <w:t xml:space="preserve">the </w:t>
          </w:r>
          <w:r w:rsidR="005A5BD9" w:rsidRPr="00C16A75">
            <w:rPr>
              <w:rFonts w:ascii="Times New Roman" w:hAnsi="Times New Roman" w:cs="Times New Roman"/>
              <w:lang w:val="en-US"/>
            </w:rPr>
            <w:t>spillover of blood volume</w:t>
          </w:r>
          <w:r w:rsidR="004A1797"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4A1797" w:rsidRPr="00C16A75">
            <w:rPr>
              <w:rFonts w:ascii="Times New Roman" w:hAnsi="Times New Roman" w:cs="Times New Roman"/>
              <w:lang w:val="en-US"/>
            </w:rPr>
            <w:t xml:space="preserve"> </w:t>
          </w:r>
        </w:p>
        <w:p w14:paraId="255F630E" w14:textId="77777777" w:rsidR="006B0C48" w:rsidRPr="00C16A75" w:rsidRDefault="006B0C48">
          <w:pPr>
            <w:rPr>
              <w:rFonts w:ascii="Times New Roman" w:hAnsi="Times New Roman" w:cs="Times New Roman"/>
              <w:lang w:val="en-US"/>
            </w:rPr>
          </w:pPr>
          <w:r w:rsidRPr="00C16A75">
            <w:rPr>
              <w:rFonts w:ascii="Times New Roman" w:hAnsi="Times New Roman" w:cs="Times New Roman"/>
              <w:lang w:val="en-US"/>
            </w:rPr>
            <w:br w:type="page"/>
          </w:r>
        </w:p>
        <w:p w14:paraId="7A77B49A" w14:textId="5767D2EC" w:rsidR="006B0C48" w:rsidRPr="00C16A75" w:rsidRDefault="006B0C48">
          <w:pPr>
            <w:rPr>
              <w:rFonts w:ascii="Times New Roman" w:hAnsi="Times New Roman" w:cs="Times New Roman"/>
              <w:lang w:val="en-US"/>
            </w:rPr>
          </w:pPr>
          <w:r w:rsidRPr="00C16A75">
            <w:rPr>
              <w:rFonts w:ascii="Times New Roman" w:hAnsi="Times New Roman" w:cs="Times New Roman"/>
              <w:lang w:val="en-US"/>
            </w:rPr>
            <w:lastRenderedPageBreak/>
            <w:br w:type="page"/>
          </w:r>
        </w:p>
        <w:p w14:paraId="098A99DB" w14:textId="4DB4F95A" w:rsidR="00054331" w:rsidRPr="00C16A75" w:rsidRDefault="00054331" w:rsidP="00054331">
          <w:pPr>
            <w:pStyle w:val="Nadpis1"/>
            <w:rPr>
              <w:rStyle w:val="Znaknadpisu1"/>
              <w:rFonts w:ascii="Times New Roman" w:hAnsi="Times New Roman" w:cs="Times New Roman"/>
            </w:rPr>
          </w:pPr>
          <w:bookmarkStart w:id="113" w:name="_Ref421560826"/>
          <w:bookmarkStart w:id="114" w:name="_Toc408842122"/>
          <w:bookmarkStart w:id="115" w:name="_Toc408844071"/>
          <w:bookmarkStart w:id="116" w:name="_Toc408845904"/>
          <w:bookmarkStart w:id="117" w:name="_Toc409289286"/>
          <w:bookmarkStart w:id="118" w:name="_Ref420098034"/>
          <w:bookmarkStart w:id="119" w:name="_Ref420285994"/>
          <w:bookmarkStart w:id="120" w:name="_Toc420288827"/>
          <w:bookmarkStart w:id="121" w:name="_Ref420414474"/>
          <w:bookmarkStart w:id="122" w:name="_Toc421792676"/>
          <w:r w:rsidRPr="00C16A75">
            <w:rPr>
              <w:rStyle w:val="Znaknadpisu1"/>
              <w:rFonts w:ascii="Times New Roman" w:hAnsi="Times New Roman" w:cs="Times New Roman"/>
            </w:rPr>
            <w:lastRenderedPageBreak/>
            <w:t xml:space="preserve">Results of </w:t>
          </w:r>
          <w:r w:rsidR="00B96F1D" w:rsidRPr="00C16A75">
            <w:rPr>
              <w:rStyle w:val="Znaknadpisu1"/>
              <w:rFonts w:ascii="Times New Roman" w:hAnsi="Times New Roman" w:cs="Times New Roman"/>
            </w:rPr>
            <w:t>first</w:t>
          </w:r>
          <w:r w:rsidRPr="00C16A75">
            <w:rPr>
              <w:rStyle w:val="Znaknadpisu1"/>
              <w:rFonts w:ascii="Times New Roman" w:hAnsi="Times New Roman" w:cs="Times New Roman"/>
            </w:rPr>
            <w:t xml:space="preserve"> principles formalization</w:t>
          </w:r>
          <w:bookmarkEnd w:id="113"/>
          <w:bookmarkEnd w:id="122"/>
        </w:p>
        <w:p w14:paraId="09C2CBC2" w14:textId="7F42B878" w:rsidR="00F22A23" w:rsidRPr="00C16A75" w:rsidRDefault="00F22A23" w:rsidP="00F22A23">
          <w:pPr>
            <w:rPr>
              <w:rFonts w:ascii="Times New Roman" w:hAnsi="Times New Roman" w:cs="Times New Roman"/>
              <w:lang w:val="en-US"/>
            </w:rPr>
          </w:pPr>
          <w:r w:rsidRPr="00C16A75">
            <w:rPr>
              <w:rFonts w:ascii="Times New Roman" w:hAnsi="Times New Roman" w:cs="Times New Roman"/>
              <w:lang w:val="en-US"/>
            </w:rPr>
            <w:t>The primary result of this work is “</w:t>
          </w:r>
          <w:hyperlink r:id="rId81"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a Modelica library for physiology, as well as a general Modelica library for chemical and electrochemical processes called “</w:t>
          </w:r>
          <w:hyperlink r:id="rId82" w:history="1">
            <w:r w:rsidRPr="00C16A75">
              <w:rPr>
                <w:rStyle w:val="Hypertextovodkaz"/>
                <w:rFonts w:ascii="Times New Roman" w:hAnsi="Times New Roman" w:cs="Times New Roman"/>
                <w:lang w:val="en-US"/>
              </w:rPr>
              <w:t>Chemical</w:t>
            </w:r>
          </w:hyperlink>
          <w:r w:rsidRPr="00C16A75">
            <w:rPr>
              <w:rFonts w:ascii="Times New Roman" w:hAnsi="Times New Roman" w:cs="Times New Roman"/>
              <w:lang w:val="en-US"/>
            </w:rPr>
            <w:t xml:space="preserve">”. The whole of this section is dedicated to a description of </w:t>
          </w:r>
          <w:r w:rsidR="00B96F1D" w:rsidRPr="00C16A75">
            <w:rPr>
              <w:rFonts w:ascii="Times New Roman" w:hAnsi="Times New Roman" w:cs="Times New Roman"/>
              <w:lang w:val="en-US"/>
            </w:rPr>
            <w:t>first</w:t>
          </w:r>
          <w:r w:rsidRPr="00C16A75">
            <w:rPr>
              <w:rFonts w:ascii="Times New Roman" w:hAnsi="Times New Roman" w:cs="Times New Roman"/>
              <w:lang w:val="en-US"/>
            </w:rPr>
            <w:t xml:space="preserve"> principles behind these libraries, which serve as the basis for the</w:t>
          </w:r>
          <w:r w:rsidR="00634B14">
            <w:rPr>
              <w:rFonts w:ascii="Times New Roman" w:hAnsi="Times New Roman" w:cs="Times New Roman"/>
              <w:lang w:val="en-US"/>
            </w:rPr>
            <w:t xml:space="preserve"> model “</w:t>
          </w:r>
          <w:hyperlink r:id="rId83" w:history="1">
            <w:r w:rsidRPr="00C16A75">
              <w:rPr>
                <w:rStyle w:val="Hypertextovodkaz"/>
                <w:rFonts w:ascii="Times New Roman" w:hAnsi="Times New Roman" w:cs="Times New Roman"/>
                <w:lang w:val="en-US"/>
              </w:rPr>
              <w:t>Physiomodel</w:t>
            </w:r>
          </w:hyperlink>
          <w:r w:rsidR="00634B14">
            <w:rPr>
              <w:rStyle w:val="Hypertextovodkaz"/>
              <w:rFonts w:ascii="Times New Roman" w:hAnsi="Times New Roman" w:cs="Times New Roman"/>
              <w:lang w:val="en-US"/>
            </w:rPr>
            <w:t>”</w:t>
          </w:r>
          <w:r w:rsidRPr="00C16A75">
            <w:rPr>
              <w:rFonts w:ascii="Times New Roman" w:hAnsi="Times New Roman" w:cs="Times New Roman"/>
              <w:lang w:val="en-US"/>
            </w:rPr>
            <w:t xml:space="preserve"> described in section 6.</w:t>
          </w:r>
        </w:p>
        <w:p w14:paraId="3AA4A7E9" w14:textId="2AF4C5A8" w:rsidR="00901F91" w:rsidRPr="00C16A75" w:rsidRDefault="003362FC" w:rsidP="00901F91">
          <w:pPr>
            <w:pStyle w:val="Nadpis2"/>
            <w:rPr>
              <w:lang w:val="en-US"/>
            </w:rPr>
          </w:pPr>
          <w:bookmarkStart w:id="123" w:name="_Ref421686848"/>
          <w:bookmarkStart w:id="124" w:name="_Toc421792677"/>
          <w:r w:rsidRPr="00C16A75">
            <w:rPr>
              <w:lang w:val="en-US"/>
            </w:rPr>
            <w:t>Chemical domain</w:t>
          </w:r>
          <w:bookmarkEnd w:id="114"/>
          <w:bookmarkEnd w:id="115"/>
          <w:bookmarkEnd w:id="116"/>
          <w:bookmarkEnd w:id="117"/>
          <w:bookmarkEnd w:id="118"/>
          <w:bookmarkEnd w:id="119"/>
          <w:bookmarkEnd w:id="120"/>
          <w:bookmarkEnd w:id="121"/>
          <w:bookmarkEnd w:id="123"/>
          <w:bookmarkEnd w:id="124"/>
        </w:p>
        <w:p w14:paraId="59CA6571" w14:textId="31410B02" w:rsidR="00AF3375"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15552"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C16A75">
            <w:rPr>
              <w:rFonts w:ascii="Times New Roman" w:hAnsi="Times New Roman" w:cs="Times New Roman"/>
              <w:lang w:val="en-US"/>
            </w:rPr>
            <w:t>The chemical c</w:t>
          </w:r>
          <w:r w:rsidR="00D62C42" w:rsidRPr="00C16A75">
            <w:rPr>
              <w:rFonts w:ascii="Times New Roman" w:hAnsi="Times New Roman" w:cs="Times New Roman"/>
              <w:lang w:val="en-US"/>
            </w:rPr>
            <w:t xml:space="preserve">onnector </w:t>
          </w:r>
          <w:r w:rsidR="00505673" w:rsidRPr="00C16A75">
            <w:rPr>
              <w:rFonts w:ascii="Times New Roman" w:hAnsi="Times New Roman" w:cs="Times New Roman"/>
              <w:lang w:val="en-US"/>
            </w:rPr>
            <w:t xml:space="preserve">provides </w:t>
          </w:r>
          <w:r w:rsidR="00D62C42" w:rsidRPr="00C16A75">
            <w:rPr>
              <w:rFonts w:ascii="Times New Roman" w:hAnsi="Times New Roman" w:cs="Times New Roman"/>
              <w:lang w:val="en-US"/>
            </w:rPr>
            <w:t>the molar flow “∂</w:t>
          </w:r>
          <w:r w:rsidR="00AF3375" w:rsidRPr="00C16A75">
            <w:rPr>
              <w:rFonts w:ascii="Times New Roman" w:hAnsi="Times New Roman" w:cs="Times New Roman"/>
              <w:lang w:val="en-US"/>
            </w:rPr>
            <w:t>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of substance A. The </w:t>
          </w:r>
          <w:hyperlink r:id="rId85" w:history="1">
            <w:r w:rsidR="00AF3375" w:rsidRPr="00C16A75">
              <w:rPr>
                <w:rStyle w:val="Hypertextovodkaz"/>
                <w:rFonts w:ascii="Times New Roman" w:hAnsi="Times New Roman" w:cs="Times New Roman"/>
                <w:lang w:val="en-US"/>
              </w:rPr>
              <w:t>amount of substance</w:t>
            </w:r>
          </w:hyperlink>
          <w:r w:rsidR="00AF3375" w:rsidRPr="00C16A75">
            <w:rPr>
              <w:rFonts w:ascii="Times New Roman" w:hAnsi="Times New Roman" w:cs="Times New Roman"/>
              <w:lang w:val="en-US"/>
            </w:rPr>
            <w:t xml:space="preserve"> “n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can be expressed by </w:t>
          </w:r>
          <w:r w:rsidR="00ED5829" w:rsidRPr="00C16A75">
            <w:rPr>
              <w:rFonts w:ascii="Times New Roman" w:hAnsi="Times New Roman" w:cs="Times New Roman"/>
              <w:lang w:val="en-US"/>
            </w:rPr>
            <w:t xml:space="preserve">the </w:t>
          </w:r>
          <w:r w:rsidR="00AF3375" w:rsidRPr="00C16A75">
            <w:rPr>
              <w:rFonts w:ascii="Times New Roman" w:hAnsi="Times New Roman" w:cs="Times New Roman"/>
              <w:lang w:val="en-US"/>
            </w:rPr>
            <w:t>integration of this molar flow</w:t>
          </w:r>
          <w:r w:rsidR="00ED5829" w:rsidRPr="00C16A75">
            <w:rPr>
              <w:rFonts w:ascii="Times New Roman" w:hAnsi="Times New Roman" w:cs="Times New Roman"/>
              <w:lang w:val="en-US"/>
            </w:rPr>
            <w:t>,</w:t>
          </w:r>
          <w:r w:rsidR="00AF3375" w:rsidRPr="00C16A75">
            <w:rPr>
              <w:rFonts w:ascii="Times New Roman" w:hAnsi="Times New Roman" w:cs="Times New Roman"/>
              <w:lang w:val="en-US"/>
            </w:rPr>
            <w:t xml:space="preserve"> as shown in </w:t>
          </w:r>
          <w:r w:rsidR="00AF3375" w:rsidRPr="00C16A75">
            <w:rPr>
              <w:rFonts w:ascii="Times New Roman" w:hAnsi="Times New Roman" w:cs="Times New Roman"/>
              <w:lang w:val="en-US"/>
            </w:rPr>
            <w:fldChar w:fldCharType="begin"/>
          </w:r>
          <w:r w:rsidR="00AF3375" w:rsidRPr="00C16A75">
            <w:rPr>
              <w:rFonts w:ascii="Times New Roman" w:hAnsi="Times New Roman" w:cs="Times New Roman"/>
              <w:lang w:val="en-US"/>
            </w:rPr>
            <w:instrText xml:space="preserve"> REF _Ref418035299 \h </w:instrText>
          </w:r>
          <w:r w:rsidR="00E72E24" w:rsidRPr="00C16A75">
            <w:rPr>
              <w:rFonts w:ascii="Times New Roman" w:hAnsi="Times New Roman" w:cs="Times New Roman"/>
              <w:lang w:val="en-US"/>
            </w:rPr>
            <w:instrText xml:space="preserve"> \* MERGEFORMAT </w:instrText>
          </w:r>
          <w:r w:rsidR="00AF3375" w:rsidRPr="00C16A75">
            <w:rPr>
              <w:rFonts w:ascii="Times New Roman" w:hAnsi="Times New Roman" w:cs="Times New Roman"/>
              <w:lang w:val="en-US"/>
            </w:rPr>
          </w:r>
          <w:r w:rsidR="00AF3375"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w:t>
          </w:r>
          <w:r w:rsidR="00AF3375" w:rsidRPr="00C16A75">
            <w:rPr>
              <w:rFonts w:ascii="Times New Roman" w:hAnsi="Times New Roman" w:cs="Times New Roman"/>
              <w:lang w:val="en-US"/>
            </w:rPr>
            <w:fldChar w:fldCharType="end"/>
          </w:r>
          <w:r w:rsidR="00AF3375" w:rsidRPr="00C16A75">
            <w:rPr>
              <w:rFonts w:ascii="Times New Roman" w:hAnsi="Times New Roman" w:cs="Times New Roman"/>
              <w:lang w:val="en-US"/>
            </w:rPr>
            <w:t>.</w:t>
          </w:r>
          <w:r w:rsidR="009F1D88" w:rsidRPr="00C16A75">
            <w:rPr>
              <w:rFonts w:ascii="Times New Roman" w:hAnsi="Times New Roman" w:cs="Times New Roman"/>
              <w:lang w:val="en-US"/>
            </w:rPr>
            <w:t xml:space="preserve"> In equilibrium</w:t>
          </w:r>
          <w:r w:rsidR="00ED5829" w:rsidRPr="00C16A75">
            <w:rPr>
              <w:rFonts w:ascii="Times New Roman" w:hAnsi="Times New Roman" w:cs="Times New Roman"/>
              <w:lang w:val="en-US"/>
            </w:rPr>
            <w:t>,</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changes in</w:t>
          </w:r>
          <w:r w:rsidR="00D62C42" w:rsidRPr="00C16A75">
            <w:rPr>
              <w:rFonts w:ascii="Times New Roman" w:hAnsi="Times New Roman" w:cs="Times New Roman"/>
              <w:lang w:val="en-US"/>
            </w:rPr>
            <w:t xml:space="preserve"> substance “∂</w:t>
          </w:r>
          <w:r w:rsidR="009F1D88" w:rsidRPr="00C16A75">
            <w:rPr>
              <w:rFonts w:ascii="Times New Roman" w:hAnsi="Times New Roman" w:cs="Times New Roman"/>
              <w:lang w:val="en-US"/>
            </w:rPr>
            <w:t>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remain </w:t>
          </w:r>
          <w:r w:rsidR="009F1D88" w:rsidRPr="00C16A75">
            <w:rPr>
              <w:rFonts w:ascii="Times New Roman" w:hAnsi="Times New Roman" w:cs="Times New Roman"/>
              <w:lang w:val="en-US"/>
            </w:rPr>
            <w:t>zero and the amount of the substance “n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C16A75" w14:paraId="377C4DDA" w14:textId="77777777" w:rsidTr="00D86220">
            <w:tc>
              <w:tcPr>
                <w:tcW w:w="5387" w:type="dxa"/>
                <w:vAlign w:val="center"/>
              </w:tcPr>
              <w:p w14:paraId="44A28B0C" w14:textId="77777777" w:rsidR="00AF3375" w:rsidRPr="00C16A75" w:rsidRDefault="002C7EC8" w:rsidP="00AF3375">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i/>
                            <w:lang w:val="en-US"/>
                          </w:rPr>
                        </m:ctrlPr>
                      </m:naryPr>
                      <m:sub/>
                      <m:sup/>
                      <m:e>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e>
                    </m:nary>
                  </m:oMath>
                </m:oMathPara>
              </w:p>
            </w:tc>
            <w:tc>
              <w:tcPr>
                <w:tcW w:w="3008" w:type="dxa"/>
                <w:vAlign w:val="center"/>
              </w:tcPr>
              <w:p w14:paraId="2ABD33E3" w14:textId="58F703E7" w:rsidR="00AF3375" w:rsidRPr="00C16A75" w:rsidRDefault="00AF3375" w:rsidP="003D7E4C">
                <w:pPr>
                  <w:pStyle w:val="Titulek"/>
                  <w:keepNext/>
                  <w:spacing w:after="0"/>
                  <w:rPr>
                    <w:rFonts w:ascii="Times New Roman" w:hAnsi="Times New Roman" w:cs="Times New Roman"/>
                    <w:lang w:val="en-US"/>
                  </w:rPr>
                </w:pPr>
                <w:bookmarkStart w:id="125" w:name="_Ref41803529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w:t>
                </w:r>
                <w:r w:rsidRPr="00C16A75">
                  <w:rPr>
                    <w:rFonts w:ascii="Times New Roman" w:hAnsi="Times New Roman" w:cs="Times New Roman"/>
                    <w:lang w:val="en-US"/>
                  </w:rPr>
                  <w:fldChar w:fldCharType="end"/>
                </w:r>
                <w:bookmarkEnd w:id="125"/>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Amount of substance</w:t>
                </w:r>
                <w:r w:rsidR="00ED5829" w:rsidRPr="00C16A75">
                  <w:rPr>
                    <w:rFonts w:ascii="Times New Roman" w:hAnsi="Times New Roman" w:cs="Times New Roman"/>
                    <w:lang w:val="en-US"/>
                  </w:rPr>
                  <w:t>.</w:t>
                </w:r>
              </w:p>
            </w:tc>
          </w:tr>
        </w:tbl>
        <w:p w14:paraId="36C37B7D" w14:textId="71660DB8" w:rsidR="00AF3375" w:rsidRPr="00C16A75" w:rsidRDefault="00AF3375" w:rsidP="00B96F1D">
          <w:pPr>
            <w:spacing w:before="240"/>
            <w:jc w:val="both"/>
            <w:rPr>
              <w:rFonts w:ascii="Times New Roman" w:hAnsi="Times New Roman" w:cs="Times New Roman"/>
              <w:lang w:val="en-US"/>
            </w:rPr>
          </w:pPr>
          <w:r w:rsidRPr="00C16A75">
            <w:rPr>
              <w:rFonts w:ascii="Times New Roman" w:hAnsi="Times New Roman" w:cs="Times New Roman"/>
              <w:lang w:val="en-US"/>
            </w:rPr>
            <w:t>From the amount of the substance “n</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its </w:t>
          </w:r>
          <w:hyperlink r:id="rId86" w:history="1">
            <w:r w:rsidRPr="00C16A75">
              <w:rPr>
                <w:rStyle w:val="Hypertextovodkaz"/>
                <w:rFonts w:ascii="Times New Roman" w:hAnsi="Times New Roman" w:cs="Times New Roman"/>
                <w:lang w:val="en-US"/>
              </w:rPr>
              <w:t>mole fraction</w:t>
            </w:r>
          </w:hyperlink>
          <w:r w:rsidRPr="00C16A75">
            <w:rPr>
              <w:rFonts w:ascii="Times New Roman" w:hAnsi="Times New Roman" w:cs="Times New Roman"/>
              <w:lang w:val="en-US"/>
            </w:rPr>
            <w:t xml:space="preserve"> “x</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hyperlink r:id="rId87" w:history="1">
            <w:r w:rsidRPr="00C16A75">
              <w:rPr>
                <w:rStyle w:val="Hypertextovodkaz"/>
                <w:rFonts w:ascii="Times New Roman" w:hAnsi="Times New Roman" w:cs="Times New Roman"/>
                <w:lang w:val="en-US"/>
              </w:rPr>
              <w:t>molar concentration</w:t>
            </w:r>
          </w:hyperlink>
          <w:r w:rsidRPr="00C16A75">
            <w:rPr>
              <w:rFonts w:ascii="Times New Roman" w:hAnsi="Times New Roman" w:cs="Times New Roman"/>
              <w:lang w:val="en-US"/>
            </w:rPr>
            <w:t xml:space="preserve"> “c</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w:t>
          </w:r>
          <w:hyperlink r:id="rId88" w:history="1">
            <w:r w:rsidRPr="00C16A75">
              <w:rPr>
                <w:rStyle w:val="Hypertextovodkaz"/>
                <w:rFonts w:ascii="Times New Roman" w:hAnsi="Times New Roman" w:cs="Times New Roman"/>
                <w:lang w:val="en-US"/>
              </w:rPr>
              <w:t>mola</w:t>
            </w:r>
            <w:r w:rsidR="00041128" w:rsidRPr="00C16A75">
              <w:rPr>
                <w:rStyle w:val="Hypertextovodkaz"/>
                <w:rFonts w:ascii="Times New Roman" w:hAnsi="Times New Roman" w:cs="Times New Roman"/>
                <w:lang w:val="en-US"/>
              </w:rPr>
              <w:t>l</w:t>
            </w:r>
            <w:r w:rsidRPr="00C16A75">
              <w:rPr>
                <w:rStyle w:val="Hypertextovodkaz"/>
                <w:rFonts w:ascii="Times New Roman" w:hAnsi="Times New Roman" w:cs="Times New Roman"/>
                <w:lang w:val="en-US"/>
              </w:rPr>
              <w:t>ity</w:t>
            </w:r>
          </w:hyperlink>
          <w:r w:rsidRPr="00C16A75">
            <w:rPr>
              <w:rFonts w:ascii="Times New Roman" w:hAnsi="Times New Roman" w:cs="Times New Roman"/>
              <w:lang w:val="en-US"/>
            </w:rPr>
            <w:t xml:space="preserve"> “b</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can be expressed </w:t>
          </w:r>
          <w:r w:rsidRPr="00C16A75">
            <w:rPr>
              <w:rFonts w:ascii="Times New Roman" w:hAnsi="Times New Roman" w:cs="Times New Roman"/>
              <w:lang w:val="en-US"/>
            </w:rPr>
            <w:t>in the solution. If the amount of all particles in the solution is “n</w:t>
          </w:r>
          <w:r w:rsidRPr="00C16A75">
            <w:rPr>
              <w:rFonts w:ascii="Times New Roman" w:hAnsi="Times New Roman" w:cs="Times New Roman"/>
              <w:vertAlign w:val="subscript"/>
              <w:lang w:val="en-US"/>
            </w:rPr>
            <w:t>T</w:t>
          </w:r>
          <w:r w:rsidRPr="00C16A75">
            <w:rPr>
              <w:rFonts w:ascii="Times New Roman" w:hAnsi="Times New Roman" w:cs="Times New Roman"/>
              <w:lang w:val="en-US"/>
            </w:rPr>
            <w:t>”, the volume of the</w:t>
          </w:r>
          <w:r w:rsidR="00ED5829" w:rsidRPr="00C16A75">
            <w:rPr>
              <w:rFonts w:ascii="Times New Roman" w:hAnsi="Times New Roman" w:cs="Times New Roman"/>
              <w:lang w:val="en-US"/>
            </w:rPr>
            <w:t xml:space="preserve"> entire</w:t>
          </w:r>
          <w:r w:rsidRPr="00C16A75">
            <w:rPr>
              <w:rFonts w:ascii="Times New Roman" w:hAnsi="Times New Roman" w:cs="Times New Roman"/>
              <w:lang w:val="en-US"/>
            </w:rPr>
            <w:t xml:space="preserve"> solution is “V</w:t>
          </w:r>
          <w:r w:rsidRPr="00C16A75">
            <w:rPr>
              <w:rFonts w:ascii="Times New Roman" w:hAnsi="Times New Roman" w:cs="Times New Roman"/>
              <w:vertAlign w:val="subscript"/>
              <w:lang w:val="en-US"/>
            </w:rPr>
            <w:t>T</w:t>
          </w:r>
          <w:r w:rsidRPr="00C16A75">
            <w:rPr>
              <w:rFonts w:ascii="Times New Roman" w:hAnsi="Times New Roman" w:cs="Times New Roman"/>
              <w:lang w:val="en-US"/>
            </w:rPr>
            <w:t>” and the mass of the solvent is “m</w:t>
          </w:r>
          <w:r w:rsidR="007A7B4A" w:rsidRPr="00C16A75">
            <w:rPr>
              <w:rFonts w:ascii="Times New Roman" w:hAnsi="Times New Roman" w:cs="Times New Roman"/>
              <w:vertAlign w:val="subscript"/>
              <w:lang w:val="en-US"/>
            </w:rPr>
            <w:t>S</w:t>
          </w:r>
          <w:r w:rsidRPr="00C16A75">
            <w:rPr>
              <w:rFonts w:ascii="Times New Roman" w:hAnsi="Times New Roman" w:cs="Times New Roman"/>
              <w:lang w:val="en-US"/>
            </w:rPr>
            <w:t>”</w:t>
          </w:r>
          <w:r w:rsidR="00ED5829" w:rsidRPr="00C16A75">
            <w:rPr>
              <w:rFonts w:ascii="Times New Roman" w:hAnsi="Times New Roman" w:cs="Times New Roman"/>
              <w:lang w:val="en-US"/>
            </w:rPr>
            <w:t>, and</w:t>
          </w:r>
          <w:r w:rsidR="007A7B4A" w:rsidRPr="00C16A75">
            <w:rPr>
              <w:rFonts w:ascii="Times New Roman" w:hAnsi="Times New Roman" w:cs="Times New Roman"/>
              <w:lang w:val="en-US"/>
            </w:rPr>
            <w:t xml:space="preserve"> the relation between mole fraction, concentration and molarity is </w:t>
          </w:r>
          <w:r w:rsidR="007A7B4A" w:rsidRPr="00C16A75">
            <w:rPr>
              <w:rFonts w:ascii="Times New Roman" w:hAnsi="Times New Roman" w:cs="Times New Roman"/>
              <w:lang w:val="en-US"/>
            </w:rPr>
            <w:fldChar w:fldCharType="begin"/>
          </w:r>
          <w:r w:rsidR="007A7B4A" w:rsidRPr="00C16A75">
            <w:rPr>
              <w:rFonts w:ascii="Times New Roman" w:hAnsi="Times New Roman" w:cs="Times New Roman"/>
              <w:lang w:val="en-US"/>
            </w:rPr>
            <w:instrText xml:space="preserve"> REF _Ref418035817 \h </w:instrText>
          </w:r>
          <w:r w:rsidR="00E72E24" w:rsidRPr="00C16A75">
            <w:rPr>
              <w:rFonts w:ascii="Times New Roman" w:hAnsi="Times New Roman" w:cs="Times New Roman"/>
              <w:lang w:val="en-US"/>
            </w:rPr>
            <w:instrText xml:space="preserve"> \* MERGEFORMAT </w:instrText>
          </w:r>
          <w:r w:rsidR="007A7B4A" w:rsidRPr="00C16A75">
            <w:rPr>
              <w:rFonts w:ascii="Times New Roman" w:hAnsi="Times New Roman" w:cs="Times New Roman"/>
              <w:lang w:val="en-US"/>
            </w:rPr>
          </w:r>
          <w:r w:rsidR="007A7B4A"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4</w:t>
          </w:r>
          <w:r w:rsidR="007A7B4A" w:rsidRPr="00C16A75">
            <w:rPr>
              <w:rFonts w:ascii="Times New Roman" w:hAnsi="Times New Roman" w:cs="Times New Roman"/>
              <w:lang w:val="en-US"/>
            </w:rPr>
            <w:fldChar w:fldCharType="end"/>
          </w:r>
          <w:r w:rsidR="007A7B4A"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C16A75" w14:paraId="7FBE12E1" w14:textId="77777777" w:rsidTr="0000601E">
            <w:tc>
              <w:tcPr>
                <w:tcW w:w="5387" w:type="dxa"/>
                <w:vAlign w:val="center"/>
              </w:tcPr>
              <w:p w14:paraId="04653558" w14:textId="77777777" w:rsidR="007A7B4A" w:rsidRPr="00C16A75" w:rsidRDefault="002C7EC8" w:rsidP="00D62C42">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hAnsi="Cambria Math" w:cs="Times New Roman"/>
                            <w:b/>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T</m:t>
                            </m:r>
                          </m:sub>
                        </m:sSub>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A</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S</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A</m:t>
                        </m:r>
                      </m:sub>
                    </m:sSub>
                  </m:oMath>
                </m:oMathPara>
              </w:p>
            </w:tc>
            <w:tc>
              <w:tcPr>
                <w:tcW w:w="3008" w:type="dxa"/>
                <w:vAlign w:val="center"/>
              </w:tcPr>
              <w:p w14:paraId="39BC16A9" w14:textId="18EEB90A" w:rsidR="007A7B4A" w:rsidRPr="00C16A75" w:rsidRDefault="007A7B4A" w:rsidP="0000601E">
                <w:pPr>
                  <w:pStyle w:val="Titulek"/>
                  <w:keepNext/>
                  <w:spacing w:after="0"/>
                  <w:rPr>
                    <w:rFonts w:ascii="Times New Roman" w:hAnsi="Times New Roman" w:cs="Times New Roman"/>
                    <w:lang w:val="en-US"/>
                  </w:rPr>
                </w:pPr>
                <w:bookmarkStart w:id="126" w:name="_Ref41803581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4</w:t>
                </w:r>
                <w:r w:rsidRPr="00C16A75">
                  <w:rPr>
                    <w:rFonts w:ascii="Times New Roman" w:hAnsi="Times New Roman" w:cs="Times New Roman"/>
                    <w:lang w:val="en-US"/>
                  </w:rPr>
                  <w:fldChar w:fldCharType="end"/>
                </w:r>
                <w:bookmarkEnd w:id="126"/>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Mole fraction</w:t>
                </w:r>
                <w:r w:rsidRPr="00C16A75">
                  <w:rPr>
                    <w:rFonts w:ascii="Times New Roman" w:hAnsi="Times New Roman" w:cs="Times New Roman"/>
                    <w:lang w:val="en-US"/>
                  </w:rPr>
                  <w:t xml:space="preserve"> of the substance</w:t>
                </w:r>
                <w:r w:rsidR="00ED5829" w:rsidRPr="00C16A75">
                  <w:rPr>
                    <w:rFonts w:ascii="Times New Roman" w:hAnsi="Times New Roman" w:cs="Times New Roman"/>
                    <w:lang w:val="en-US"/>
                  </w:rPr>
                  <w:t>.</w:t>
                </w:r>
              </w:p>
            </w:tc>
          </w:tr>
        </w:tbl>
        <w:p w14:paraId="39E73880" w14:textId="54D36F39" w:rsidR="007A7B4A" w:rsidRPr="00C16A75" w:rsidRDefault="007A7B4A" w:rsidP="00B96F1D">
          <w:pPr>
            <w:spacing w:before="240"/>
            <w:jc w:val="both"/>
            <w:rPr>
              <w:rFonts w:ascii="Times New Roman" w:hAnsi="Times New Roman" w:cs="Times New Roman"/>
              <w:i/>
              <w:lang w:val="en-US"/>
            </w:rPr>
          </w:pPr>
          <w:r w:rsidRPr="00C16A75">
            <w:rPr>
              <w:rFonts w:ascii="Times New Roman" w:hAnsi="Times New Roman" w:cs="Times New Roman"/>
              <w:i/>
              <w:lang w:val="en-US"/>
            </w:rPr>
            <w:t>For example</w:t>
          </w:r>
          <w:r w:rsidR="00ED5829" w:rsidRPr="00C16A75">
            <w:rPr>
              <w:rFonts w:ascii="Times New Roman" w:hAnsi="Times New Roman" w:cs="Times New Roman"/>
              <w:i/>
              <w:lang w:val="en-US"/>
            </w:rPr>
            <w:t xml:space="preserve">, </w:t>
          </w:r>
          <w:r w:rsidRPr="00C16A75">
            <w:rPr>
              <w:rFonts w:ascii="Times New Roman" w:hAnsi="Times New Roman" w:cs="Times New Roman"/>
              <w:i/>
              <w:lang w:val="en-US"/>
            </w:rPr>
            <w:t>one liter of typical blood plasma</w:t>
          </w:r>
          <w:r w:rsidR="008859E1" w:rsidRPr="00C16A75">
            <w:rPr>
              <w:rFonts w:ascii="Times New Roman" w:hAnsi="Times New Roman" w:cs="Times New Roman"/>
              <w:i/>
              <w:lang w:val="en-US"/>
            </w:rPr>
            <w:t xml:space="preserve">, as presented </w:t>
          </w:r>
          <w:r w:rsidR="00ED5829" w:rsidRPr="00C16A75">
            <w:rPr>
              <w:rFonts w:ascii="Times New Roman" w:hAnsi="Times New Roman" w:cs="Times New Roman"/>
              <w:i/>
              <w:lang w:val="en-US"/>
            </w:rPr>
            <w:t xml:space="preserve">in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859E1" w:rsidRPr="00C16A75">
            <w:rPr>
              <w:rFonts w:ascii="Times New Roman" w:hAnsi="Times New Roman" w:cs="Times New Roman"/>
              <w:i/>
              <w:lang w:val="en-US"/>
            </w:rPr>
            <w:t>,</w:t>
          </w:r>
          <w:r w:rsidRPr="00C16A75">
            <w:rPr>
              <w:rFonts w:ascii="Times New Roman" w:hAnsi="Times New Roman" w:cs="Times New Roman"/>
              <w:i/>
              <w:lang w:val="en-US"/>
            </w:rPr>
            <w:t xml:space="preserve"> has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ED5829" w:rsidRPr="00C16A75">
            <w:rPr>
              <w:rFonts w:ascii="Times New Roman" w:hAnsi="Times New Roman" w:cs="Times New Roman"/>
              <w:i/>
              <w:lang w:val="en-US"/>
            </w:rPr>
            <w:t xml:space="preserve">of </w:t>
          </w:r>
          <w:r w:rsidRPr="00C16A75">
            <w:rPr>
              <w:rFonts w:ascii="Times New Roman" w:hAnsi="Times New Roman" w:cs="Times New Roman"/>
              <w:i/>
              <w:lang w:val="en-US"/>
            </w:rPr>
            <w:t xml:space="preserve">about 51.8 mol and contains water 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solvent </w:t>
          </w:r>
          <w:r w:rsidR="00835273" w:rsidRPr="00C16A75">
            <w:rPr>
              <w:rFonts w:ascii="Times New Roman" w:hAnsi="Times New Roman" w:cs="Times New Roman"/>
              <w:i/>
              <w:lang w:val="en-US"/>
            </w:rPr>
            <w:t>in</w:t>
          </w:r>
          <w:r w:rsidR="00ED5829" w:rsidRPr="00C16A75">
            <w:rPr>
              <w:rFonts w:ascii="Times New Roman" w:hAnsi="Times New Roman" w:cs="Times New Roman"/>
              <w:i/>
              <w:lang w:val="en-US"/>
            </w:rPr>
            <w:t xml:space="preserve"> a</w:t>
          </w:r>
          <w:r w:rsidR="00835273" w:rsidRPr="00C16A75">
            <w:rPr>
              <w:rFonts w:ascii="Times New Roman" w:hAnsi="Times New Roman" w:cs="Times New Roman"/>
              <w:i/>
              <w:lang w:val="en-US"/>
            </w:rPr>
            <w:t xml:space="preserve"> mass of</w:t>
          </w:r>
          <w:r w:rsidRPr="00C16A75">
            <w:rPr>
              <w:rFonts w:ascii="Times New Roman" w:hAnsi="Times New Roman" w:cs="Times New Roman"/>
              <w:i/>
              <w:lang w:val="en-US"/>
            </w:rPr>
            <w:t xml:space="preserve"> 0.93 kg.</w:t>
          </w:r>
          <w:r w:rsidR="00835273" w:rsidRPr="00C16A75">
            <w:rPr>
              <w:rFonts w:ascii="Times New Roman" w:hAnsi="Times New Roman" w:cs="Times New Roman"/>
              <w:i/>
              <w:lang w:val="en-US"/>
            </w:rPr>
            <w:t xml:space="preserve"> The mole fraction of water is about 0.995 mol/mol and the mole fraction of chloride </w:t>
          </w:r>
          <w:r w:rsidR="00ED5829" w:rsidRPr="00C16A75">
            <w:rPr>
              <w:rFonts w:ascii="Times New Roman" w:hAnsi="Times New Roman" w:cs="Times New Roman"/>
              <w:i/>
              <w:lang w:val="en-US"/>
            </w:rPr>
            <w:t xml:space="preserve">in </w:t>
          </w:r>
          <w:r w:rsidR="00835273" w:rsidRPr="00C16A75">
            <w:rPr>
              <w:rFonts w:ascii="Times New Roman" w:hAnsi="Times New Roman" w:cs="Times New Roman"/>
              <w:i/>
              <w:lang w:val="en-US"/>
            </w:rPr>
            <w:t>the molar concentration 100 mmol/L is 0.00193 mol/mol.</w:t>
          </w:r>
        </w:p>
        <w:p w14:paraId="766F5C97" w14:textId="55EA6A3C" w:rsidR="00372991" w:rsidRPr="00C16A75" w:rsidRDefault="00835273" w:rsidP="00D86650">
          <w:pPr>
            <w:jc w:val="both"/>
            <w:rPr>
              <w:rFonts w:ascii="Times New Roman" w:hAnsi="Times New Roman" w:cs="Times New Roman"/>
              <w:i/>
              <w:lang w:val="en-US"/>
            </w:rPr>
          </w:pPr>
          <w:r w:rsidRPr="00C16A75">
            <w:rPr>
              <w:rFonts w:ascii="Times New Roman" w:hAnsi="Times New Roman" w:cs="Times New Roman"/>
              <w:i/>
              <w:lang w:val="en-US"/>
            </w:rPr>
            <w:t>In</w:t>
          </w:r>
          <w:r w:rsidR="00573DCC" w:rsidRPr="00C16A75">
            <w:rPr>
              <w:rFonts w:ascii="Times New Roman" w:hAnsi="Times New Roman" w:cs="Times New Roman"/>
              <w:i/>
              <w:lang w:val="en-US"/>
            </w:rPr>
            <w:t>side</w:t>
          </w:r>
          <w:r w:rsidRPr="00C16A75">
            <w:rPr>
              <w:rFonts w:ascii="Times New Roman" w:hAnsi="Times New Roman" w:cs="Times New Roman"/>
              <w:i/>
              <w:lang w:val="en-US"/>
            </w:rPr>
            <w:t xml:space="preserve"> the cell</w:t>
          </w:r>
          <w:r w:rsidR="00573DCC" w:rsidRPr="00C16A75">
            <w:rPr>
              <w:rFonts w:ascii="Times New Roman" w:hAnsi="Times New Roman" w:cs="Times New Roman"/>
              <w:i/>
              <w:lang w:val="en-US"/>
            </w:rPr>
            <w:t>,</w:t>
          </w:r>
          <w:r w:rsidRPr="00C16A75">
            <w:rPr>
              <w:rFonts w:ascii="Times New Roman" w:hAnsi="Times New Roman" w:cs="Times New Roman"/>
              <w:i/>
              <w:lang w:val="en-US"/>
            </w:rPr>
            <w:t xml:space="preserve"> the situation </w:t>
          </w:r>
          <w:r w:rsidR="00573DCC" w:rsidRPr="00C16A75">
            <w:rPr>
              <w:rFonts w:ascii="Times New Roman" w:hAnsi="Times New Roman" w:cs="Times New Roman"/>
              <w:i/>
              <w:lang w:val="en-US"/>
            </w:rPr>
            <w:t xml:space="preserve">is </w:t>
          </w:r>
          <w:r w:rsidRPr="00C16A75">
            <w:rPr>
              <w:rFonts w:ascii="Times New Roman" w:hAnsi="Times New Roman" w:cs="Times New Roman"/>
              <w:i/>
              <w:lang w:val="en-US"/>
            </w:rPr>
            <w:t>different. For example</w:t>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in the red</w:t>
          </w:r>
          <w:r w:rsidR="00D34E27" w:rsidRPr="00C16A75">
            <w:rPr>
              <w:rFonts w:ascii="Times New Roman" w:hAnsi="Times New Roman" w:cs="Times New Roman"/>
              <w:i/>
              <w:lang w:val="en-US"/>
            </w:rPr>
            <w:t xml:space="preserve"> blood </w:t>
          </w:r>
          <w:r w:rsidRPr="00C16A75">
            <w:rPr>
              <w:rFonts w:ascii="Times New Roman" w:hAnsi="Times New Roman" w:cs="Times New Roman"/>
              <w:i/>
              <w:lang w:val="en-US"/>
            </w:rPr>
            <w:t>cells</w:t>
          </w:r>
          <w:r w:rsidR="00EB692F"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of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the 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is roughly </w:t>
          </w:r>
          <w:r w:rsidRPr="00C16A75">
            <w:rPr>
              <w:rFonts w:ascii="Times New Roman" w:hAnsi="Times New Roman" w:cs="Times New Roman"/>
              <w:i/>
              <w:lang w:val="en-US"/>
            </w:rPr>
            <w:t>38.7 mole per liter and the mass of water is only 0.69 kg per liter of intracellular fluid. However</w:t>
          </w:r>
          <w:r w:rsidR="00573DCC" w:rsidRPr="00C16A75">
            <w:rPr>
              <w:rFonts w:ascii="Times New Roman" w:hAnsi="Times New Roman" w:cs="Times New Roman"/>
              <w:i/>
              <w:lang w:val="en-US"/>
            </w:rPr>
            <w:t>, these</w:t>
          </w:r>
          <w:r w:rsidRPr="00C16A75">
            <w:rPr>
              <w:rFonts w:ascii="Times New Roman" w:hAnsi="Times New Roman" w:cs="Times New Roman"/>
              <w:i/>
              <w:lang w:val="en-US"/>
            </w:rPr>
            <w:t xml:space="preserve"> values </w:t>
          </w:r>
          <w:r w:rsidR="00573DCC" w:rsidRPr="00C16A75">
            <w:rPr>
              <w:rFonts w:ascii="Times New Roman" w:hAnsi="Times New Roman" w:cs="Times New Roman"/>
              <w:i/>
              <w:lang w:val="en-US"/>
            </w:rPr>
            <w:t xml:space="preserve">yield </w:t>
          </w:r>
          <w:r w:rsidRPr="00C16A75">
            <w:rPr>
              <w:rFonts w:ascii="Times New Roman" w:hAnsi="Times New Roman" w:cs="Times New Roman"/>
              <w:i/>
              <w:lang w:val="en-US"/>
            </w:rPr>
            <w:t>the same mole fraction of water as in plasma</w:t>
          </w:r>
          <w:r w:rsidR="00A9769A" w:rsidRPr="00C16A75">
            <w:rPr>
              <w:rFonts w:ascii="Times New Roman" w:hAnsi="Times New Roman" w:cs="Times New Roman"/>
              <w:i/>
              <w:lang w:val="en-US"/>
            </w:rPr>
            <w:t xml:space="preserve"> (0.995 mol/mol)</w:t>
          </w:r>
          <w:r w:rsidRPr="00C16A75">
            <w:rPr>
              <w:rFonts w:ascii="Times New Roman" w:hAnsi="Times New Roman" w:cs="Times New Roman"/>
              <w:i/>
              <w:lang w:val="en-US"/>
            </w:rPr>
            <w:t xml:space="preserve">. </w:t>
          </w:r>
          <w:r w:rsidR="00A9769A" w:rsidRPr="00C16A75">
            <w:rPr>
              <w:rFonts w:ascii="Times New Roman" w:hAnsi="Times New Roman" w:cs="Times New Roman"/>
              <w:i/>
              <w:lang w:val="en-US"/>
            </w:rPr>
            <w:t xml:space="preserve">The mole fraction of chloride, </w:t>
          </w:r>
          <w:r w:rsidR="00573DCC" w:rsidRPr="00C16A75">
            <w:rPr>
              <w:rFonts w:ascii="Times New Roman" w:hAnsi="Times New Roman" w:cs="Times New Roman"/>
              <w:i/>
              <w:lang w:val="en-US"/>
            </w:rPr>
            <w:t xml:space="preserve">the </w:t>
          </w:r>
          <w:r w:rsidR="00A9769A" w:rsidRPr="00C16A75">
            <w:rPr>
              <w:rFonts w:ascii="Times New Roman" w:hAnsi="Times New Roman" w:cs="Times New Roman"/>
              <w:i/>
              <w:lang w:val="en-US"/>
            </w:rPr>
            <w:t xml:space="preserve">molar concentration </w:t>
          </w:r>
          <w:r w:rsidR="00573DCC" w:rsidRPr="00C16A75">
            <w:rPr>
              <w:rFonts w:ascii="Times New Roman" w:hAnsi="Times New Roman" w:cs="Times New Roman"/>
              <w:i/>
              <w:lang w:val="en-US"/>
            </w:rPr>
            <w:t xml:space="preserve">of which is </w:t>
          </w:r>
          <w:r w:rsidR="00A9769A" w:rsidRPr="00C16A75">
            <w:rPr>
              <w:rFonts w:ascii="Times New Roman" w:hAnsi="Times New Roman" w:cs="Times New Roman"/>
              <w:i/>
              <w:lang w:val="en-US"/>
            </w:rPr>
            <w:t xml:space="preserve">in erythrocyte </w:t>
          </w:r>
          <w:r w:rsidR="00DD00B7" w:rsidRPr="00C16A75">
            <w:rPr>
              <w:rFonts w:ascii="Times New Roman" w:hAnsi="Times New Roman" w:cs="Times New Roman"/>
              <w:i/>
              <w:lang w:val="en-US"/>
            </w:rPr>
            <w:t xml:space="preserve">around </w:t>
          </w:r>
          <w:r w:rsidR="00A9769A" w:rsidRPr="00C16A75">
            <w:rPr>
              <w:rFonts w:ascii="Times New Roman" w:hAnsi="Times New Roman" w:cs="Times New Roman"/>
              <w:i/>
              <w:lang w:val="en-US"/>
            </w:rPr>
            <w:t>50 mol/L, is 0.0013 mol/mol.</w:t>
          </w:r>
          <w:r w:rsidRPr="00C16A75">
            <w:rPr>
              <w:rFonts w:ascii="Times New Roman" w:hAnsi="Times New Roman" w:cs="Times New Roman"/>
              <w:i/>
              <w:lang w:val="en-US"/>
            </w:rPr>
            <w:t xml:space="preserve"> </w:t>
          </w:r>
        </w:p>
        <w:p w14:paraId="294001BF" w14:textId="63298DAE" w:rsidR="00B22315" w:rsidRPr="00C16A75" w:rsidRDefault="00B22315" w:rsidP="00D86650">
          <w:pPr>
            <w:jc w:val="both"/>
            <w:rPr>
              <w:rFonts w:ascii="Times New Roman" w:hAnsi="Times New Roman" w:cs="Times New Roman"/>
              <w:lang w:val="en-US"/>
            </w:rPr>
          </w:pPr>
          <w:r w:rsidRPr="00C16A75">
            <w:rPr>
              <w:rFonts w:ascii="Times New Roman" w:hAnsi="Times New Roman" w:cs="Times New Roman"/>
              <w:lang w:val="en-US"/>
            </w:rPr>
            <w:t xml:space="preserve">The current theory of physical chemistry </w:t>
          </w:r>
          <w:r w:rsidR="00573DCC" w:rsidRPr="00C16A75">
            <w:rPr>
              <w:rFonts w:ascii="Times New Roman" w:hAnsi="Times New Roman" w:cs="Times New Roman"/>
              <w:lang w:val="en-US"/>
            </w:rPr>
            <w:t xml:space="preserve">requires </w:t>
          </w:r>
          <w:r w:rsidRPr="00C16A75">
            <w:rPr>
              <w:rFonts w:ascii="Times New Roman" w:hAnsi="Times New Roman" w:cs="Times New Roman"/>
              <w:lang w:val="en-US"/>
            </w:rPr>
            <w:t xml:space="preserve">a correction coefficient between different ways of </w:t>
          </w:r>
          <w:r w:rsidR="00573DCC" w:rsidRPr="00C16A75">
            <w:rPr>
              <w:rFonts w:ascii="Times New Roman" w:hAnsi="Times New Roman" w:cs="Times New Roman"/>
              <w:lang w:val="en-US"/>
            </w:rPr>
            <w:t>measuring a</w:t>
          </w:r>
          <w:r w:rsidRPr="00C16A75">
            <w:rPr>
              <w:rFonts w:ascii="Times New Roman" w:hAnsi="Times New Roman" w:cs="Times New Roman"/>
              <w:lang w:val="en-US"/>
            </w:rPr>
            <w:t xml:space="preserve"> substance </w:t>
          </w:r>
          <w:r w:rsidR="00573DCC" w:rsidRPr="00C16A75">
            <w:rPr>
              <w:rFonts w:ascii="Times New Roman" w:hAnsi="Times New Roman" w:cs="Times New Roman"/>
              <w:lang w:val="en-US"/>
            </w:rPr>
            <w:t xml:space="preserve">within a </w:t>
          </w:r>
          <w:r w:rsidRPr="00C16A75">
            <w:rPr>
              <w:rFonts w:ascii="Times New Roman" w:hAnsi="Times New Roman" w:cs="Times New Roman"/>
              <w:lang w:val="en-US"/>
            </w:rPr>
            <w:t xml:space="preserve">solution. This correction is called </w:t>
          </w:r>
          <w:hyperlink r:id="rId89" w:history="1">
            <w:r w:rsidRPr="00C16A75">
              <w:rPr>
                <w:rStyle w:val="Hypertextovodkaz"/>
                <w:rFonts w:ascii="Times New Roman" w:hAnsi="Times New Roman" w:cs="Times New Roman"/>
                <w:lang w:val="en-US"/>
              </w:rPr>
              <w:t>activity coefficient</w:t>
            </w:r>
          </w:hyperlink>
          <w:r w:rsidRPr="00C16A75">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oMath>
          <w:r w:rsidRPr="00C16A75">
            <w:rPr>
              <w:rFonts w:ascii="Times New Roman" w:hAnsi="Times New Roman" w:cs="Times New Roman"/>
              <w:lang w:val="en-US"/>
            </w:rPr>
            <w:t>. For the ideal substance</w:t>
          </w:r>
          <w:r w:rsidR="00573DCC" w:rsidRPr="00C16A75">
            <w:rPr>
              <w:rFonts w:ascii="Times New Roman" w:hAnsi="Times New Roman" w:cs="Times New Roman"/>
              <w:lang w:val="en-US"/>
            </w:rPr>
            <w:t xml:space="preserve">, this </w:t>
          </w:r>
          <w:r w:rsidRPr="00C16A75">
            <w:rPr>
              <w:rFonts w:ascii="Times New Roman" w:hAnsi="Times New Roman" w:cs="Times New Roman"/>
              <w:lang w:val="en-US"/>
            </w:rPr>
            <w:t>is 1. However, it can var</w:t>
          </w:r>
          <w:r w:rsidR="00573DCC" w:rsidRPr="00C16A75">
            <w:rPr>
              <w:rFonts w:ascii="Times New Roman" w:hAnsi="Times New Roman" w:cs="Times New Roman"/>
              <w:lang w:val="en-US"/>
            </w:rPr>
            <w:t>y</w:t>
          </w:r>
          <w:r w:rsidRPr="00C16A75">
            <w:rPr>
              <w:rFonts w:ascii="Times New Roman" w:hAnsi="Times New Roman" w:cs="Times New Roman"/>
              <w:lang w:val="en-US"/>
            </w:rPr>
            <w:t xml:space="preserve"> for electrolytes</w:t>
          </w:r>
          <w:r w:rsidR="00573DCC" w:rsidRPr="00C16A75">
            <w:rPr>
              <w:rFonts w:ascii="Times New Roman" w:hAnsi="Times New Roman" w:cs="Times New Roman"/>
              <w:lang w:val="en-US"/>
            </w:rPr>
            <w:t>,</w:t>
          </w:r>
          <w:r w:rsidRPr="00C16A75">
            <w:rPr>
              <w:rFonts w:ascii="Times New Roman" w:hAnsi="Times New Roman" w:cs="Times New Roman"/>
              <w:lang w:val="en-US"/>
            </w:rPr>
            <w:t xml:space="preserve"> as predicted by Debey</w:t>
          </w:r>
          <w:r w:rsidR="00573DCC" w:rsidRPr="00C16A75">
            <w:rPr>
              <w:rFonts w:ascii="Times New Roman" w:hAnsi="Times New Roman" w:cs="Times New Roman"/>
              <w:lang w:val="en-US"/>
            </w:rPr>
            <w:t xml:space="preserve"> and </w:t>
          </w:r>
          <w:r w:rsidRPr="00C16A75">
            <w:rPr>
              <w:rFonts w:ascii="Times New Roman" w:hAnsi="Times New Roman" w:cs="Times New Roman"/>
              <w:lang w:val="en-US"/>
            </w:rPr>
            <w:t>Huckel</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(Debye and Huckel, 1923)</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Davies</w:t>
          </w:r>
          <w:r w:rsidR="00582A81" w:rsidRPr="00C16A75">
            <w:rPr>
              <w:rFonts w:ascii="Times New Roman" w:hAnsi="Times New Roman" w:cs="Times New Roman"/>
              <w:lang w:val="en-US"/>
            </w:rPr>
            <w:t xml:space="preserve"> and</w:t>
          </w:r>
          <w:r w:rsidRPr="00C16A75">
            <w:rPr>
              <w:rFonts w:ascii="Times New Roman" w:hAnsi="Times New Roman" w:cs="Times New Roman"/>
              <w:lang w:val="en-US"/>
            </w:rPr>
            <w:t xml:space="preserve"> Robinson-Strokes</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(Stokes and Robinson, 1948)</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others. As a reason </w:t>
          </w:r>
          <w:r w:rsidR="00D0639D" w:rsidRPr="00C16A75">
            <w:rPr>
              <w:rFonts w:ascii="Times New Roman" w:hAnsi="Times New Roman" w:cs="Times New Roman"/>
              <w:lang w:val="en-US"/>
            </w:rPr>
            <w:t xml:space="preserve">of this non-ideal behavior </w:t>
          </w:r>
          <w:r w:rsidRPr="00C16A75">
            <w:rPr>
              <w:rFonts w:ascii="Times New Roman" w:hAnsi="Times New Roman" w:cs="Times New Roman"/>
              <w:lang w:val="en-US"/>
            </w:rPr>
            <w:t>an activity of the substance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oMath>
          <w:r w:rsidRPr="00C16A75">
            <w:rPr>
              <w:rFonts w:ascii="Times New Roman" w:hAnsi="Times New Roman" w:cs="Times New Roman"/>
              <w:lang w:val="en-US"/>
            </w:rPr>
            <w:t xml:space="preserve">” </w:t>
          </w:r>
          <w:r w:rsidR="00582A81" w:rsidRPr="00C16A75">
            <w:rPr>
              <w:rFonts w:ascii="Times New Roman" w:hAnsi="Times New Roman" w:cs="Times New Roman"/>
              <w:lang w:val="en-US"/>
            </w:rPr>
            <w:t xml:space="preserve">should be inserted to the equation of the chemical potential </w:t>
          </w:r>
          <w:r w:rsidRPr="00C16A75">
            <w:rPr>
              <w:rFonts w:ascii="Times New Roman" w:hAnsi="Times New Roman" w:cs="Times New Roman"/>
              <w:lang w:val="en-US"/>
            </w:rPr>
            <w:t xml:space="preserve">instead of its mole </w:t>
          </w:r>
          <w:proofErr w:type="gramStart"/>
          <w:r w:rsidRPr="00C16A75">
            <w:rPr>
              <w:rFonts w:ascii="Times New Roman" w:hAnsi="Times New Roman" w:cs="Times New Roman"/>
              <w:lang w:val="en-US"/>
            </w:rPr>
            <w:t xml:space="preserve">fraction </w:t>
          </w:r>
          <w:proofErr w:type="gramEnd"/>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C16A75" w14:paraId="33FAE647" w14:textId="77777777" w:rsidTr="00831546">
            <w:trPr>
              <w:trHeight w:val="406"/>
            </w:trPr>
            <w:tc>
              <w:tcPr>
                <w:tcW w:w="5387" w:type="dxa"/>
                <w:vAlign w:val="center"/>
              </w:tcPr>
              <w:p w14:paraId="178FBDA7" w14:textId="77777777" w:rsidR="00A9769A" w:rsidRPr="00C16A75" w:rsidRDefault="002C7EC8" w:rsidP="003B4F76">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008" w:type="dxa"/>
                <w:vAlign w:val="center"/>
              </w:tcPr>
              <w:p w14:paraId="006B6B2A" w14:textId="39D6CCD9" w:rsidR="00A9769A" w:rsidRPr="00C16A75" w:rsidRDefault="00A9769A" w:rsidP="0000601E">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5</w:t>
                </w:r>
                <w:r w:rsidRPr="00C16A75">
                  <w:rPr>
                    <w:rFonts w:ascii="Times New Roman" w:hAnsi="Times New Roman" w:cs="Times New Roman"/>
                    <w:lang w:val="en-US"/>
                  </w:rPr>
                  <w:fldChar w:fldCharType="end"/>
                </w:r>
                <w:r w:rsidR="00582A81" w:rsidRPr="00C16A75">
                  <w:rPr>
                    <w:rFonts w:ascii="Times New Roman" w:hAnsi="Times New Roman" w:cs="Times New Roman"/>
                    <w:lang w:val="en-US"/>
                  </w:rPr>
                  <w:t xml:space="preserve">: </w:t>
                </w:r>
                <w:r w:rsidRPr="003D7E4C">
                  <w:rPr>
                    <w:rFonts w:ascii="Times New Roman" w:hAnsi="Times New Roman" w:cs="Times New Roman"/>
                    <w:b/>
                    <w:lang w:val="en-US"/>
                  </w:rPr>
                  <w:t>Activity</w:t>
                </w:r>
                <w:r w:rsidRPr="00C16A75">
                  <w:rPr>
                    <w:rFonts w:ascii="Times New Roman" w:hAnsi="Times New Roman" w:cs="Times New Roman"/>
                    <w:b/>
                    <w:lang w:val="en-US"/>
                  </w:rPr>
                  <w:t xml:space="preserve"> </w:t>
                </w:r>
                <w:r w:rsidRPr="00C16A75">
                  <w:rPr>
                    <w:rFonts w:ascii="Times New Roman" w:hAnsi="Times New Roman" w:cs="Times New Roman"/>
                    <w:lang w:val="en-US"/>
                  </w:rPr>
                  <w:t>of the substance</w:t>
                </w:r>
                <w:r w:rsidR="00582A81" w:rsidRPr="00C16A75">
                  <w:rPr>
                    <w:rFonts w:ascii="Times New Roman" w:hAnsi="Times New Roman" w:cs="Times New Roman"/>
                    <w:lang w:val="en-US"/>
                  </w:rPr>
                  <w:t>.</w:t>
                </w:r>
              </w:p>
            </w:tc>
          </w:tr>
        </w:tbl>
        <w:p w14:paraId="3B60F83A" w14:textId="4616CB73" w:rsidR="008131A8" w:rsidRPr="00C16A75" w:rsidRDefault="008131A8" w:rsidP="00B96F1D">
          <w:pPr>
            <w:spacing w:before="240"/>
            <w:jc w:val="both"/>
            <w:rPr>
              <w:rFonts w:ascii="Times New Roman" w:hAnsi="Times New Roman" w:cs="Times New Roman"/>
              <w:lang w:val="en-US"/>
            </w:rPr>
          </w:pPr>
          <w:r w:rsidRPr="00C16A75">
            <w:rPr>
              <w:rFonts w:ascii="Times New Roman" w:hAnsi="Times New Roman" w:cs="Times New Roman"/>
              <w:lang w:val="en-US"/>
            </w:rPr>
            <w:t xml:space="preserve">Each chemical process </w:t>
          </w:r>
          <w:r w:rsidR="00582A81" w:rsidRPr="00C16A75">
            <w:rPr>
              <w:rFonts w:ascii="Times New Roman" w:hAnsi="Times New Roman" w:cs="Times New Roman"/>
              <w:lang w:val="en-US"/>
            </w:rPr>
            <w:t xml:space="preserve">will </w:t>
          </w:r>
          <w:r w:rsidR="004A1391" w:rsidRPr="00C16A75">
            <w:rPr>
              <w:rFonts w:ascii="Times New Roman" w:hAnsi="Times New Roman" w:cs="Times New Roman"/>
              <w:lang w:val="en-US"/>
            </w:rPr>
            <w:t>endeavor</w:t>
          </w:r>
          <w:r w:rsidR="00582A81" w:rsidRPr="00C16A75">
            <w:rPr>
              <w:rFonts w:ascii="Times New Roman" w:hAnsi="Times New Roman" w:cs="Times New Roman"/>
              <w:lang w:val="en-US"/>
            </w:rPr>
            <w:t xml:space="preserve"> </w:t>
          </w:r>
          <w:r w:rsidRPr="00C16A75">
            <w:rPr>
              <w:rFonts w:ascii="Times New Roman" w:hAnsi="Times New Roman" w:cs="Times New Roman"/>
              <w:lang w:val="en-US"/>
            </w:rPr>
            <w:t xml:space="preserve">to equilibrate the </w:t>
          </w:r>
          <w:hyperlink r:id="rId90" w:history="1">
            <w:r w:rsidR="00DD00B7" w:rsidRPr="00C16A75">
              <w:rPr>
                <w:rStyle w:val="Hypertextovodkaz"/>
                <w:rFonts w:ascii="Times New Roman" w:hAnsi="Times New Roman" w:cs="Times New Roman"/>
                <w:lang w:val="en-US"/>
              </w:rPr>
              <w:t>electrochemical</w:t>
            </w:r>
            <w:r w:rsidRPr="00C16A75">
              <w:rPr>
                <w:rStyle w:val="Hypertextovodkaz"/>
                <w:rFonts w:ascii="Times New Roman" w:hAnsi="Times New Roman" w:cs="Times New Roman"/>
                <w:lang w:val="en-US"/>
              </w:rPr>
              <w:t xml:space="preserve"> potentials</w:t>
            </w:r>
          </w:hyperlink>
          <w:r w:rsidRPr="00C16A75">
            <w:rPr>
              <w:rFonts w:ascii="Times New Roman" w:hAnsi="Times New Roman" w:cs="Times New Roman"/>
              <w:lang w:val="en-US"/>
            </w:rPr>
            <w:t xml:space="preserve"> of the substances. </w:t>
          </w:r>
          <w:r w:rsidR="00582A81" w:rsidRPr="00C16A75">
            <w:rPr>
              <w:rFonts w:ascii="Times New Roman" w:hAnsi="Times New Roman" w:cs="Times New Roman"/>
              <w:lang w:val="en-US"/>
            </w:rPr>
            <w:t>E</w:t>
          </w:r>
          <w:r w:rsidR="00DD00B7" w:rsidRPr="00C16A75">
            <w:rPr>
              <w:rFonts w:ascii="Times New Roman" w:hAnsi="Times New Roman" w:cs="Times New Roman"/>
              <w:lang w:val="en-US"/>
            </w:rPr>
            <w:t>lectrochemical</w:t>
          </w:r>
          <w:r w:rsidRPr="00C16A75">
            <w:rPr>
              <w:rFonts w:ascii="Times New Roman" w:hAnsi="Times New Roman" w:cs="Times New Roman"/>
              <w:lang w:val="en-US"/>
            </w:rPr>
            <w:t xml:space="preserve"> potential (</w:t>
          </w:r>
          <w:r w:rsidR="005D4A31" w:rsidRPr="00C16A75">
            <w:rPr>
              <w:rFonts w:ascii="Times New Roman" w:hAnsi="Times New Roman" w:cs="Times New Roman"/>
              <w:lang w:val="en-US"/>
            </w:rPr>
            <w:fldChar w:fldCharType="begin"/>
          </w:r>
          <w:r w:rsidR="005D4A31"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5D4A31" w:rsidRPr="00C16A75">
            <w:rPr>
              <w:rFonts w:ascii="Times New Roman" w:hAnsi="Times New Roman" w:cs="Times New Roman"/>
              <w:lang w:val="en-US"/>
            </w:rPr>
          </w:r>
          <w:r w:rsidR="005D4A31"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6</w:t>
          </w:r>
          <w:r w:rsidR="005D4A31"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582A81" w:rsidRPr="00C16A75">
            <w:rPr>
              <w:rFonts w:ascii="Times New Roman" w:hAnsi="Times New Roman" w:cs="Times New Roman"/>
              <w:lang w:val="en-US"/>
            </w:rPr>
            <w:t>describes</w:t>
          </w:r>
          <w:r w:rsidRPr="00C16A75">
            <w:rPr>
              <w:rFonts w:ascii="Times New Roman" w:hAnsi="Times New Roman" w:cs="Times New Roman"/>
              <w:lang w:val="en-US"/>
            </w:rPr>
            <w:t xml:space="preserve"> the free Gibbs energy of one mole of the substance in the solution at defined conditions. </w:t>
          </w:r>
          <w:r w:rsidR="005D4A31" w:rsidRPr="00C16A75">
            <w:rPr>
              <w:rFonts w:ascii="Times New Roman" w:hAnsi="Times New Roman" w:cs="Times New Roman"/>
              <w:lang w:val="en-US"/>
            </w:rPr>
            <w:t xml:space="preserve">This definition is the base equation </w:t>
          </w:r>
          <w:r w:rsidR="0043238F" w:rsidRPr="00C16A75">
            <w:rPr>
              <w:rFonts w:ascii="Times New Roman" w:hAnsi="Times New Roman" w:cs="Times New Roman"/>
              <w:lang w:val="en-US"/>
            </w:rPr>
            <w:t xml:space="preserve">for </w:t>
          </w:r>
          <w:r w:rsidR="005D4A31" w:rsidRPr="00C16A75">
            <w:rPr>
              <w:rFonts w:ascii="Times New Roman" w:hAnsi="Times New Roman" w:cs="Times New Roman"/>
              <w:lang w:val="en-US"/>
            </w:rPr>
            <w:t>the physical chemistry</w:t>
          </w:r>
          <w:r w:rsidR="00D62C42"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5D4A31"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8131A8" w:rsidRPr="00C16A75" w14:paraId="47B3CF66" w14:textId="77777777" w:rsidTr="003D7E4C">
            <w:trPr>
              <w:trHeight w:val="741"/>
            </w:trPr>
            <w:tc>
              <w:tcPr>
                <w:tcW w:w="6771" w:type="dxa"/>
                <w:vAlign w:val="center"/>
              </w:tcPr>
              <w:p w14:paraId="121FA486" w14:textId="77777777" w:rsidR="008131A8" w:rsidRPr="00C16A75" w:rsidRDefault="002C7EC8" w:rsidP="006E7A10">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acc>
                          <m:accPr>
                            <m:chr m:val="̅"/>
                            <m:ctrlPr>
                              <w:rPr>
                                <w:rFonts w:ascii="Cambria Math" w:hAnsi="Cambria Math" w:cs="Times New Roman"/>
                                <w:b/>
                                <w:i/>
                                <w:lang w:val="en-US"/>
                              </w:rPr>
                            </m:ctrlPr>
                          </m:accPr>
                          <m:e>
                            <m:r>
                              <m:rPr>
                                <m:sty m:val="bi"/>
                              </m:rPr>
                              <w:rPr>
                                <w:rFonts w:ascii="Cambria Math" w:hAnsi="Cambria Math" w:cs="Times New Roman"/>
                                <w:lang w:val="en-US"/>
                              </w:rPr>
                              <m:t>μ</m:t>
                            </m:r>
                          </m:e>
                        </m:acc>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+R∙T∙ln</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∙F∙φ</m:t>
                    </m:r>
                  </m:oMath>
                </m:oMathPara>
              </w:p>
            </w:tc>
            <w:tc>
              <w:tcPr>
                <w:tcW w:w="1624" w:type="dxa"/>
                <w:vAlign w:val="center"/>
              </w:tcPr>
              <w:p w14:paraId="62F76392" w14:textId="252E5846" w:rsidR="008131A8" w:rsidRPr="00C16A75" w:rsidRDefault="008131A8" w:rsidP="003D7E4C">
                <w:pPr>
                  <w:pStyle w:val="Titulek"/>
                  <w:keepNext/>
                  <w:spacing w:after="0"/>
                  <w:rPr>
                    <w:rFonts w:ascii="Times New Roman" w:hAnsi="Times New Roman" w:cs="Times New Roman"/>
                    <w:lang w:val="en-US"/>
                  </w:rPr>
                </w:pPr>
                <w:bookmarkStart w:id="127" w:name="_Ref418034266"/>
                <w:bookmarkStart w:id="128" w:name="_Ref41803426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6</w:t>
                </w:r>
                <w:r w:rsidRPr="00C16A75">
                  <w:rPr>
                    <w:rFonts w:ascii="Times New Roman" w:hAnsi="Times New Roman" w:cs="Times New Roman"/>
                    <w:lang w:val="en-US"/>
                  </w:rPr>
                  <w:fldChar w:fldCharType="end"/>
                </w:r>
                <w:bookmarkEnd w:id="127"/>
                <w:r w:rsidR="0043238F" w:rsidRPr="00C16A75">
                  <w:rPr>
                    <w:rFonts w:ascii="Times New Roman" w:hAnsi="Times New Roman" w:cs="Times New Roman"/>
                    <w:lang w:val="en-US"/>
                  </w:rPr>
                  <w:t xml:space="preserve">: </w:t>
                </w:r>
                <w:r w:rsidR="00DD00B7" w:rsidRPr="003D7E4C">
                  <w:rPr>
                    <w:rFonts w:ascii="Times New Roman" w:hAnsi="Times New Roman" w:cs="Times New Roman"/>
                    <w:b/>
                    <w:lang w:val="en-US"/>
                  </w:rPr>
                  <w:t>Electrochemical</w:t>
                </w:r>
                <w:r w:rsidRPr="003D7E4C">
                  <w:rPr>
                    <w:rFonts w:ascii="Times New Roman" w:hAnsi="Times New Roman" w:cs="Times New Roman"/>
                    <w:b/>
                    <w:lang w:val="en-US"/>
                  </w:rPr>
                  <w:t xml:space="preserve"> potential</w:t>
                </w:r>
                <w:bookmarkEnd w:id="128"/>
                <w:r w:rsidR="0043238F" w:rsidRPr="003D7E4C">
                  <w:rPr>
                    <w:rFonts w:ascii="Times New Roman" w:hAnsi="Times New Roman" w:cs="Times New Roman"/>
                    <w:b/>
                    <w:lang w:val="en-US"/>
                  </w:rPr>
                  <w:t>.</w:t>
                </w:r>
              </w:p>
            </w:tc>
          </w:tr>
          <w:tr w:rsidR="006E7A10" w:rsidRPr="00C16A75" w14:paraId="5B8DECE2" w14:textId="77777777" w:rsidTr="003D7E4C">
            <w:trPr>
              <w:trHeight w:val="566"/>
            </w:trPr>
            <w:tc>
              <w:tcPr>
                <w:tcW w:w="6771" w:type="dxa"/>
                <w:vAlign w:val="center"/>
              </w:tcPr>
              <w:p w14:paraId="58286374" w14:textId="77777777" w:rsidR="006E7A10" w:rsidRPr="00C16A75" w:rsidRDefault="002C7EC8" w:rsidP="003D7E4C">
                <w:pPr>
                  <w:keepNext/>
                  <w:jc w:val="center"/>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oMath>
                </m:oMathPara>
              </w:p>
            </w:tc>
            <w:tc>
              <w:tcPr>
                <w:tcW w:w="1624" w:type="dxa"/>
                <w:vAlign w:val="center"/>
              </w:tcPr>
              <w:p w14:paraId="207C4C75" w14:textId="7DFD3ACF" w:rsidR="006E7A10" w:rsidRPr="00C16A75" w:rsidRDefault="006E7A10" w:rsidP="003D7E4C">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7</w:t>
                </w:r>
                <w:r w:rsidRPr="00C16A75">
                  <w:rPr>
                    <w:rFonts w:ascii="Times New Roman" w:hAnsi="Times New Roman" w:cs="Times New Roman"/>
                    <w:lang w:val="en-US"/>
                  </w:rPr>
                  <w:fldChar w:fldCharType="end"/>
                </w:r>
                <w:r w:rsidR="0043238F" w:rsidRPr="00C16A75">
                  <w:rPr>
                    <w:rFonts w:ascii="Times New Roman" w:hAnsi="Times New Roman" w:cs="Times New Roman"/>
                    <w:lang w:val="en-US"/>
                  </w:rPr>
                  <w:t xml:space="preserve">: </w:t>
                </w:r>
                <w:r w:rsidRPr="00C16A75">
                  <w:rPr>
                    <w:rFonts w:ascii="Times New Roman" w:hAnsi="Times New Roman" w:cs="Times New Roman"/>
                    <w:lang w:val="en-US"/>
                  </w:rPr>
                  <w:t>Chemical potential</w:t>
                </w:r>
                <w:r w:rsidR="0043238F" w:rsidRPr="00C16A75">
                  <w:rPr>
                    <w:rFonts w:ascii="Times New Roman" w:hAnsi="Times New Roman" w:cs="Times New Roman"/>
                    <w:lang w:val="en-US"/>
                  </w:rPr>
                  <w:t>.</w:t>
                </w:r>
              </w:p>
            </w:tc>
          </w:tr>
        </w:tbl>
        <w:p w14:paraId="6EC585C5" w14:textId="46EA670E" w:rsidR="005D4A31" w:rsidRPr="00C16A75" w:rsidRDefault="0043238F" w:rsidP="00D86650">
          <w:pPr>
            <w:jc w:val="both"/>
            <w:rPr>
              <w:rFonts w:ascii="Times New Roman" w:hAnsi="Times New Roman" w:cs="Times New Roman"/>
              <w:lang w:val="en-US"/>
            </w:rPr>
          </w:pPr>
          <w:proofErr w:type="gramStart"/>
          <w:r w:rsidRPr="00C16A75">
            <w:rPr>
              <w:rFonts w:ascii="Times New Roman" w:hAnsi="Times New Roman" w:cs="Times New Roman"/>
              <w:lang w:val="en-US"/>
            </w:rPr>
            <w:t>where</w:t>
          </w:r>
          <w:proofErr w:type="gramEnd"/>
          <w:r w:rsidRPr="00C16A75">
            <w:rPr>
              <w:rFonts w:ascii="Times New Roman" w:hAnsi="Times New Roman" w:cs="Times New Roman"/>
              <w:lang w:val="en-US"/>
            </w:rPr>
            <w:t xml:space="preserve"> </w:t>
          </w:r>
          <w:r w:rsidR="005D4A31" w:rsidRPr="00C16A75">
            <w:rPr>
              <w:rFonts w:ascii="Times New Roman" w:hAnsi="Times New Roman" w:cs="Times New Roman"/>
              <w:lang w:val="en-US"/>
            </w:rPr>
            <w:t xml:space="preserve">T is </w:t>
          </w:r>
          <w:r w:rsidRPr="00C16A75">
            <w:rPr>
              <w:rFonts w:ascii="Times New Roman" w:hAnsi="Times New Roman" w:cs="Times New Roman"/>
              <w:lang w:val="en-US"/>
            </w:rPr>
            <w:t xml:space="preserve">the </w:t>
          </w:r>
          <w:r w:rsidR="005D4A31" w:rsidRPr="00C16A75">
            <w:rPr>
              <w:rFonts w:ascii="Times New Roman" w:hAnsi="Times New Roman" w:cs="Times New Roman"/>
              <w:lang w:val="en-US"/>
            </w:rPr>
            <w:t>temperature of the solution,</w:t>
          </w:r>
          <w:r w:rsidR="003B4F76" w:rsidRPr="00C16A75">
            <w:rPr>
              <w:rFonts w:ascii="Times New Roman" w:hAnsi="Times New Roman" w:cs="Times New Roman"/>
              <w:lang w:val="en-US"/>
            </w:rPr>
            <w:t xml:space="preserve"> </w:t>
          </w:r>
          <w:r w:rsidR="00ED6DC2" w:rsidRPr="00C16A75">
            <w:rPr>
              <w:rFonts w:ascii="Times New Roman" w:hAnsi="Times New Roman" w:cs="Times New Roman"/>
              <w:lang w:val="en-US"/>
            </w:rPr>
            <w:t>φ</w:t>
          </w:r>
          <w:r w:rsidR="005D4A31" w:rsidRPr="00C16A75">
            <w:rPr>
              <w:rFonts w:ascii="Times New Roman" w:hAnsi="Times New Roman" w:cs="Times New Roman"/>
              <w:lang w:val="en-US"/>
            </w:rPr>
            <w:t xml:space="preserve"> is electric potential of the solution, R is gas constant (8.314), </w:t>
          </w: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A</m:t>
                </m:r>
              </m:sub>
            </m:sSub>
          </m:oMath>
          <w:r w:rsidR="005D4A31" w:rsidRPr="00C16A75">
            <w:rPr>
              <w:rFonts w:ascii="Times New Roman" w:hAnsi="Times New Roman" w:cs="Times New Roman"/>
              <w:lang w:val="en-US"/>
            </w:rPr>
            <w:t xml:space="preserve">is the number of </w:t>
          </w:r>
          <w:r w:rsidRPr="00C16A75">
            <w:rPr>
              <w:rFonts w:ascii="Times New Roman" w:hAnsi="Times New Roman" w:cs="Times New Roman"/>
              <w:lang w:val="en-US"/>
            </w:rPr>
            <w:t xml:space="preserve">ion </w:t>
          </w:r>
          <w:r w:rsidR="005D4A31" w:rsidRPr="00C16A75">
            <w:rPr>
              <w:rFonts w:ascii="Times New Roman" w:hAnsi="Times New Roman" w:cs="Times New Roman"/>
              <w:lang w:val="en-US"/>
            </w:rPr>
            <w:t xml:space="preserve">charge </w:t>
          </w:r>
          <w:r w:rsidR="00AF3375" w:rsidRPr="00C16A75">
            <w:rPr>
              <w:rFonts w:ascii="Times New Roman" w:hAnsi="Times New Roman" w:cs="Times New Roman"/>
              <w:lang w:val="en-US"/>
            </w:rPr>
            <w:t xml:space="preserve">(0 is the substance </w:t>
          </w:r>
          <w:r w:rsidRPr="00C16A75">
            <w:rPr>
              <w:rFonts w:ascii="Times New Roman" w:hAnsi="Times New Roman" w:cs="Times New Roman"/>
              <w:lang w:val="en-US"/>
            </w:rPr>
            <w:t xml:space="preserve">and </w:t>
          </w:r>
          <w:r w:rsidR="00AF3375" w:rsidRPr="00C16A75">
            <w:rPr>
              <w:rFonts w:ascii="Times New Roman" w:hAnsi="Times New Roman" w:cs="Times New Roman"/>
              <w:lang w:val="en-US"/>
            </w:rPr>
            <w:t>is not an ion)</w:t>
          </w:r>
          <w:r w:rsidR="005D4A31" w:rsidRPr="00C16A75">
            <w:rPr>
              <w:rFonts w:ascii="Times New Roman" w:hAnsi="Times New Roman" w:cs="Times New Roman"/>
              <w:lang w:val="en-US"/>
            </w:rPr>
            <w:t xml:space="preserve">, F is </w:t>
          </w:r>
          <w:r w:rsidRPr="00C16A75">
            <w:rPr>
              <w:rFonts w:ascii="Times New Roman" w:hAnsi="Times New Roman" w:cs="Times New Roman"/>
              <w:lang w:val="en-US"/>
            </w:rPr>
            <w:t>F</w:t>
          </w:r>
          <w:r w:rsidR="005D4A31" w:rsidRPr="00C16A75">
            <w:rPr>
              <w:rFonts w:ascii="Times New Roman" w:hAnsi="Times New Roman" w:cs="Times New Roman"/>
              <w:lang w:val="en-US"/>
            </w:rPr>
            <w:t>araday constant</w:t>
          </w:r>
          <w:r w:rsidR="00AF3375"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F3375" w:rsidRPr="00C16A75">
            <w:rPr>
              <w:rFonts w:ascii="Times New Roman" w:hAnsi="Times New Roman" w:cs="Times New Roman"/>
              <w:lang w:val="en-US"/>
            </w:rPr>
            <w:t xml:space="preserve"> is the chemical potential of the pure substance.</w:t>
          </w:r>
          <w:r w:rsidR="006E7A10" w:rsidRPr="00C16A75">
            <w:rPr>
              <w:rFonts w:ascii="Times New Roman" w:hAnsi="Times New Roman" w:cs="Times New Roman"/>
              <w:lang w:val="en-US"/>
            </w:rPr>
            <w:t xml:space="preserve"> </w:t>
          </w:r>
        </w:p>
        <w:p w14:paraId="2AA9D772" w14:textId="33EA42B8" w:rsidR="006E7A10"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A t</w:t>
          </w:r>
          <w:r w:rsidR="006E7A10" w:rsidRPr="00C16A75">
            <w:rPr>
              <w:rFonts w:ascii="Times New Roman" w:hAnsi="Times New Roman" w:cs="Times New Roman"/>
              <w:lang w:val="en-US"/>
            </w:rPr>
            <w:t xml:space="preserve">ypical chemical solution </w:t>
          </w:r>
          <w:r w:rsidR="00041128" w:rsidRPr="00C16A75">
            <w:rPr>
              <w:rFonts w:ascii="Times New Roman" w:hAnsi="Times New Roman" w:cs="Times New Roman"/>
              <w:lang w:val="en-US"/>
            </w:rPr>
            <w:t>has</w:t>
          </w:r>
          <w:r w:rsidR="006E7A10" w:rsidRPr="00C16A75">
            <w:rPr>
              <w:rFonts w:ascii="Times New Roman" w:hAnsi="Times New Roman" w:cs="Times New Roman"/>
              <w:lang w:val="en-US"/>
            </w:rPr>
            <w:t xml:space="preserve"> electric potential equal to zero (</w:t>
          </w:r>
          <w:r w:rsidR="00ED6DC2" w:rsidRPr="00C16A75">
            <w:rPr>
              <w:rFonts w:ascii="Times New Roman" w:hAnsi="Times New Roman" w:cs="Times New Roman"/>
              <w:lang w:val="en-US"/>
            </w:rPr>
            <w:t>φ</w:t>
          </w:r>
          <w:r w:rsidR="006E7A10" w:rsidRPr="00C16A75">
            <w:rPr>
              <w:rFonts w:ascii="Times New Roman" w:hAnsi="Times New Roman" w:cs="Times New Roman"/>
              <w:lang w:val="en-US"/>
            </w:rPr>
            <w:t xml:space="preserve">=0), so </w:t>
          </w:r>
          <w:r w:rsidRPr="00C16A75">
            <w:rPr>
              <w:rFonts w:ascii="Times New Roman" w:hAnsi="Times New Roman" w:cs="Times New Roman"/>
              <w:lang w:val="en-US"/>
            </w:rPr>
            <w:t xml:space="preserve">that </w:t>
          </w:r>
          <w:r w:rsidR="006E7A10" w:rsidRPr="00C16A75">
            <w:rPr>
              <w:rFonts w:ascii="Times New Roman" w:hAnsi="Times New Roman" w:cs="Times New Roman"/>
              <w:lang w:val="en-US"/>
            </w:rPr>
            <w:t xml:space="preserve">the electrochemical potential is the same as </w:t>
          </w:r>
          <w:r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chemical potential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6E7A10" w:rsidRPr="00C16A75">
            <w:rPr>
              <w:rFonts w:ascii="Times New Roman" w:hAnsi="Times New Roman" w:cs="Times New Roman"/>
              <w:lang w:val="en-US"/>
            </w:rPr>
            <w:t xml:space="preserve">. </w:t>
          </w:r>
          <w:r w:rsidRPr="00C16A75">
            <w:rPr>
              <w:rFonts w:ascii="Times New Roman" w:hAnsi="Times New Roman" w:cs="Times New Roman"/>
              <w:lang w:val="en-US"/>
            </w:rPr>
            <w:t xml:space="preserve">Additionally, </w:t>
          </w:r>
          <w:r w:rsidR="006E7A10" w:rsidRPr="00C16A75">
            <w:rPr>
              <w:rFonts w:ascii="Times New Roman" w:hAnsi="Times New Roman" w:cs="Times New Roman"/>
              <w:lang w:val="en-US"/>
            </w:rPr>
            <w:t>for all chemical processes in one homogenous chemical solution</w:t>
          </w:r>
          <w:r w:rsidRPr="00C16A75">
            <w:rPr>
              <w:rFonts w:ascii="Times New Roman" w:hAnsi="Times New Roman" w:cs="Times New Roman"/>
              <w:lang w:val="en-US"/>
            </w:rPr>
            <w:t xml:space="preserve">, </w:t>
          </w:r>
          <w:r w:rsidR="006E7A10" w:rsidRPr="00C16A75">
            <w:rPr>
              <w:rFonts w:ascii="Times New Roman" w:hAnsi="Times New Roman" w:cs="Times New Roman"/>
              <w:lang w:val="en-US"/>
            </w:rPr>
            <w:t xml:space="preserve">the electrical part of electrochemical potential </w:t>
          </w:r>
          <w:r w:rsidRPr="00C16A75">
            <w:rPr>
              <w:rFonts w:ascii="Times New Roman" w:hAnsi="Times New Roman" w:cs="Times New Roman"/>
              <w:lang w:val="en-US"/>
            </w:rPr>
            <w:t xml:space="preserve">can potentially be </w:t>
          </w:r>
          <w:r w:rsidR="006E7A10" w:rsidRPr="00C16A75">
            <w:rPr>
              <w:rFonts w:ascii="Times New Roman" w:hAnsi="Times New Roman" w:cs="Times New Roman"/>
              <w:lang w:val="en-US"/>
            </w:rPr>
            <w:t>neglected, because it is algebraically eliminated (t</w:t>
          </w:r>
          <w:r w:rsidR="00D0639D" w:rsidRPr="00C16A75">
            <w:rPr>
              <w:rFonts w:ascii="Times New Roman" w:hAnsi="Times New Roman" w:cs="Times New Roman"/>
              <w:lang w:val="en-US"/>
            </w:rPr>
            <w:t>he electric potential</w:t>
          </w:r>
          <w:r w:rsidR="006E7A10" w:rsidRPr="00C16A75">
            <w:rPr>
              <w:rFonts w:ascii="Times New Roman" w:hAnsi="Times New Roman" w:cs="Times New Roman"/>
              <w:lang w:val="en-US"/>
            </w:rPr>
            <w:t xml:space="preserve"> is the same in both side</w:t>
          </w:r>
          <w:r w:rsidR="004D71C0" w:rsidRPr="00C16A75">
            <w:rPr>
              <w:rFonts w:ascii="Times New Roman" w:hAnsi="Times New Roman" w:cs="Times New Roman"/>
              <w:lang w:val="en-US"/>
            </w:rPr>
            <w:t>s</w:t>
          </w:r>
          <w:r w:rsidR="006E7A10" w:rsidRPr="00C16A75">
            <w:rPr>
              <w:rFonts w:ascii="Times New Roman" w:hAnsi="Times New Roman" w:cs="Times New Roman"/>
              <w:lang w:val="en-US"/>
            </w:rPr>
            <w:t xml:space="preserve"> of electrochemical equality for each chemical substance). After removing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electrical part of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electrochemical potential</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only the chemical potential remains. However, for processes between different solutions</w:t>
          </w:r>
          <w:r w:rsidR="004D71C0" w:rsidRPr="00C16A75">
            <w:rPr>
              <w:rFonts w:ascii="Times New Roman" w:hAnsi="Times New Roman" w:cs="Times New Roman"/>
              <w:lang w:val="en-US"/>
            </w:rPr>
            <w:t>, th</w:t>
          </w:r>
          <w:r w:rsidR="00D0639D" w:rsidRPr="00C16A75">
            <w:rPr>
              <w:rFonts w:ascii="Times New Roman" w:hAnsi="Times New Roman" w:cs="Times New Roman"/>
              <w:lang w:val="en-US"/>
            </w:rPr>
            <w:t>e electric</w:t>
          </w:r>
          <w:r w:rsidR="004D71C0" w:rsidRPr="00C16A75">
            <w:rPr>
              <w:rFonts w:ascii="Times New Roman" w:hAnsi="Times New Roman" w:cs="Times New Roman"/>
              <w:lang w:val="en-US"/>
            </w:rPr>
            <w:t xml:space="preserve"> part must be </w:t>
          </w:r>
          <w:r w:rsidR="006E7A10" w:rsidRPr="00C16A75">
            <w:rPr>
              <w:rFonts w:ascii="Times New Roman" w:hAnsi="Times New Roman" w:cs="Times New Roman"/>
              <w:lang w:val="en-US"/>
            </w:rPr>
            <w:t>present. As a result</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non</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zero electric potentials </w:t>
          </w:r>
          <w:r w:rsidR="004D71C0" w:rsidRPr="00C16A75">
            <w:rPr>
              <w:rFonts w:ascii="Times New Roman" w:hAnsi="Times New Roman" w:cs="Times New Roman"/>
              <w:lang w:val="en-US"/>
            </w:rPr>
            <w:t xml:space="preserve">can be presented </w:t>
          </w:r>
          <w:r w:rsidR="006E7A10" w:rsidRPr="00C16A75">
            <w:rPr>
              <w:rFonts w:ascii="Times New Roman" w:hAnsi="Times New Roman" w:cs="Times New Roman"/>
              <w:lang w:val="en-US"/>
            </w:rPr>
            <w:t>between solutions.</w:t>
          </w:r>
        </w:p>
        <w:p w14:paraId="50BAF413" w14:textId="3769A819" w:rsidR="00901F91" w:rsidRPr="00C16A75" w:rsidRDefault="006D5ECB" w:rsidP="00901F91">
          <w:pPr>
            <w:pStyle w:val="Nadpis3"/>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19648" behindDoc="1" locked="0" layoutInCell="1" allowOverlap="1" wp14:anchorId="6B8B3F46" wp14:editId="5078837C">
                <wp:simplePos x="0" y="0"/>
                <wp:positionH relativeFrom="column">
                  <wp:posOffset>-739957</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1">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C16A75">
            <w:rPr>
              <w:rFonts w:ascii="Times New Roman" w:hAnsi="Times New Roman" w:cs="Times New Roman"/>
              <w:lang w:val="en-US"/>
            </w:rPr>
            <w:t>Chemical substance transport</w:t>
          </w:r>
          <w:r w:rsidR="00A44B4D" w:rsidRPr="00C16A75">
            <w:rPr>
              <w:rFonts w:ascii="Times New Roman" w:hAnsi="Times New Roman" w:cs="Times New Roman"/>
              <w:lang w:val="en-US"/>
            </w:rPr>
            <w:t>s</w:t>
          </w:r>
        </w:p>
        <w:p w14:paraId="2F325791" w14:textId="46CF6BD0" w:rsidR="000B709B" w:rsidRPr="00C16A75" w:rsidRDefault="000B709B" w:rsidP="00D86650">
          <w:pPr>
            <w:jc w:val="both"/>
            <w:rPr>
              <w:rFonts w:ascii="Times New Roman" w:hAnsi="Times New Roman" w:cs="Times New Roman"/>
              <w:lang w:val="en-US"/>
            </w:rPr>
          </w:pPr>
          <w:r w:rsidRPr="00C16A75">
            <w:rPr>
              <w:rFonts w:ascii="Times New Roman" w:hAnsi="Times New Roman" w:cs="Times New Roman"/>
              <w:lang w:val="en-US"/>
            </w:rPr>
            <w:t xml:space="preserve">The most intuitive equilibrium of </w:t>
          </w:r>
          <w:r w:rsidR="00DD00B7" w:rsidRPr="00C16A75">
            <w:rPr>
              <w:rFonts w:ascii="Times New Roman" w:hAnsi="Times New Roman" w:cs="Times New Roman"/>
              <w:lang w:val="en-US"/>
            </w:rPr>
            <w:t>electrochemical</w:t>
          </w:r>
          <w:r w:rsidRPr="00C16A75">
            <w:rPr>
              <w:rFonts w:ascii="Times New Roman" w:hAnsi="Times New Roman" w:cs="Times New Roman"/>
              <w:lang w:val="en-US"/>
            </w:rPr>
            <w:t xml:space="preserve"> potentials is </w:t>
          </w:r>
          <w:r w:rsidR="00BD26DA" w:rsidRPr="00C16A75">
            <w:rPr>
              <w:rFonts w:ascii="Times New Roman" w:hAnsi="Times New Roman" w:cs="Times New Roman"/>
              <w:lang w:val="en-US"/>
            </w:rPr>
            <w:t xml:space="preserve">reached by </w:t>
          </w:r>
          <w:r w:rsidRPr="00C16A75">
            <w:rPr>
              <w:rFonts w:ascii="Times New Roman" w:hAnsi="Times New Roman" w:cs="Times New Roman"/>
              <w:lang w:val="en-US"/>
            </w:rPr>
            <w:t xml:space="preserve">equilibrating diffusion </w:t>
          </w:r>
          <w:r w:rsidR="004D71C0"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w:t>
          </w:r>
          <w:r w:rsidR="004D71C0" w:rsidRPr="00C16A75">
            <w:rPr>
              <w:rFonts w:ascii="Times New Roman" w:hAnsi="Times New Roman" w:cs="Times New Roman"/>
              <w:lang w:val="en-US"/>
            </w:rPr>
            <w:t xml:space="preserve">attain </w:t>
          </w:r>
          <w:r w:rsidRPr="00C16A75">
            <w:rPr>
              <w:rFonts w:ascii="Times New Roman" w:hAnsi="Times New Roman" w:cs="Times New Roman"/>
              <w:lang w:val="en-US"/>
            </w:rPr>
            <w:t>one homogenous mixture with the same activities of all substances in all places.</w:t>
          </w:r>
        </w:p>
        <w:p w14:paraId="39562746" w14:textId="71A64EA9" w:rsidR="009B2C99"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23744" behindDoc="1" locked="0" layoutInCell="1" allowOverlap="1" wp14:anchorId="248CFBE3" wp14:editId="635DA2C7">
                <wp:simplePos x="0" y="0"/>
                <wp:positionH relativeFrom="column">
                  <wp:posOffset>-843280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C16A75">
            <w:rPr>
              <w:rFonts w:ascii="Times New Roman" w:hAnsi="Times New Roman" w:cs="Times New Roman"/>
              <w:lang w:val="en-US"/>
            </w:rPr>
            <w:t>It is somewhat</w:t>
          </w:r>
          <w:r w:rsidR="000B709B" w:rsidRPr="00C16A75">
            <w:rPr>
              <w:rFonts w:ascii="Times New Roman" w:hAnsi="Times New Roman" w:cs="Times New Roman"/>
              <w:lang w:val="en-US"/>
            </w:rPr>
            <w:t xml:space="preserve"> complicated to imagine the equilibrium </w:t>
          </w:r>
          <w:r w:rsidR="002C2EEA" w:rsidRPr="00C16A75">
            <w:rPr>
              <w:rFonts w:ascii="Times New Roman" w:hAnsi="Times New Roman" w:cs="Times New Roman"/>
              <w:lang w:val="en-US"/>
            </w:rPr>
            <w:t xml:space="preserve">of uncharged substances </w:t>
          </w:r>
          <w:r w:rsidR="000B709B" w:rsidRPr="00C16A75">
            <w:rPr>
              <w:rFonts w:ascii="Times New Roman" w:hAnsi="Times New Roman" w:cs="Times New Roman"/>
              <w:lang w:val="en-US"/>
            </w:rPr>
            <w:t xml:space="preserve">through </w:t>
          </w:r>
          <w:r w:rsidR="004D71C0" w:rsidRPr="00C16A75">
            <w:rPr>
              <w:rFonts w:ascii="Times New Roman" w:hAnsi="Times New Roman" w:cs="Times New Roman"/>
              <w:lang w:val="en-US"/>
            </w:rPr>
            <w:t xml:space="preserve">a </w:t>
          </w:r>
          <w:r w:rsidR="000B709B" w:rsidRPr="00C16A75">
            <w:rPr>
              <w:rFonts w:ascii="Times New Roman" w:hAnsi="Times New Roman" w:cs="Times New Roman"/>
              <w:lang w:val="en-US"/>
            </w:rPr>
            <w:t xml:space="preserve">semipermeable membrane. </w:t>
          </w:r>
          <w:r w:rsidR="009F1D88" w:rsidRPr="00C16A75">
            <w:rPr>
              <w:rFonts w:ascii="Times New Roman" w:hAnsi="Times New Roman" w:cs="Times New Roman"/>
              <w:lang w:val="en-US"/>
            </w:rPr>
            <w:t>The electric part of the potential is zero</w:t>
          </w:r>
          <w:r w:rsidR="002C2EEA" w:rsidRPr="00C16A75">
            <w:rPr>
              <w:rFonts w:ascii="Times New Roman" w:hAnsi="Times New Roman" w:cs="Times New Roman"/>
              <w:lang w:val="en-US"/>
            </w:rPr>
            <w:t>, because the substance has zero charge (z=0)</w:t>
          </w:r>
          <w:r w:rsidR="00A9769A" w:rsidRPr="00C16A75">
            <w:rPr>
              <w:rFonts w:ascii="Times New Roman" w:hAnsi="Times New Roman" w:cs="Times New Roman"/>
              <w:lang w:val="en-US"/>
            </w:rPr>
            <w:t xml:space="preserve">. </w:t>
          </w:r>
          <w:r w:rsidR="00BD26DA" w:rsidRPr="00C16A75">
            <w:rPr>
              <w:rFonts w:ascii="Times New Roman" w:hAnsi="Times New Roman" w:cs="Times New Roman"/>
              <w:lang w:val="en-US"/>
            </w:rPr>
            <w:t>Therefore</w:t>
          </w:r>
          <w:r w:rsidR="002C2EEA" w:rsidRPr="00C16A75">
            <w:rPr>
              <w:rFonts w:ascii="Times New Roman" w:hAnsi="Times New Roman" w:cs="Times New Roman"/>
              <w:lang w:val="en-US"/>
            </w:rPr>
            <w:t xml:space="preserve">, </w:t>
          </w:r>
          <w:r w:rsidR="00BD26DA" w:rsidRPr="00C16A75">
            <w:rPr>
              <w:rFonts w:ascii="Times New Roman" w:hAnsi="Times New Roman" w:cs="Times New Roman"/>
              <w:lang w:val="en-US"/>
            </w:rPr>
            <w:t xml:space="preserve">only the </w:t>
          </w:r>
          <w:r w:rsidR="00A9769A" w:rsidRPr="00C16A75">
            <w:rPr>
              <w:rFonts w:ascii="Times New Roman" w:hAnsi="Times New Roman" w:cs="Times New Roman"/>
              <w:lang w:val="en-US"/>
            </w:rPr>
            <w:t xml:space="preserve">chemical </w:t>
          </w:r>
          <w:r w:rsidR="009F1D88" w:rsidRPr="00C16A75">
            <w:rPr>
              <w:rFonts w:ascii="Times New Roman" w:hAnsi="Times New Roman" w:cs="Times New Roman"/>
              <w:lang w:val="en-US"/>
            </w:rPr>
            <w:t>part</w:t>
          </w:r>
          <w:r w:rsidR="00B24C2B" w:rsidRPr="00C16A75">
            <w:rPr>
              <w:rFonts w:ascii="Times New Roman" w:hAnsi="Times New Roman" w:cs="Times New Roman"/>
              <w:lang w:val="en-US"/>
            </w:rPr>
            <w:t>s</w:t>
          </w:r>
          <w:r w:rsidR="009F1D88" w:rsidRPr="00C16A75">
            <w:rPr>
              <w:rFonts w:ascii="Times New Roman" w:hAnsi="Times New Roman" w:cs="Times New Roman"/>
              <w:lang w:val="en-US"/>
            </w:rPr>
            <w:t xml:space="preserve"> of the </w:t>
          </w:r>
          <w:r w:rsidR="00A9769A" w:rsidRPr="00C16A75">
            <w:rPr>
              <w:rFonts w:ascii="Times New Roman" w:hAnsi="Times New Roman" w:cs="Times New Roman"/>
              <w:lang w:val="en-US"/>
            </w:rPr>
            <w:t>potential on both sides of the membrane</w:t>
          </w:r>
          <w:r w:rsidR="00BD26DA" w:rsidRPr="00C16A75">
            <w:rPr>
              <w:rFonts w:ascii="Times New Roman" w:hAnsi="Times New Roman" w:cs="Times New Roman"/>
              <w:lang w:val="en-US"/>
            </w:rPr>
            <w:t xml:space="preserve"> are equilibrated</w:t>
          </w:r>
          <w:r w:rsidR="00A9769A"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As </w:t>
          </w:r>
          <w:r w:rsidR="00A9769A" w:rsidRPr="00C16A75">
            <w:rPr>
              <w:rFonts w:ascii="Times New Roman" w:hAnsi="Times New Roman" w:cs="Times New Roman"/>
              <w:lang w:val="en-US"/>
            </w:rPr>
            <w:t>it is the same substance on both sides</w:t>
          </w:r>
          <w:r w:rsidR="006E6B5C" w:rsidRPr="00C16A75">
            <w:rPr>
              <w:rFonts w:ascii="Times New Roman" w:hAnsi="Times New Roman" w:cs="Times New Roman"/>
              <w:lang w:val="en-US"/>
            </w:rPr>
            <w:t>,</w:t>
          </w:r>
          <w:r w:rsidR="00A9769A" w:rsidRPr="00C16A75">
            <w:rPr>
              <w:rFonts w:ascii="Times New Roman" w:hAnsi="Times New Roman" w:cs="Times New Roman"/>
              <w:lang w:val="en-US"/>
            </w:rPr>
            <w:t xml:space="preserve"> equilibrium </w:t>
          </w:r>
          <w:r w:rsidR="006E6B5C" w:rsidRPr="00C16A75">
            <w:rPr>
              <w:rFonts w:ascii="Times New Roman" w:hAnsi="Times New Roman" w:cs="Times New Roman"/>
              <w:lang w:val="en-US"/>
            </w:rPr>
            <w:t xml:space="preserve">of </w:t>
          </w:r>
          <w:r w:rsidR="004B63C2" w:rsidRPr="00C16A75">
            <w:rPr>
              <w:rFonts w:ascii="Times New Roman" w:hAnsi="Times New Roman" w:cs="Times New Roman"/>
              <w:lang w:val="en-US"/>
            </w:rPr>
            <w:t xml:space="preserve">both pressure and </w:t>
          </w:r>
          <w:r w:rsidR="00A9769A" w:rsidRPr="00C16A75">
            <w:rPr>
              <w:rFonts w:ascii="Times New Roman" w:hAnsi="Times New Roman" w:cs="Times New Roman"/>
              <w:lang w:val="en-US"/>
            </w:rPr>
            <w:t xml:space="preserve">chemical potential is reached </w:t>
          </w:r>
          <w:r w:rsidR="00B22315" w:rsidRPr="00C16A75">
            <w:rPr>
              <w:rFonts w:ascii="Times New Roman" w:hAnsi="Times New Roman" w:cs="Times New Roman"/>
              <w:lang w:val="en-US"/>
            </w:rPr>
            <w:t xml:space="preserve">if the activities are the same in both sides of </w:t>
          </w:r>
          <w:r w:rsidR="006E6B5C" w:rsidRPr="00C16A75">
            <w:rPr>
              <w:rFonts w:ascii="Times New Roman" w:hAnsi="Times New Roman" w:cs="Times New Roman"/>
              <w:lang w:val="en-US"/>
            </w:rPr>
            <w:t xml:space="preserve">the </w:t>
          </w:r>
          <w:r w:rsidR="00B22315" w:rsidRPr="00C16A75">
            <w:rPr>
              <w:rFonts w:ascii="Times New Roman" w:hAnsi="Times New Roman" w:cs="Times New Roman"/>
              <w:lang w:val="en-US"/>
            </w:rPr>
            <w:t xml:space="preserve">membrane. </w:t>
          </w:r>
          <w:r w:rsidR="009B2C99" w:rsidRPr="00C16A75">
            <w:rPr>
              <w:rFonts w:ascii="Times New Roman" w:hAnsi="Times New Roman" w:cs="Times New Roman"/>
              <w:lang w:val="en-US"/>
            </w:rPr>
            <w:t xml:space="preserve">This equilibration of permeable particles is usually called </w:t>
          </w:r>
          <w:hyperlink r:id="rId93" w:history="1">
            <w:r w:rsidR="009B2C99" w:rsidRPr="00C16A75">
              <w:rPr>
                <w:rStyle w:val="Hypertextovodkaz"/>
                <w:rFonts w:ascii="Times New Roman" w:hAnsi="Times New Roman" w:cs="Times New Roman"/>
                <w:lang w:val="en-US"/>
              </w:rPr>
              <w:t>osmosis</w:t>
            </w:r>
          </w:hyperlink>
          <w:r w:rsidR="006E6B5C" w:rsidRPr="00C16A75">
            <w:rPr>
              <w:rFonts w:ascii="Times New Roman" w:hAnsi="Times New Roman" w:cs="Times New Roman"/>
              <w:lang w:val="en-US"/>
            </w:rPr>
            <w:t xml:space="preserve"> and</w:t>
          </w:r>
          <w:r w:rsidR="009F1D88" w:rsidRPr="00C16A75">
            <w:rPr>
              <w:rFonts w:ascii="Times New Roman" w:hAnsi="Times New Roman" w:cs="Times New Roman"/>
              <w:lang w:val="en-US"/>
            </w:rPr>
            <w:t xml:space="preserve"> is </w:t>
          </w:r>
          <w:r w:rsidR="006E6B5C" w:rsidRPr="00C16A75">
            <w:rPr>
              <w:rFonts w:ascii="Times New Roman" w:hAnsi="Times New Roman" w:cs="Times New Roman"/>
              <w:lang w:val="en-US"/>
            </w:rPr>
            <w:t xml:space="preserve">the </w:t>
          </w:r>
          <w:r w:rsidR="009F1D88" w:rsidRPr="00C16A75">
            <w:rPr>
              <w:rFonts w:ascii="Times New Roman" w:hAnsi="Times New Roman" w:cs="Times New Roman"/>
              <w:lang w:val="en-US"/>
            </w:rPr>
            <w:t>reason why water has the same mole fraction in plasma as in</w:t>
          </w:r>
          <w:r w:rsidR="006E6B5C" w:rsidRPr="00C16A75">
            <w:rPr>
              <w:rFonts w:ascii="Times New Roman" w:hAnsi="Times New Roman" w:cs="Times New Roman"/>
              <w:lang w:val="en-US"/>
            </w:rPr>
            <w:t xml:space="preserve"> the</w:t>
          </w:r>
          <w:r w:rsidR="009F1D88" w:rsidRPr="00C16A75">
            <w:rPr>
              <w:rFonts w:ascii="Times New Roman" w:hAnsi="Times New Roman" w:cs="Times New Roman"/>
              <w:lang w:val="en-US"/>
            </w:rPr>
            <w:t xml:space="preserve"> intracellular fluids of erythrocytes. </w:t>
          </w:r>
          <w:r w:rsidR="006E6B5C" w:rsidRPr="00C16A75">
            <w:rPr>
              <w:rFonts w:ascii="Times New Roman" w:hAnsi="Times New Roman" w:cs="Times New Roman"/>
              <w:lang w:val="en-US"/>
            </w:rPr>
            <w:t xml:space="preserve">A second </w:t>
          </w:r>
          <w:r w:rsidR="009F1D88" w:rsidRPr="00C16A75">
            <w:rPr>
              <w:rFonts w:ascii="Times New Roman" w:hAnsi="Times New Roman" w:cs="Times New Roman"/>
              <w:lang w:val="en-US"/>
            </w:rPr>
            <w:t xml:space="preserve">view of the same calculation can sometimes </w:t>
          </w:r>
          <w:r w:rsidR="006E6B5C" w:rsidRPr="00C16A75">
            <w:rPr>
              <w:rFonts w:ascii="Times New Roman" w:hAnsi="Times New Roman" w:cs="Times New Roman"/>
              <w:lang w:val="en-US"/>
            </w:rPr>
            <w:t xml:space="preserve">be </w:t>
          </w:r>
          <w:r w:rsidR="009F1D88" w:rsidRPr="00C16A75">
            <w:rPr>
              <w:rFonts w:ascii="Times New Roman" w:hAnsi="Times New Roman" w:cs="Times New Roman"/>
              <w:lang w:val="en-US"/>
            </w:rPr>
            <w:t>simplified by</w:t>
          </w:r>
          <w:r w:rsidR="009B2C99" w:rsidRPr="00C16A75">
            <w:rPr>
              <w:rFonts w:ascii="Times New Roman" w:hAnsi="Times New Roman" w:cs="Times New Roman"/>
              <w:lang w:val="en-US"/>
            </w:rPr>
            <w:t xml:space="preserve"> impermeable particles, because </w:t>
          </w:r>
          <w:r w:rsidR="006E6B5C" w:rsidRPr="00C16A75">
            <w:rPr>
              <w:rFonts w:ascii="Times New Roman" w:hAnsi="Times New Roman" w:cs="Times New Roman"/>
              <w:lang w:val="en-US"/>
            </w:rPr>
            <w:t>a higher level of</w:t>
          </w:r>
          <w:r w:rsidR="009B2C99" w:rsidRPr="00C16A75">
            <w:rPr>
              <w:rFonts w:ascii="Times New Roman" w:hAnsi="Times New Roman" w:cs="Times New Roman"/>
              <w:lang w:val="en-US"/>
            </w:rPr>
            <w:t xml:space="preserve"> impermeable particles causes</w:t>
          </w:r>
          <w:r w:rsidR="00B24C2B" w:rsidRPr="00C16A75">
            <w:rPr>
              <w:rFonts w:ascii="Times New Roman" w:hAnsi="Times New Roman" w:cs="Times New Roman"/>
              <w:lang w:val="en-US"/>
            </w:rPr>
            <w:t xml:space="preserve"> lower</w:t>
          </w:r>
          <w:r w:rsidR="009B2C99" w:rsidRPr="00C16A75">
            <w:rPr>
              <w:rFonts w:ascii="Times New Roman" w:hAnsi="Times New Roman" w:cs="Times New Roman"/>
              <w:lang w:val="en-US"/>
            </w:rPr>
            <w:t xml:space="preserve"> mole fraction</w:t>
          </w:r>
          <w:r w:rsidR="006E6B5C" w:rsidRPr="00C16A75">
            <w:rPr>
              <w:rFonts w:ascii="Times New Roman" w:hAnsi="Times New Roman" w:cs="Times New Roman"/>
              <w:lang w:val="en-US"/>
            </w:rPr>
            <w:t>s in</w:t>
          </w:r>
          <w:r w:rsidR="009B2C99" w:rsidRPr="00C16A75">
            <w:rPr>
              <w:rFonts w:ascii="Times New Roman" w:hAnsi="Times New Roman" w:cs="Times New Roman"/>
              <w:lang w:val="en-US"/>
            </w:rPr>
            <w:t xml:space="preserve"> each permeable substance.</w:t>
          </w:r>
          <w:r w:rsidR="004B63C2" w:rsidRPr="00C16A75">
            <w:rPr>
              <w:rFonts w:ascii="Times New Roman" w:hAnsi="Times New Roman" w:cs="Times New Roman"/>
              <w:lang w:val="en-US"/>
            </w:rPr>
            <w:t xml:space="preserve"> In some cases</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the mathematical simplification “</w:t>
          </w:r>
          <w:proofErr w:type="gramStart"/>
          <w:r w:rsidR="004B63C2" w:rsidRPr="00C16A75">
            <w:rPr>
              <w:rFonts w:ascii="Times New Roman" w:hAnsi="Times New Roman" w:cs="Times New Roman"/>
              <w:lang w:val="en-US"/>
            </w:rPr>
            <w:t>ln(</w:t>
          </w:r>
          <w:proofErr w:type="gramEnd"/>
          <w:r w:rsidR="004B63C2" w:rsidRPr="00C16A75">
            <w:rPr>
              <w:rFonts w:ascii="Times New Roman" w:hAnsi="Times New Roman" w:cs="Times New Roman"/>
              <w:lang w:val="en-US"/>
            </w:rPr>
            <w:t>1-x)</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x” can be used</w:t>
          </w:r>
          <w:r w:rsidR="006E6B5C" w:rsidRPr="00C16A75">
            <w:rPr>
              <w:rFonts w:ascii="Times New Roman" w:hAnsi="Times New Roman" w:cs="Times New Roman"/>
              <w:lang w:val="en-US"/>
            </w:rPr>
            <w:t xml:space="preserve">, </w:t>
          </w:r>
          <w:r w:rsidR="004B63C2" w:rsidRPr="00C16A75">
            <w:rPr>
              <w:rFonts w:ascii="Times New Roman" w:hAnsi="Times New Roman" w:cs="Times New Roman"/>
              <w:lang w:val="en-US"/>
            </w:rPr>
            <w:t>e.g.</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for such small x as mole fraction of plasmatic proteins on capillary membranes, where ln(x</w:t>
          </w:r>
          <w:r w:rsidR="004B63C2" w:rsidRPr="00C16A75">
            <w:rPr>
              <w:rFonts w:ascii="Times New Roman" w:hAnsi="Times New Roman" w:cs="Times New Roman"/>
              <w:vertAlign w:val="subscript"/>
              <w:lang w:val="en-US"/>
            </w:rPr>
            <w:t>Permeants</w:t>
          </w:r>
          <w:r w:rsidR="004B63C2" w:rsidRPr="00C16A75">
            <w:rPr>
              <w:rFonts w:ascii="Times New Roman" w:hAnsi="Times New Roman" w:cs="Times New Roman"/>
              <w:lang w:val="en-US"/>
            </w:rPr>
            <w:t>) = ln(1</w:t>
          </w:r>
          <w:r w:rsidR="004B63C2" w:rsidRPr="00C16A75">
            <w:rPr>
              <w:rFonts w:ascii="Times New Roman" w:hAnsi="Times New Roman" w:cs="Times New Roman"/>
              <w:lang w:val="en-US"/>
            </w:rPr>
            <w:noBreakHyphen/>
            <w:t>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 ≈ 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w:t>
          </w:r>
          <w:r w:rsidR="009B2C99" w:rsidRPr="00C16A75">
            <w:rPr>
              <w:rFonts w:ascii="Times New Roman" w:hAnsi="Times New Roman" w:cs="Times New Roman"/>
              <w:lang w:val="en-US"/>
            </w:rPr>
            <w:t xml:space="preserve"> </w:t>
          </w:r>
          <w:r w:rsidR="002C2EEA" w:rsidRPr="00C16A75">
            <w:rPr>
              <w:rFonts w:ascii="Times New Roman" w:hAnsi="Times New Roman" w:cs="Times New Roman"/>
              <w:lang w:val="en-US"/>
            </w:rPr>
            <w:t>In this case</w:t>
          </w:r>
          <w:r w:rsidR="006E6B5C" w:rsidRPr="00C16A75">
            <w:rPr>
              <w:rFonts w:ascii="Times New Roman" w:hAnsi="Times New Roman" w:cs="Times New Roman"/>
              <w:lang w:val="en-US"/>
            </w:rPr>
            <w:t>,</w:t>
          </w:r>
          <w:r w:rsidR="002C2EEA" w:rsidRPr="00C16A75">
            <w:rPr>
              <w:rFonts w:ascii="Times New Roman" w:hAnsi="Times New Roman" w:cs="Times New Roman"/>
              <w:lang w:val="en-US"/>
            </w:rPr>
            <w:t xml:space="preserve"> it </w:t>
          </w:r>
          <w:r w:rsidR="006E6B5C" w:rsidRPr="00C16A75">
            <w:rPr>
              <w:rFonts w:ascii="Times New Roman" w:hAnsi="Times New Roman" w:cs="Times New Roman"/>
              <w:lang w:val="en-US"/>
            </w:rPr>
            <w:t xml:space="preserve">appears as if there us </w:t>
          </w:r>
          <w:r w:rsidR="002C2EEA" w:rsidRPr="00C16A75">
            <w:rPr>
              <w:rFonts w:ascii="Times New Roman" w:hAnsi="Times New Roman" w:cs="Times New Roman"/>
              <w:lang w:val="en-US"/>
            </w:rPr>
            <w:t>equilibration of osmolarities (molar concentration of impermeable substances)</w:t>
          </w:r>
          <w:r w:rsidR="006E6B5C" w:rsidRPr="00C16A75">
            <w:rPr>
              <w:rFonts w:ascii="Times New Roman" w:hAnsi="Times New Roman" w:cs="Times New Roman"/>
              <w:lang w:val="en-US"/>
            </w:rPr>
            <w:t xml:space="preserve">; however, </w:t>
          </w:r>
          <w:r w:rsidR="002C2EEA" w:rsidRPr="00C16A75">
            <w:rPr>
              <w:rFonts w:ascii="Times New Roman" w:hAnsi="Times New Roman" w:cs="Times New Roman"/>
              <w:lang w:val="en-US"/>
            </w:rPr>
            <w:t xml:space="preserve">in reality </w:t>
          </w:r>
          <w:r w:rsidR="006E6B5C" w:rsidRPr="00C16A75">
            <w:rPr>
              <w:rFonts w:ascii="Times New Roman" w:hAnsi="Times New Roman" w:cs="Times New Roman"/>
              <w:lang w:val="en-US"/>
            </w:rPr>
            <w:t xml:space="preserve">this </w:t>
          </w:r>
          <w:r w:rsidR="002C2EEA" w:rsidRPr="00C16A75">
            <w:rPr>
              <w:rFonts w:ascii="Times New Roman" w:hAnsi="Times New Roman" w:cs="Times New Roman"/>
              <w:lang w:val="en-US"/>
            </w:rPr>
            <w:t xml:space="preserve">is equilibration of electrochemical potentials for each permeable substance as expressed in </w:t>
          </w:r>
          <w:r w:rsidR="002C2EEA" w:rsidRPr="00C16A75">
            <w:rPr>
              <w:rFonts w:ascii="Times New Roman" w:hAnsi="Times New Roman" w:cs="Times New Roman"/>
              <w:lang w:val="en-US"/>
            </w:rPr>
            <w:fldChar w:fldCharType="begin"/>
          </w:r>
          <w:r w:rsidR="002C2EEA"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C2EEA" w:rsidRPr="00C16A75">
            <w:rPr>
              <w:rFonts w:ascii="Times New Roman" w:hAnsi="Times New Roman" w:cs="Times New Roman"/>
              <w:lang w:val="en-US"/>
            </w:rPr>
          </w:r>
          <w:r w:rsidR="002C2EEA"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8</w:t>
          </w:r>
          <w:r w:rsidR="002C2EEA" w:rsidRPr="00C16A75">
            <w:rPr>
              <w:rFonts w:ascii="Times New Roman" w:hAnsi="Times New Roman" w:cs="Times New Roman"/>
              <w:lang w:val="en-US"/>
            </w:rPr>
            <w:fldChar w:fldCharType="end"/>
          </w:r>
          <w:r w:rsidR="002C2EEA" w:rsidRPr="00C16A75">
            <w:rPr>
              <w:rFonts w:ascii="Times New Roman" w:hAnsi="Times New Roman" w:cs="Times New Roman"/>
              <w:lang w:val="en-US"/>
            </w:rPr>
            <w:t xml:space="preserve">, where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2C2EEA" w:rsidRPr="00C16A75">
            <w:rPr>
              <w:rFonts w:ascii="Times New Roman" w:hAnsi="Times New Roman" w:cs="Times New Roman"/>
              <w:lang w:val="en-US"/>
            </w:rPr>
            <w:t xml:space="preserve"> must be ex</w:t>
          </w:r>
          <w:r w:rsidR="0042401E" w:rsidRPr="00C16A75">
            <w:rPr>
              <w:rFonts w:ascii="Times New Roman" w:hAnsi="Times New Roman" w:cs="Times New Roman"/>
              <w:lang w:val="en-US"/>
            </w:rPr>
            <w:t xml:space="preserve">tended </w:t>
          </w:r>
          <w:r w:rsidR="006E6B5C" w:rsidRPr="00C16A75">
            <w:rPr>
              <w:rFonts w:ascii="Times New Roman" w:hAnsi="Times New Roman" w:cs="Times New Roman"/>
              <w:lang w:val="en-US"/>
            </w:rPr>
            <w:t xml:space="preserve">alongside the </w:t>
          </w:r>
          <w:r w:rsidR="0042401E" w:rsidRPr="00C16A75">
            <w:rPr>
              <w:rFonts w:ascii="Times New Roman" w:hAnsi="Times New Roman" w:cs="Times New Roman"/>
              <w:lang w:val="en-US"/>
            </w:rPr>
            <w:t>pressure dependence</w:t>
          </w:r>
          <w:r w:rsidR="002C2EEA" w:rsidRPr="00C16A75">
            <w:rPr>
              <w:rFonts w:ascii="Times New Roman" w:hAnsi="Times New Roman" w:cs="Times New Roman"/>
              <w:lang w:val="en-US"/>
            </w:rPr>
            <w:t xml:space="preserve"> </w:t>
          </w:r>
          <w:r w:rsidR="0042401E" w:rsidRPr="00C16A75">
            <w:rPr>
              <w:rFonts w:ascii="Times New Roman" w:hAnsi="Times New Roman" w:cs="Times New Roman"/>
              <w:lang w:val="en-US"/>
            </w:rPr>
            <w:t xml:space="preserve">of its </w:t>
          </w:r>
          <w:hyperlink r:id="rId94" w:history="1">
            <w:r w:rsidR="0042401E" w:rsidRPr="00C16A75">
              <w:rPr>
                <w:rStyle w:val="Hypertextovodkaz"/>
                <w:rFonts w:ascii="Times New Roman" w:hAnsi="Times New Roman" w:cs="Times New Roman"/>
                <w:lang w:val="en-US"/>
              </w:rPr>
              <w:t>state of matter</w:t>
            </w:r>
          </w:hyperlink>
          <w:r w:rsidR="006E6B5C" w:rsidRPr="00C16A75">
            <w:rPr>
              <w:rStyle w:val="Hypertextovodkaz"/>
              <w:rFonts w:ascii="Times New Roman" w:hAnsi="Times New Roman" w:cs="Times New Roman"/>
              <w:lang w:val="en-US"/>
            </w:rPr>
            <w:t>,</w:t>
          </w:r>
          <w:r w:rsidR="0026462D" w:rsidRPr="00C16A75">
            <w:rPr>
              <w:rFonts w:ascii="Times New Roman" w:hAnsi="Times New Roman" w:cs="Times New Roman"/>
              <w:lang w:val="en-US"/>
            </w:rPr>
            <w:t xml:space="preserve"> as we do with constant molar volume V</w:t>
          </w:r>
          <w:r w:rsidR="0026462D" w:rsidRPr="00C16A75">
            <w:rPr>
              <w:rFonts w:ascii="Times New Roman" w:hAnsi="Times New Roman" w:cs="Times New Roman"/>
              <w:vertAlign w:val="subscript"/>
              <w:lang w:val="en-US"/>
            </w:rPr>
            <w:t>m,A</w:t>
          </w:r>
          <w:r w:rsidR="0026462D" w:rsidRPr="00C16A75">
            <w:rPr>
              <w:rFonts w:ascii="Times New Roman" w:hAnsi="Times New Roman" w:cs="Times New Roman"/>
              <w:lang w:val="en-US"/>
            </w:rPr>
            <w:t xml:space="preserve"> in case of incompressible substances</w:t>
          </w:r>
          <w:r w:rsidR="002C2EEA"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C16A75" w14:paraId="48825B25" w14:textId="77777777" w:rsidTr="00F37865">
            <w:tc>
              <w:tcPr>
                <w:tcW w:w="6804" w:type="dxa"/>
                <w:vAlign w:val="center"/>
              </w:tcPr>
              <w:p w14:paraId="392D7ADA" w14:textId="77777777" w:rsidR="00794429" w:rsidRPr="00C16A75" w:rsidRDefault="002C7EC8" w:rsidP="00F37865">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A,out</m:t>
                        </m:r>
                      </m:sub>
                    </m:sSub>
                  </m:oMath>
                </m:oMathPara>
              </w:p>
              <w:p w14:paraId="20CECF8B" w14:textId="77777777" w:rsidR="003366DA" w:rsidRPr="00C16A75" w:rsidRDefault="003366DA" w:rsidP="00F37865">
                <w:pPr>
                  <w:keepNext/>
                  <w:jc w:val="both"/>
                  <w:rPr>
                    <w:rFonts w:ascii="Times New Roman" w:hAnsi="Times New Roman" w:cs="Times New Roman"/>
                    <w:lang w:val="en-US"/>
                  </w:rPr>
                </w:pPr>
              </w:p>
              <w:p w14:paraId="38FCD2E0" w14:textId="77777777" w:rsidR="00794429" w:rsidRPr="00C16A75" w:rsidRDefault="00794429" w:rsidP="00F37865">
                <w:pPr>
                  <w:keepNext/>
                  <w:jc w:val="both"/>
                  <w:rPr>
                    <w:rFonts w:ascii="Times New Roman" w:hAnsi="Times New Roman" w:cs="Times New Roman"/>
                    <w:lang w:val="en-US"/>
                  </w:rPr>
                </w:pPr>
              </w:p>
              <w:p w14:paraId="5632AADF" w14:textId="77777777" w:rsidR="00794429" w:rsidRPr="00C16A75" w:rsidRDefault="002C7EC8" w:rsidP="00CB752E">
                <w:pPr>
                  <w:keepNext/>
                  <w:jc w:val="both"/>
                  <w:rPr>
                    <w:rFonts w:ascii="Times New Roman" w:hAnsi="Times New Roman" w:cs="Times New Roman"/>
                    <w:lang w:val="en-US"/>
                  </w:rPr>
                </w:pPr>
                <m:oMathPara>
                  <m:oMath>
                    <m:sSub>
                      <m:sSubPr>
                        <m:ctrlPr>
                          <w:rPr>
                            <w:rFonts w:ascii="Cambria Math" w:eastAsiaTheme="minorHAnsi" w:hAnsi="Cambria Math" w:cs="Times New Roman"/>
                            <w:i/>
                            <w:lang w:val="en-US" w:eastAsia="en-US"/>
                          </w:rPr>
                        </m:ctrlPr>
                      </m:sSubPr>
                      <m:e>
                        <m:r>
                          <w:rPr>
                            <w:rFonts w:ascii="Cambria Math" w:hAnsi="Cambria Math" w:cs="Times New Roman"/>
                            <w:lang w:val="en-US"/>
                          </w:rPr>
                          <m:t>Π</m:t>
                        </m:r>
                      </m:e>
                      <m:sub>
                        <m:r>
                          <w:rPr>
                            <w:rFonts w:ascii="Cambria Math" w:hAnsi="Cambria Math" w:cs="Times New Roman"/>
                            <w:lang w:val="en-US"/>
                          </w:rPr>
                          <m:t>in→out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A,in</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A,out</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w:rPr>
                        <w:rFonts w:ascii="Cambria Math" w:hAnsi="Cambria Math" w:cs="Times New Roman"/>
                        <w:lang w:val="en-US"/>
                      </w:rPr>
                      <m:t>=</m:t>
                    </m:r>
                    <m:f>
                      <m:fPr>
                        <m:ctrlPr>
                          <w:rPr>
                            <w:rFonts w:ascii="Cambria Math" w:hAnsi="Cambria Math" w:cs="Times New Roman"/>
                            <w:i/>
                            <w:lang w:val="en-US"/>
                          </w:rPr>
                        </m:ctrlPr>
                      </m:fPr>
                      <m:num>
                        <m:r>
                          <m:rPr>
                            <m:sty m:val="p"/>
                          </m:rPr>
                          <w:rPr>
                            <w:rFonts w:ascii="Cambria Math" w:hAnsi="Cambria Math" w:cs="Times New Roman"/>
                            <w:lang w:val="en-US"/>
                          </w:rPr>
                          <m:t>R</m:t>
                        </m:r>
                        <m:r>
                          <w:rPr>
                            <w:rFonts w:ascii="Cambria Math" w:hAnsi="Cambria Math" w:cs="Times New Roman"/>
                            <w:lang w:val="en-US"/>
                          </w:rPr>
                          <m:t>∙T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m:rPr>
                        <m:sty m:val="p"/>
                      </m:rP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A,out</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A,in</m:t>
                                </m:r>
                              </m:sub>
                            </m:sSub>
                          </m:den>
                        </m:f>
                      </m:e>
                    </m:d>
                  </m:oMath>
                </m:oMathPara>
              </w:p>
            </w:tc>
            <w:tc>
              <w:tcPr>
                <w:tcW w:w="1591" w:type="dxa"/>
                <w:vAlign w:val="center"/>
              </w:tcPr>
              <w:p w14:paraId="70D2227F" w14:textId="79273A4B" w:rsidR="00794429" w:rsidRPr="00C16A75" w:rsidRDefault="00794429" w:rsidP="0000601E">
                <w:pPr>
                  <w:pStyle w:val="Titulek"/>
                  <w:keepNext/>
                  <w:spacing w:after="0"/>
                  <w:rPr>
                    <w:rFonts w:ascii="Times New Roman" w:hAnsi="Times New Roman" w:cs="Times New Roman"/>
                    <w:color w:val="auto"/>
                    <w:lang w:val="en-US"/>
                  </w:rPr>
                </w:pPr>
                <w:bookmarkStart w:id="129" w:name="_Ref420163980"/>
                <w:bookmarkStart w:id="130" w:name="_Ref420163974"/>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B5903">
                  <w:rPr>
                    <w:rFonts w:ascii="Times New Roman" w:hAnsi="Times New Roman" w:cs="Times New Roman"/>
                    <w:noProof/>
                    <w:color w:val="auto"/>
                    <w:lang w:val="en-US"/>
                  </w:rPr>
                  <w:t>8</w:t>
                </w:r>
                <w:r w:rsidRPr="00C16A75">
                  <w:rPr>
                    <w:rFonts w:ascii="Times New Roman" w:hAnsi="Times New Roman" w:cs="Times New Roman"/>
                    <w:color w:val="auto"/>
                    <w:lang w:val="en-US"/>
                  </w:rPr>
                  <w:fldChar w:fldCharType="end"/>
                </w:r>
                <w:bookmarkEnd w:id="129"/>
                <w:r w:rsidR="006E6B5C"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Osmotic pressure gradient across the membrane for</w:t>
                </w:r>
                <w:r w:rsidR="00CB752E"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 xml:space="preserve"> uncharged incompressible permeable substance A</w:t>
                </w:r>
                <w:bookmarkEnd w:id="130"/>
                <w:r w:rsidR="006E6B5C" w:rsidRPr="00C16A75">
                  <w:rPr>
                    <w:rFonts w:ascii="Times New Roman" w:hAnsi="Times New Roman" w:cs="Times New Roman"/>
                    <w:color w:val="auto"/>
                    <w:lang w:val="en-US"/>
                  </w:rPr>
                  <w:t>.</w:t>
                </w:r>
              </w:p>
            </w:tc>
          </w:tr>
        </w:tbl>
        <w:p w14:paraId="4BEF81C4" w14:textId="0A97633E" w:rsidR="00794429" w:rsidRPr="00C16A75" w:rsidRDefault="00794429" w:rsidP="005D4A31">
          <w:pPr>
            <w:rPr>
              <w:rFonts w:ascii="Times New Roman" w:hAnsi="Times New Roman" w:cs="Times New Roman"/>
              <w:lang w:val="en-US"/>
            </w:rPr>
          </w:pPr>
        </w:p>
        <w:p w14:paraId="3E52288D" w14:textId="307F1C68" w:rsidR="009B2C99" w:rsidRPr="00C16A75" w:rsidRDefault="009B2C99" w:rsidP="00D86650">
          <w:pPr>
            <w:jc w:val="both"/>
            <w:rPr>
              <w:rFonts w:ascii="Times New Roman" w:hAnsi="Times New Roman" w:cs="Times New Roman"/>
              <w:lang w:val="en-US"/>
            </w:rPr>
          </w:pPr>
          <w:r w:rsidRPr="00C16A75">
            <w:rPr>
              <w:rFonts w:ascii="Times New Roman" w:hAnsi="Times New Roman" w:cs="Times New Roman"/>
              <w:lang w:val="en-US"/>
            </w:rPr>
            <w:t xml:space="preserve">The other equilibrium </w:t>
          </w:r>
          <w:r w:rsidR="006E6B5C" w:rsidRPr="00C16A75">
            <w:rPr>
              <w:rFonts w:ascii="Times New Roman" w:hAnsi="Times New Roman" w:cs="Times New Roman"/>
              <w:lang w:val="en-US"/>
            </w:rPr>
            <w:t xml:space="preserve">is reached for chloride </w:t>
          </w:r>
          <w:r w:rsidR="00D0639D" w:rsidRPr="00C16A75">
            <w:rPr>
              <w:rFonts w:ascii="Times New Roman" w:hAnsi="Times New Roman" w:cs="Times New Roman"/>
              <w:lang w:val="en-US"/>
            </w:rPr>
            <w:t>on</w:t>
          </w:r>
          <w:r w:rsidRPr="00C16A75">
            <w:rPr>
              <w:rFonts w:ascii="Times New Roman" w:hAnsi="Times New Roman" w:cs="Times New Roman"/>
              <w:lang w:val="en-US"/>
            </w:rPr>
            <w:t xml:space="preserve"> cell</w:t>
          </w:r>
          <w:r w:rsidR="00D0639D" w:rsidRPr="00C16A75">
            <w:rPr>
              <w:rFonts w:ascii="Times New Roman" w:hAnsi="Times New Roman" w:cs="Times New Roman"/>
              <w:lang w:val="en-US"/>
            </w:rPr>
            <w:t>ular</w:t>
          </w:r>
          <w:r w:rsidRPr="00C16A75">
            <w:rPr>
              <w:rFonts w:ascii="Times New Roman" w:hAnsi="Times New Roman" w:cs="Times New Roman"/>
              <w:lang w:val="en-US"/>
            </w:rPr>
            <w:t xml:space="preserve"> membrane</w:t>
          </w:r>
          <w:r w:rsidR="00D0639D" w:rsidRPr="00C16A75">
            <w:rPr>
              <w:rFonts w:ascii="Times New Roman" w:hAnsi="Times New Roman" w:cs="Times New Roman"/>
              <w:lang w:val="en-US"/>
            </w:rPr>
            <w:t xml:space="preserve"> of erythrocyte</w:t>
          </w:r>
          <w:r w:rsidRPr="00C16A75">
            <w:rPr>
              <w:rFonts w:ascii="Times New Roman" w:hAnsi="Times New Roman" w:cs="Times New Roman"/>
              <w:lang w:val="en-US"/>
            </w:rPr>
            <w:t xml:space="preserve">. </w:t>
          </w:r>
          <w:r w:rsidR="006E6B5C" w:rsidRPr="00C16A75">
            <w:rPr>
              <w:rFonts w:ascii="Times New Roman" w:hAnsi="Times New Roman" w:cs="Times New Roman"/>
              <w:lang w:val="en-US"/>
            </w:rPr>
            <w:t>C</w:t>
          </w:r>
          <w:r w:rsidRPr="00C16A75">
            <w:rPr>
              <w:rFonts w:ascii="Times New Roman" w:hAnsi="Times New Roman" w:cs="Times New Roman"/>
              <w:lang w:val="en-US"/>
            </w:rPr>
            <w:t xml:space="preserve">hloride can freely cross the membrane through </w:t>
          </w:r>
          <w:r w:rsidR="006E6B5C" w:rsidRPr="00C16A75">
            <w:rPr>
              <w:rFonts w:ascii="Times New Roman" w:hAnsi="Times New Roman" w:cs="Times New Roman"/>
              <w:lang w:val="en-US"/>
            </w:rPr>
            <w:t xml:space="preserve">a </w:t>
          </w:r>
          <w:r w:rsidRPr="00C16A75">
            <w:rPr>
              <w:rFonts w:ascii="Times New Roman" w:hAnsi="Times New Roman" w:cs="Times New Roman"/>
              <w:lang w:val="en-US"/>
            </w:rPr>
            <w:t>membrane channel</w:t>
          </w:r>
          <w:r w:rsidR="006E6B5C" w:rsidRPr="00C16A75">
            <w:rPr>
              <w:rFonts w:ascii="Times New Roman" w:hAnsi="Times New Roman" w:cs="Times New Roman"/>
              <w:lang w:val="en-US"/>
            </w:rPr>
            <w:t xml:space="preserve">, a process called </w:t>
          </w:r>
          <w:r w:rsidRPr="00C16A75">
            <w:rPr>
              <w:rFonts w:ascii="Times New Roman" w:hAnsi="Times New Roman" w:cs="Times New Roman"/>
              <w:lang w:val="en-US"/>
            </w:rPr>
            <w:t xml:space="preserve">chloride-shift. In </w:t>
          </w:r>
          <w:r w:rsidRPr="00C16A75">
            <w:rPr>
              <w:rFonts w:ascii="Times New Roman" w:hAnsi="Times New Roman" w:cs="Times New Roman"/>
              <w:lang w:val="en-US"/>
            </w:rPr>
            <w:lastRenderedPageBreak/>
            <w:t xml:space="preserve">contrast with </w:t>
          </w:r>
          <w:r w:rsidR="00151872" w:rsidRPr="00C16A75">
            <w:rPr>
              <w:rFonts w:ascii="Times New Roman" w:hAnsi="Times New Roman" w:cs="Times New Roman"/>
              <w:lang w:val="en-US"/>
            </w:rPr>
            <w:t xml:space="preserve">electroneutral </w:t>
          </w:r>
          <w:r w:rsidRPr="00C16A75">
            <w:rPr>
              <w:rFonts w:ascii="Times New Roman" w:hAnsi="Times New Roman" w:cs="Times New Roman"/>
              <w:lang w:val="en-US"/>
            </w:rPr>
            <w:t>water</w:t>
          </w:r>
          <w:r w:rsidR="006E6B5C" w:rsidRPr="00C16A75">
            <w:rPr>
              <w:rFonts w:ascii="Times New Roman" w:hAnsi="Times New Roman" w:cs="Times New Roman"/>
              <w:lang w:val="en-US"/>
            </w:rPr>
            <w:t>,</w:t>
          </w:r>
          <w:r w:rsidRPr="00C16A75">
            <w:rPr>
              <w:rFonts w:ascii="Times New Roman" w:hAnsi="Times New Roman" w:cs="Times New Roman"/>
              <w:lang w:val="en-US"/>
            </w:rPr>
            <w:t xml:space="preserve"> chloride has a charge number</w:t>
          </w:r>
          <w:r w:rsidR="006E6B5C" w:rsidRPr="00C16A75">
            <w:rPr>
              <w:rFonts w:ascii="Times New Roman" w:hAnsi="Times New Roman" w:cs="Times New Roman"/>
              <w:lang w:val="en-US"/>
            </w:rPr>
            <w:t xml:space="preserve">, </w:t>
          </w:r>
          <w:r w:rsidRPr="00C16A75">
            <w:rPr>
              <w:rFonts w:ascii="Times New Roman" w:hAnsi="Times New Roman" w:cs="Times New Roman"/>
              <w:lang w:val="en-US"/>
            </w:rPr>
            <w:t>-1</w:t>
          </w:r>
          <w:r w:rsidR="00151872"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which </w:t>
          </w:r>
          <w:r w:rsidR="00151872" w:rsidRPr="00C16A75">
            <w:rPr>
              <w:rFonts w:ascii="Times New Roman" w:hAnsi="Times New Roman" w:cs="Times New Roman"/>
              <w:lang w:val="en-US"/>
            </w:rPr>
            <w:t xml:space="preserve">takes membrane </w:t>
          </w:r>
          <w:r w:rsidR="00D0639D" w:rsidRPr="00C16A75">
            <w:rPr>
              <w:rFonts w:ascii="Times New Roman" w:hAnsi="Times New Roman" w:cs="Times New Roman"/>
              <w:lang w:val="en-US"/>
            </w:rPr>
            <w:t xml:space="preserve">potential into the equation of the </w:t>
          </w:r>
          <w:r w:rsidR="00151872" w:rsidRPr="00C16A75">
            <w:rPr>
              <w:rFonts w:ascii="Times New Roman" w:hAnsi="Times New Roman" w:cs="Times New Roman"/>
              <w:lang w:val="en-US"/>
            </w:rPr>
            <w:t>equilibrium. If we reorder this relation</w:t>
          </w:r>
          <w:r w:rsidR="009B08C6" w:rsidRPr="00C16A75">
            <w:rPr>
              <w:rFonts w:ascii="Times New Roman" w:hAnsi="Times New Roman" w:cs="Times New Roman"/>
              <w:lang w:val="en-US"/>
            </w:rPr>
            <w:t>,</w:t>
          </w:r>
          <w:r w:rsidR="00151872" w:rsidRPr="00C16A75">
            <w:rPr>
              <w:rFonts w:ascii="Times New Roman" w:hAnsi="Times New Roman" w:cs="Times New Roman"/>
              <w:lang w:val="en-US"/>
            </w:rPr>
            <w:t xml:space="preserve"> we get the </w:t>
          </w:r>
          <w:hyperlink r:id="rId95" w:history="1">
            <w:r w:rsidR="00151872" w:rsidRPr="00C16A75">
              <w:rPr>
                <w:rStyle w:val="Hypertextovodkaz"/>
                <w:rFonts w:ascii="Times New Roman" w:hAnsi="Times New Roman" w:cs="Times New Roman"/>
                <w:lang w:val="en-US"/>
              </w:rPr>
              <w:t>Nernst membrane potential</w:t>
            </w:r>
          </w:hyperlink>
          <w:r w:rsidR="00151872" w:rsidRPr="00C16A75">
            <w:rPr>
              <w:rFonts w:ascii="Times New Roman" w:hAnsi="Times New Roman" w:cs="Times New Roman"/>
              <w:lang w:val="en-US"/>
            </w:rPr>
            <w:t xml:space="preserve"> equation as a relation between the ratio of chloride inside and outside the red </w:t>
          </w:r>
          <w:r w:rsidR="00D0639D" w:rsidRPr="00C16A75">
            <w:rPr>
              <w:rFonts w:ascii="Times New Roman" w:hAnsi="Times New Roman" w:cs="Times New Roman"/>
              <w:lang w:val="en-US"/>
            </w:rPr>
            <w:t xml:space="preserve">blood </w:t>
          </w:r>
          <w:r w:rsidR="00151872" w:rsidRPr="00C16A75">
            <w:rPr>
              <w:rFonts w:ascii="Times New Roman" w:hAnsi="Times New Roman" w:cs="Times New Roman"/>
              <w:lang w:val="en-US"/>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C16A75" w14:paraId="03658999" w14:textId="77777777" w:rsidTr="00AB604B">
            <w:tc>
              <w:tcPr>
                <w:tcW w:w="6804" w:type="dxa"/>
                <w:vAlign w:val="center"/>
              </w:tcPr>
              <w:p w14:paraId="70EA75B9" w14:textId="77777777" w:rsidR="00151872" w:rsidRPr="00C16A75" w:rsidRDefault="002C7EC8" w:rsidP="00151872">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Cl-,out</m:t>
                        </m:r>
                      </m:sub>
                    </m:sSub>
                  </m:oMath>
                </m:oMathPara>
              </w:p>
              <w:p w14:paraId="6DB32580" w14:textId="77777777" w:rsidR="00AB604B" w:rsidRPr="00C16A75" w:rsidRDefault="00AB604B" w:rsidP="00151872">
                <w:pPr>
                  <w:keepNext/>
                  <w:jc w:val="both"/>
                  <w:rPr>
                    <w:rFonts w:ascii="Times New Roman" w:hAnsi="Times New Roman" w:cs="Times New Roman"/>
                    <w:lang w:val="en-US"/>
                  </w:rPr>
                </w:pPr>
              </w:p>
              <w:p w14:paraId="0CB2A3E7" w14:textId="77777777" w:rsidR="00151872" w:rsidRPr="00C16A75" w:rsidRDefault="009B08C6" w:rsidP="00151872">
                <w:pPr>
                  <w:keepNext/>
                  <w:jc w:val="both"/>
                  <w:rPr>
                    <w:rFonts w:ascii="Times New Roman" w:hAnsi="Times New Roman" w:cs="Times New Roman"/>
                    <w:lang w:val="en-US"/>
                  </w:rPr>
                </w:pPr>
                <m:oMathPara>
                  <m:oMath>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Cl-,in</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Cl-,out</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oMath>
                </m:oMathPara>
              </w:p>
              <w:p w14:paraId="3C4686E5" w14:textId="77777777" w:rsidR="00AB604B" w:rsidRPr="00C16A75" w:rsidRDefault="00AB604B" w:rsidP="000B709B">
                <w:pPr>
                  <w:keepNext/>
                  <w:jc w:val="both"/>
                  <w:rPr>
                    <w:rFonts w:ascii="Times New Roman" w:hAnsi="Times New Roman" w:cs="Times New Roman"/>
                    <w:lang w:val="en-US"/>
                  </w:rPr>
                </w:pPr>
              </w:p>
              <w:p w14:paraId="78B1DEF2" w14:textId="77777777" w:rsidR="00151872" w:rsidRPr="00C16A75" w:rsidRDefault="002C7EC8" w:rsidP="00C444D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membrane</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sSub>
                          <m:sSubPr>
                            <m:ctrlPr>
                              <w:rPr>
                                <w:rFonts w:ascii="Cambria Math" w:hAnsi="Cambria Math" w:cs="Times New Roman"/>
                                <w:i/>
                                <w:lang w:val="en-US"/>
                              </w:rPr>
                            </m:ctrlPr>
                          </m:sSubPr>
                          <m:e>
                            <m:r>
                              <w:rPr>
                                <w:rFonts w:ascii="Cambria Math" w:hAnsi="Cambria Math" w:cs="Times New Roman"/>
                                <w:lang w:val="en-US"/>
                              </w:rPr>
                              <m:t>z</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sub>
                        </m:sSub>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,out</m:t>
                                </m:r>
                              </m:sub>
                            </m:sSub>
                          </m:num>
                          <m:den>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,in</m:t>
                                </m:r>
                              </m:sub>
                            </m:sSub>
                          </m:den>
                        </m:f>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in</m:t>
                                </m:r>
                              </m:sub>
                            </m:sSub>
                          </m:num>
                          <m:den>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out</m:t>
                                </m:r>
                              </m:sub>
                            </m:sSub>
                          </m:den>
                        </m:f>
                      </m:e>
                    </m:d>
                  </m:oMath>
                </m:oMathPara>
              </w:p>
            </w:tc>
            <w:tc>
              <w:tcPr>
                <w:tcW w:w="1591" w:type="dxa"/>
                <w:vAlign w:val="center"/>
              </w:tcPr>
              <w:p w14:paraId="5AC2EF5C" w14:textId="620B8D67" w:rsidR="00151872" w:rsidRPr="00C16A75" w:rsidRDefault="00151872" w:rsidP="0000601E">
                <w:pPr>
                  <w:pStyle w:val="Titulek"/>
                  <w:keepNext/>
                  <w:spacing w:after="0"/>
                  <w:rPr>
                    <w:rFonts w:ascii="Times New Roman" w:hAnsi="Times New Roman" w:cs="Times New Roman"/>
                    <w:color w:val="auto"/>
                    <w:lang w:val="en-US"/>
                  </w:rPr>
                </w:pPr>
                <w:bookmarkStart w:id="131" w:name="_Ref420169537"/>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B5903">
                  <w:rPr>
                    <w:rFonts w:ascii="Times New Roman" w:hAnsi="Times New Roman" w:cs="Times New Roman"/>
                    <w:noProof/>
                    <w:color w:val="auto"/>
                    <w:lang w:val="en-US"/>
                  </w:rPr>
                  <w:t>9</w:t>
                </w:r>
                <w:r w:rsidRPr="00C16A75">
                  <w:rPr>
                    <w:rFonts w:ascii="Times New Roman" w:hAnsi="Times New Roman" w:cs="Times New Roman"/>
                    <w:color w:val="auto"/>
                    <w:lang w:val="en-US"/>
                  </w:rPr>
                  <w:fldChar w:fldCharType="end"/>
                </w:r>
                <w:bookmarkEnd w:id="131"/>
                <w:r w:rsidR="009B08C6" w:rsidRPr="00C16A75">
                  <w:rPr>
                    <w:rFonts w:ascii="Times New Roman" w:hAnsi="Times New Roman" w:cs="Times New Roman"/>
                    <w:color w:val="auto"/>
                    <w:lang w:val="en-US"/>
                  </w:rPr>
                  <w:t xml:space="preserve">: </w:t>
                </w:r>
                <w:r w:rsidR="00AB604B" w:rsidRPr="00C16A75">
                  <w:rPr>
                    <w:rFonts w:ascii="Times New Roman" w:hAnsi="Times New Roman" w:cs="Times New Roman"/>
                    <w:color w:val="auto"/>
                    <w:lang w:val="en-US"/>
                  </w:rPr>
                  <w:t>Algebraic derivation of Nernst e</w:t>
                </w:r>
                <w:r w:rsidRPr="00C16A75">
                  <w:rPr>
                    <w:rFonts w:ascii="Times New Roman" w:hAnsi="Times New Roman" w:cs="Times New Roman"/>
                    <w:color w:val="auto"/>
                    <w:lang w:val="en-US"/>
                  </w:rPr>
                  <w:t xml:space="preserve">quilibrium of passive ion transport </w:t>
                </w:r>
                <w:r w:rsidR="00D0639D" w:rsidRPr="00C16A75">
                  <w:rPr>
                    <w:rFonts w:ascii="Times New Roman" w:hAnsi="Times New Roman" w:cs="Times New Roman"/>
                    <w:color w:val="auto"/>
                    <w:lang w:val="en-US"/>
                  </w:rPr>
                  <w:t>across</w:t>
                </w:r>
                <w:r w:rsidRPr="00C16A75">
                  <w:rPr>
                    <w:rFonts w:ascii="Times New Roman" w:hAnsi="Times New Roman" w:cs="Times New Roman"/>
                    <w:color w:val="auto"/>
                    <w:lang w:val="en-US"/>
                  </w:rPr>
                  <w:t xml:space="preserve"> membrane</w:t>
                </w:r>
                <w:r w:rsidR="009B08C6" w:rsidRPr="00C16A75">
                  <w:rPr>
                    <w:rFonts w:ascii="Times New Roman" w:hAnsi="Times New Roman" w:cs="Times New Roman"/>
                    <w:color w:val="auto"/>
                    <w:lang w:val="en-US"/>
                  </w:rPr>
                  <w:t>.</w:t>
                </w:r>
              </w:p>
            </w:tc>
          </w:tr>
        </w:tbl>
        <w:p w14:paraId="695C58A5" w14:textId="6DE0F9B1" w:rsidR="00A44B4D" w:rsidRPr="00C16A75" w:rsidRDefault="00B24C2B" w:rsidP="00B96F1D">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Donnan’s equilibrium </w:t>
          </w:r>
          <w:r w:rsidR="009B08C6" w:rsidRPr="00C16A75">
            <w:rPr>
              <w:rFonts w:ascii="Times New Roman" w:hAnsi="Times New Roman" w:cs="Times New Roman"/>
              <w:i/>
              <w:lang w:val="en-US"/>
            </w:rPr>
            <w:t xml:space="preserve">is present </w:t>
          </w:r>
          <w:r w:rsidRPr="00C16A75">
            <w:rPr>
              <w:rFonts w:ascii="Times New Roman" w:hAnsi="Times New Roman" w:cs="Times New Roman"/>
              <w:i/>
              <w:lang w:val="en-US"/>
            </w:rPr>
            <w:t xml:space="preserve">on the red </w:t>
          </w:r>
          <w:r w:rsidR="00D0639D" w:rsidRPr="00C16A75">
            <w:rPr>
              <w:rFonts w:ascii="Times New Roman" w:hAnsi="Times New Roman" w:cs="Times New Roman"/>
              <w:i/>
              <w:lang w:val="en-US"/>
            </w:rPr>
            <w:t xml:space="preserve">blood </w:t>
          </w:r>
          <w:r w:rsidRPr="00C16A75">
            <w:rPr>
              <w:rFonts w:ascii="Times New Roman" w:hAnsi="Times New Roman" w:cs="Times New Roman"/>
              <w:i/>
              <w:lang w:val="en-US"/>
            </w:rPr>
            <w:t>cell membrane</w:t>
          </w:r>
          <w:r w:rsidR="009B08C6" w:rsidRPr="00C16A75">
            <w:rPr>
              <w:rFonts w:ascii="Times New Roman" w:hAnsi="Times New Roman" w:cs="Times New Roman"/>
              <w:i/>
              <w:lang w:val="en-US"/>
            </w:rPr>
            <w:t>s</w:t>
          </w:r>
          <w:r w:rsidRPr="00C16A75">
            <w:rPr>
              <w:rFonts w:ascii="Times New Roman" w:hAnsi="Times New Roman" w:cs="Times New Roman"/>
              <w:i/>
              <w:lang w:val="en-US"/>
            </w:rPr>
            <w:t xml:space="preserve">, which generates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Donnan’s ratio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 xml:space="preserve">about 0.5 for each </w:t>
          </w:r>
          <w:r w:rsidR="00AB604B" w:rsidRPr="00C16A75">
            <w:rPr>
              <w:rFonts w:ascii="Times New Roman" w:hAnsi="Times New Roman" w:cs="Times New Roman"/>
              <w:i/>
              <w:lang w:val="en-US"/>
            </w:rPr>
            <w:t xml:space="preserve">permeable </w:t>
          </w:r>
          <w:r w:rsidR="00817D5E" w:rsidRPr="00C16A75">
            <w:rPr>
              <w:rFonts w:ascii="Times New Roman" w:hAnsi="Times New Roman" w:cs="Times New Roman"/>
              <w:i/>
              <w:lang w:val="en-US"/>
            </w:rPr>
            <w:t>anion</w:t>
          </w:r>
          <w:r w:rsidR="00AB604B" w:rsidRPr="00C16A75">
            <w:rPr>
              <w:rFonts w:ascii="Times New Roman" w:hAnsi="Times New Roman" w:cs="Times New Roman"/>
              <w:i/>
              <w:lang w:val="en-US"/>
            </w:rPr>
            <w:t xml:space="preserve"> of charge -1</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17D5E" w:rsidRPr="00C16A75">
            <w:rPr>
              <w:rFonts w:ascii="Times New Roman" w:hAnsi="Times New Roman" w:cs="Times New Roman"/>
              <w:i/>
              <w:lang w:val="en-US"/>
            </w:rPr>
            <w:t>.</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T</w:t>
          </w:r>
          <w:r w:rsidRPr="00C16A75">
            <w:rPr>
              <w:rFonts w:ascii="Times New Roman" w:hAnsi="Times New Roman" w:cs="Times New Roman"/>
              <w:i/>
              <w:lang w:val="en-US"/>
            </w:rPr>
            <w:t xml:space="preserve">his </w:t>
          </w:r>
          <w:r w:rsidR="00817D5E" w:rsidRPr="00C16A75">
            <w:rPr>
              <w:rFonts w:ascii="Times New Roman" w:hAnsi="Times New Roman" w:cs="Times New Roman"/>
              <w:i/>
              <w:lang w:val="en-US"/>
            </w:rPr>
            <w:t xml:space="preserve">ratio </w:t>
          </w:r>
          <w:r w:rsidRPr="00C16A75">
            <w:rPr>
              <w:rFonts w:ascii="Times New Roman" w:hAnsi="Times New Roman" w:cs="Times New Roman"/>
              <w:i/>
              <w:lang w:val="en-US"/>
            </w:rPr>
            <w:t>reflect</w:t>
          </w:r>
          <w:r w:rsidR="00817D5E" w:rsidRPr="00C16A75">
            <w:rPr>
              <w:rFonts w:ascii="Times New Roman" w:hAnsi="Times New Roman" w:cs="Times New Roman"/>
              <w:i/>
              <w:lang w:val="en-US"/>
            </w:rPr>
            <w:t>s</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measurable electric potential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about -12 mV</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(Gedde and Huestis, 1997)</w:t>
          </w:r>
          <w:r w:rsidR="001C3BA7" w:rsidRPr="00C16A75">
            <w:rPr>
              <w:rFonts w:ascii="Times New Roman" w:hAnsi="Times New Roman" w:cs="Times New Roman"/>
              <w:i/>
              <w:lang w:val="en-US"/>
            </w:rPr>
            <w:fldChar w:fldCharType="end"/>
          </w:r>
          <w:r w:rsidR="00AB604B" w:rsidRPr="00C16A75">
            <w:rPr>
              <w:rFonts w:ascii="Times New Roman" w:hAnsi="Times New Roman" w:cs="Times New Roman"/>
              <w:i/>
              <w:lang w:val="en-US"/>
            </w:rPr>
            <w:t xml:space="preserve">. </w:t>
          </w:r>
          <w:r w:rsidR="00D86220" w:rsidRPr="00C16A75">
            <w:rPr>
              <w:rFonts w:ascii="Times New Roman" w:hAnsi="Times New Roman" w:cs="Times New Roman"/>
              <w:i/>
              <w:lang w:val="en-US"/>
            </w:rPr>
            <w:t>For chloride</w:t>
          </w:r>
          <w:r w:rsidR="009B08C6" w:rsidRPr="00C16A75">
            <w:rPr>
              <w:rFonts w:ascii="Times New Roman" w:hAnsi="Times New Roman" w:cs="Times New Roman"/>
              <w:i/>
              <w:lang w:val="en-US"/>
            </w:rPr>
            <w:t>,</w:t>
          </w:r>
          <w:r w:rsidR="00D86220" w:rsidRPr="00C16A75">
            <w:rPr>
              <w:rFonts w:ascii="Times New Roman" w:hAnsi="Times New Roman" w:cs="Times New Roman"/>
              <w:i/>
              <w:lang w:val="en-US"/>
            </w:rPr>
            <w:t xml:space="preserve"> it </w:t>
          </w:r>
          <w:r w:rsidR="009B08C6" w:rsidRPr="00C16A75">
            <w:rPr>
              <w:rFonts w:ascii="Times New Roman" w:hAnsi="Times New Roman" w:cs="Times New Roman"/>
              <w:i/>
              <w:lang w:val="en-US"/>
            </w:rPr>
            <w:t xml:space="preserve">appears </w:t>
          </w:r>
          <w:r w:rsidR="00D86220" w:rsidRPr="00C16A75">
            <w:rPr>
              <w:rFonts w:ascii="Times New Roman" w:hAnsi="Times New Roman" w:cs="Times New Roman"/>
              <w:i/>
              <w:lang w:val="en-US"/>
            </w:rPr>
            <w:t>that</w:t>
          </w:r>
          <w:r w:rsidR="00AB604B" w:rsidRPr="00C16A75">
            <w:rPr>
              <w:rFonts w:ascii="Times New Roman" w:hAnsi="Times New Roman" w:cs="Times New Roman"/>
              <w:i/>
              <w:lang w:val="en-US"/>
            </w:rPr>
            <w:t xml:space="preserve"> we can assume almost </w:t>
          </w:r>
          <w:r w:rsidR="00817D5E" w:rsidRPr="00C16A75">
            <w:rPr>
              <w:rFonts w:ascii="Times New Roman" w:hAnsi="Times New Roman" w:cs="Times New Roman"/>
              <w:i/>
              <w:lang w:val="en-US"/>
            </w:rPr>
            <w:t>the</w:t>
          </w:r>
          <w:r w:rsidR="00AB604B" w:rsidRPr="00C16A75">
            <w:rPr>
              <w:rFonts w:ascii="Times New Roman" w:hAnsi="Times New Roman" w:cs="Times New Roman"/>
              <w:i/>
              <w:lang w:val="en-US"/>
            </w:rPr>
            <w:t xml:space="preserve"> same</w:t>
          </w:r>
          <w:r w:rsidR="00817D5E" w:rsidRPr="00C16A75">
            <w:rPr>
              <w:rFonts w:ascii="Times New Roman" w:hAnsi="Times New Roman" w:cs="Times New Roman"/>
              <w:i/>
              <w:lang w:val="en-US"/>
            </w:rPr>
            <w:t xml:space="preserve"> activity coefficients </w:t>
          </w:r>
          <w:r w:rsidR="009B08C6" w:rsidRPr="00C16A75">
            <w:rPr>
              <w:rFonts w:ascii="Times New Roman" w:hAnsi="Times New Roman" w:cs="Times New Roman"/>
              <w:i/>
              <w:lang w:val="en-US"/>
            </w:rPr>
            <w:t xml:space="preserve">for </w:t>
          </w:r>
          <w:r w:rsidR="00817D5E" w:rsidRPr="00C16A75">
            <w:rPr>
              <w:rFonts w:ascii="Times New Roman" w:hAnsi="Times New Roman" w:cs="Times New Roman"/>
              <w:i/>
              <w:lang w:val="en-US"/>
            </w:rPr>
            <w:t>the same substance on both side of the membrane</w:t>
          </w:r>
          <w:r w:rsidR="00AB604B" w:rsidRPr="00C16A75">
            <w:rPr>
              <w:rFonts w:ascii="Times New Roman" w:hAnsi="Times New Roman" w:cs="Times New Roman"/>
              <w:i/>
              <w:lang w:val="en-US"/>
            </w:rPr>
            <w:t xml:space="preserve">, because </w:t>
          </w:r>
          <w:r w:rsidR="009B08C6" w:rsidRPr="00C16A75">
            <w:rPr>
              <w:rFonts w:ascii="Times New Roman" w:hAnsi="Times New Roman" w:cs="Times New Roman"/>
              <w:i/>
              <w:lang w:val="en-US"/>
            </w:rPr>
            <w:t xml:space="preserve">the </w:t>
          </w:r>
          <w:r w:rsidR="00AB604B" w:rsidRPr="00C16A75">
            <w:rPr>
              <w:rFonts w:ascii="Times New Roman" w:hAnsi="Times New Roman" w:cs="Times New Roman"/>
              <w:i/>
              <w:lang w:val="en-US"/>
            </w:rPr>
            <w:t>ratio of activities is the same as Donnan’s ratio of concentrations</w:t>
          </w:r>
          <w:r w:rsidR="00817D5E" w:rsidRPr="00C16A75">
            <w:rPr>
              <w:rFonts w:ascii="Times New Roman" w:hAnsi="Times New Roman" w:cs="Times New Roman"/>
              <w:i/>
              <w:lang w:val="en-US"/>
            </w:rPr>
            <w:t>.</w:t>
          </w:r>
        </w:p>
        <w:p w14:paraId="16C19646" w14:textId="60B26854" w:rsidR="00151872" w:rsidRPr="00C16A75" w:rsidRDefault="00A44B4D" w:rsidP="005D4A31">
          <w:pPr>
            <w:pStyle w:val="Nadpis3"/>
            <w:rPr>
              <w:rFonts w:ascii="Times New Roman" w:hAnsi="Times New Roman" w:cs="Times New Roman"/>
              <w:lang w:val="en-US"/>
            </w:rPr>
          </w:pPr>
          <w:r w:rsidRPr="00C16A75">
            <w:rPr>
              <w:rFonts w:ascii="Times New Roman" w:hAnsi="Times New Roman" w:cs="Times New Roman"/>
              <w:lang w:val="en-US"/>
            </w:rPr>
            <w:t>The chemical substance formations</w:t>
          </w:r>
          <w:r w:rsidR="00817D5E" w:rsidRPr="00C16A75">
            <w:rPr>
              <w:rFonts w:ascii="Times New Roman" w:hAnsi="Times New Roman" w:cs="Times New Roman"/>
              <w:i/>
              <w:lang w:val="en-US"/>
            </w:rPr>
            <w:t xml:space="preserve"> </w:t>
          </w:r>
        </w:p>
        <w:p w14:paraId="1BAEB73A" w14:textId="579415B0" w:rsidR="00F64F9B" w:rsidRPr="00C16A75" w:rsidRDefault="00817D5E" w:rsidP="00D86650">
          <w:pPr>
            <w:jc w:val="both"/>
            <w:rPr>
              <w:rFonts w:ascii="Times New Roman" w:hAnsi="Times New Roman" w:cs="Times New Roman"/>
              <w:lang w:val="en-US"/>
            </w:rPr>
          </w:pPr>
          <w:r w:rsidRPr="00C16A75">
            <w:rPr>
              <w:rFonts w:ascii="Times New Roman" w:hAnsi="Times New Roman" w:cs="Times New Roman"/>
              <w:lang w:val="en-US"/>
            </w:rPr>
            <w:t xml:space="preserve">In all </w:t>
          </w:r>
          <w:r w:rsidR="004F0D64" w:rsidRPr="00C16A75">
            <w:rPr>
              <w:rFonts w:ascii="Times New Roman" w:hAnsi="Times New Roman" w:cs="Times New Roman"/>
              <w:lang w:val="en-US"/>
            </w:rPr>
            <w:t xml:space="preserve">of </w:t>
          </w:r>
          <w:r w:rsidR="00EB0FC3" w:rsidRPr="00C16A75">
            <w:rPr>
              <w:rFonts w:ascii="Times New Roman" w:hAnsi="Times New Roman" w:cs="Times New Roman"/>
              <w:lang w:val="en-US"/>
            </w:rPr>
            <w:t>the above</w:t>
          </w:r>
          <w:r w:rsidR="004F0D64" w:rsidRPr="00C16A75">
            <w:rPr>
              <w:rFonts w:ascii="Times New Roman" w:hAnsi="Times New Roman" w:cs="Times New Roman"/>
              <w:lang w:val="en-US"/>
            </w:rPr>
            <w:t xml:space="preserve"> type</w:t>
          </w:r>
          <w:r w:rsidR="00EB0FC3" w:rsidRPr="00C16A75">
            <w:rPr>
              <w:rFonts w:ascii="Times New Roman" w:hAnsi="Times New Roman" w:cs="Times New Roman"/>
              <w:lang w:val="en-US"/>
            </w:rPr>
            <w:t>s</w:t>
          </w:r>
          <w:r w:rsidR="004F0D64" w:rsidRPr="00C16A75">
            <w:rPr>
              <w:rFonts w:ascii="Times New Roman" w:hAnsi="Times New Roman" w:cs="Times New Roman"/>
              <w:lang w:val="en-US"/>
            </w:rPr>
            <w:t xml:space="preserve"> </w:t>
          </w:r>
          <w:r w:rsidRPr="00C16A75">
            <w:rPr>
              <w:rFonts w:ascii="Times New Roman" w:hAnsi="Times New Roman" w:cs="Times New Roman"/>
              <w:lang w:val="en-US"/>
            </w:rPr>
            <w:t xml:space="preserve">of </w:t>
          </w:r>
          <w:r w:rsidR="00EB0FC3" w:rsidRPr="00C16A75">
            <w:rPr>
              <w:rFonts w:ascii="Times New Roman" w:hAnsi="Times New Roman" w:cs="Times New Roman"/>
              <w:lang w:val="en-US"/>
            </w:rPr>
            <w:t xml:space="preserve">substance transport </w:t>
          </w:r>
          <w:r w:rsidRPr="00C16A75">
            <w:rPr>
              <w:rFonts w:ascii="Times New Roman" w:hAnsi="Times New Roman" w:cs="Times New Roman"/>
              <w:lang w:val="en-US"/>
            </w:rPr>
            <w:t>equilibrating</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we worked with the sa</w:t>
          </w:r>
          <w:r w:rsidR="00AB604B" w:rsidRPr="00C16A75">
            <w:rPr>
              <w:rFonts w:ascii="Times New Roman" w:hAnsi="Times New Roman" w:cs="Times New Roman"/>
              <w:lang w:val="en-US"/>
            </w:rPr>
            <w:t xml:space="preserve">me substance in the same phase </w:t>
          </w:r>
          <w:r w:rsidR="00556827" w:rsidRPr="00C16A75">
            <w:rPr>
              <w:rFonts w:ascii="Times New Roman" w:hAnsi="Times New Roman" w:cs="Times New Roman"/>
              <w:lang w:val="en-US"/>
            </w:rPr>
            <w:t>and in</w:t>
          </w:r>
          <w:r w:rsidRPr="00C16A75">
            <w:rPr>
              <w:rFonts w:ascii="Times New Roman" w:hAnsi="Times New Roman" w:cs="Times New Roman"/>
              <w:lang w:val="en-US"/>
            </w:rPr>
            <w:t xml:space="preserve"> the same solvent. This </w:t>
          </w:r>
          <w:r w:rsidR="00EB0FC3" w:rsidRPr="00C16A75">
            <w:rPr>
              <w:rFonts w:ascii="Times New Roman" w:hAnsi="Times New Roman" w:cs="Times New Roman"/>
              <w:lang w:val="en-US"/>
            </w:rPr>
            <w:t xml:space="preserve">rendered </w:t>
          </w:r>
          <w:r w:rsidRPr="00C16A75">
            <w:rPr>
              <w:rFonts w:ascii="Times New Roman" w:hAnsi="Times New Roman" w:cs="Times New Roman"/>
              <w:lang w:val="en-US"/>
            </w:rPr>
            <w:t xml:space="preserve">the </w:t>
          </w:r>
          <w:r w:rsidR="00F64F9B" w:rsidRPr="00C16A75">
            <w:rPr>
              <w:rFonts w:ascii="Times New Roman" w:hAnsi="Times New Roman" w:cs="Times New Roman"/>
              <w:lang w:val="en-US"/>
            </w:rPr>
            <w:t>equilibrium</w:t>
          </w:r>
          <w:r w:rsidRPr="00C16A75">
            <w:rPr>
              <w:rFonts w:ascii="Times New Roman" w:hAnsi="Times New Roman" w:cs="Times New Roman"/>
              <w:lang w:val="en-US"/>
            </w:rPr>
            <w:t xml:space="preserve"> independent of the </w:t>
          </w:r>
          <w:r w:rsidR="00F64F9B" w:rsidRPr="00C16A75">
            <w:rPr>
              <w:rFonts w:ascii="Times New Roman" w:hAnsi="Times New Roman" w:cs="Times New Roman"/>
              <w:lang w:val="en-US"/>
            </w:rPr>
            <w:t xml:space="preserve">base chemical potentials of the pure substance </w:t>
          </w:r>
          <w:r w:rsidR="00D86220" w:rsidRPr="00C16A75">
            <w:rPr>
              <w:rFonts w:ascii="Times New Roman" w:hAnsi="Times New Roman" w:cs="Times New Roman"/>
              <w:lang w:val="en-US"/>
            </w:rPr>
            <w:t>(</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w:t>
          </w:r>
          <w:r w:rsidR="00F64F9B" w:rsidRPr="00C16A75">
            <w:rPr>
              <w:rFonts w:ascii="Times New Roman" w:hAnsi="Times New Roman" w:cs="Times New Roman"/>
              <w:lang w:val="en-US"/>
            </w:rPr>
            <w:t>, because both side</w:t>
          </w:r>
          <w:r w:rsidR="00EB0FC3" w:rsidRPr="00C16A75">
            <w:rPr>
              <w:rFonts w:ascii="Times New Roman" w:hAnsi="Times New Roman" w:cs="Times New Roman"/>
              <w:lang w:val="en-US"/>
            </w:rPr>
            <w:t>s</w:t>
          </w:r>
          <w:r w:rsidR="00F64F9B" w:rsidRPr="00C16A75">
            <w:rPr>
              <w:rFonts w:ascii="Times New Roman" w:hAnsi="Times New Roman" w:cs="Times New Roman"/>
              <w:lang w:val="en-US"/>
            </w:rPr>
            <w:t xml:space="preserve"> of </w:t>
          </w:r>
          <w:r w:rsidR="00D86220" w:rsidRPr="00C16A75">
            <w:rPr>
              <w:rFonts w:ascii="Times New Roman" w:hAnsi="Times New Roman" w:cs="Times New Roman"/>
              <w:lang w:val="en-US"/>
            </w:rPr>
            <w:t xml:space="preserve">the equation </w:t>
          </w:r>
          <w:r w:rsidR="00EB0FC3" w:rsidRPr="00C16A75">
            <w:rPr>
              <w:rFonts w:ascii="Times New Roman" w:hAnsi="Times New Roman" w:cs="Times New Roman"/>
              <w:lang w:val="en-US"/>
            </w:rPr>
            <w:t xml:space="preserve">had </w:t>
          </w:r>
          <w:r w:rsidR="00D86220" w:rsidRPr="00C16A75">
            <w:rPr>
              <w:rFonts w:ascii="Times New Roman" w:hAnsi="Times New Roman" w:cs="Times New Roman"/>
              <w:lang w:val="en-US"/>
            </w:rPr>
            <w:t>the same value</w:t>
          </w:r>
          <w:r w:rsidR="00F64F9B" w:rsidRPr="00C16A75">
            <w:rPr>
              <w:rFonts w:ascii="Times New Roman" w:hAnsi="Times New Roman" w:cs="Times New Roman"/>
              <w:lang w:val="en-US"/>
            </w:rPr>
            <w:t>. However</w:t>
          </w:r>
          <w:r w:rsidR="00EB0FC3" w:rsidRPr="00C16A75">
            <w:rPr>
              <w:rFonts w:ascii="Times New Roman" w:hAnsi="Times New Roman" w:cs="Times New Roman"/>
              <w:lang w:val="en-US"/>
            </w:rPr>
            <w:t>,</w:t>
          </w:r>
          <w:r w:rsidR="00F64F9B" w:rsidRPr="00C16A75">
            <w:rPr>
              <w:rFonts w:ascii="Times New Roman" w:hAnsi="Times New Roman" w:cs="Times New Roman"/>
              <w:lang w:val="en-US"/>
            </w:rPr>
            <w:t xml:space="preserve"> if </w:t>
          </w:r>
          <w:r w:rsidR="00AB604B" w:rsidRPr="00C16A75">
            <w:rPr>
              <w:rFonts w:ascii="Times New Roman" w:hAnsi="Times New Roman" w:cs="Times New Roman"/>
              <w:lang w:val="en-US"/>
            </w:rPr>
            <w:t>the chemical process create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new substance or change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its phase</w:t>
          </w:r>
          <w:r w:rsidR="00EB0FC3"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was </w:t>
          </w:r>
          <w:r w:rsidR="00AB604B" w:rsidRPr="00C16A75">
            <w:rPr>
              <w:rFonts w:ascii="Times New Roman" w:hAnsi="Times New Roman" w:cs="Times New Roman"/>
              <w:lang w:val="en-US"/>
            </w:rPr>
            <w:t xml:space="preserve">changed to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 xml:space="preserve">new substance. </w:t>
          </w:r>
          <w:r w:rsidR="00EB0FC3" w:rsidRPr="00C16A75">
            <w:rPr>
              <w:rFonts w:ascii="Times New Roman" w:hAnsi="Times New Roman" w:cs="Times New Roman"/>
              <w:lang w:val="en-US"/>
            </w:rPr>
            <w:t>W</w:t>
          </w:r>
          <w:r w:rsidR="00AB604B" w:rsidRPr="00C16A75">
            <w:rPr>
              <w:rFonts w:ascii="Times New Roman" w:hAnsi="Times New Roman" w:cs="Times New Roman"/>
              <w:lang w:val="en-US"/>
            </w:rPr>
            <w:t xml:space="preserve">e called </w:t>
          </w:r>
          <w:r w:rsidR="00EB0FC3" w:rsidRPr="00C16A75">
            <w:rPr>
              <w:rFonts w:ascii="Times New Roman" w:hAnsi="Times New Roman" w:cs="Times New Roman"/>
              <w:lang w:val="en-US"/>
            </w:rPr>
            <w:t xml:space="preserve">this process </w:t>
          </w:r>
          <w:r w:rsidR="00AB604B" w:rsidRPr="00C16A75">
            <w:rPr>
              <w:rFonts w:ascii="Times New Roman" w:hAnsi="Times New Roman" w:cs="Times New Roman"/>
              <w:lang w:val="en-US"/>
            </w:rPr>
            <w:t>the formation of the substance A</w:t>
          </w:r>
          <w:r w:rsidR="00EB0FC3" w:rsidRPr="00C16A75">
            <w:rPr>
              <w:rFonts w:ascii="Times New Roman" w:hAnsi="Times New Roman" w:cs="Times New Roman"/>
              <w:lang w:val="en-US"/>
            </w:rPr>
            <w:t xml:space="preserve">; </w:t>
          </w:r>
          <w:r w:rsidR="00AB604B" w:rsidRPr="00C16A75">
            <w:rPr>
              <w:rFonts w:ascii="Times New Roman" w:hAnsi="Times New Roman" w:cs="Times New Roman"/>
              <w:lang w:val="en-US"/>
            </w:rPr>
            <w:t xml:space="preserve">if the </w:t>
          </w:r>
          <w:r w:rsidR="00A034DE" w:rsidRPr="00C16A75">
            <w:rPr>
              <w:rFonts w:ascii="Times New Roman" w:hAnsi="Times New Roman" w:cs="Times New Roman"/>
              <w:lang w:val="en-US"/>
            </w:rPr>
            <w:t>reference substances</w:t>
          </w:r>
          <w:r w:rsidR="00AC4B4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from </w:t>
          </w:r>
          <w:r w:rsidR="00AC4B48" w:rsidRPr="00C16A75">
            <w:rPr>
              <w:rFonts w:ascii="Times New Roman" w:hAnsi="Times New Roman" w:cs="Times New Roman"/>
              <w:lang w:val="en-US"/>
            </w:rPr>
            <w:t xml:space="preserve">which </w:t>
          </w:r>
          <w:r w:rsidR="00AB604B" w:rsidRPr="00C16A75">
            <w:rPr>
              <w:rFonts w:ascii="Times New Roman" w:hAnsi="Times New Roman" w:cs="Times New Roman"/>
              <w:lang w:val="en-US"/>
            </w:rPr>
            <w:t xml:space="preserve">the substances </w:t>
          </w:r>
          <w:r w:rsidR="00556827" w:rsidRPr="00C16A75">
            <w:rPr>
              <w:rFonts w:ascii="Times New Roman" w:hAnsi="Times New Roman" w:cs="Times New Roman"/>
              <w:lang w:val="en-US"/>
            </w:rPr>
            <w:t>formed</w:t>
          </w:r>
          <w:r w:rsidR="00A034DE" w:rsidRPr="00C16A75">
            <w:rPr>
              <w:rFonts w:ascii="Times New Roman" w:hAnsi="Times New Roman" w:cs="Times New Roman"/>
              <w:lang w:val="en-US"/>
            </w:rPr>
            <w:t xml:space="preserve"> </w:t>
          </w:r>
          <w:r w:rsidR="00556827" w:rsidRPr="00C16A75">
            <w:rPr>
              <w:rFonts w:ascii="Times New Roman" w:hAnsi="Times New Roman" w:cs="Times New Roman"/>
              <w:lang w:val="en-US"/>
            </w:rPr>
            <w:t>(</w:t>
          </w:r>
          <w:r w:rsidR="00826755" w:rsidRPr="00C16A75">
            <w:rPr>
              <w:rFonts w:ascii="Times New Roman" w:hAnsi="Times New Roman" w:cs="Times New Roman"/>
              <w:lang w:val="en-US"/>
            </w:rPr>
            <w:t>e.g. H</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O</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N</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C(graphite), Na(solid)</w:t>
          </w:r>
          <w:r w:rsidR="00EB0FC3" w:rsidRPr="00C16A75">
            <w:rPr>
              <w:rFonts w:ascii="Times New Roman" w:hAnsi="Times New Roman" w:cs="Times New Roman"/>
              <w:lang w:val="en-US"/>
            </w:rPr>
            <w:t xml:space="preserve">, etc.) had been carefully selected, </w:t>
          </w:r>
          <w:r w:rsidR="00826755" w:rsidRPr="00C16A75">
            <w:rPr>
              <w:rFonts w:ascii="Times New Roman" w:hAnsi="Times New Roman" w:cs="Times New Roman"/>
              <w:lang w:val="en-US"/>
            </w:rPr>
            <w:t xml:space="preserve">we </w:t>
          </w:r>
          <w:r w:rsidR="00EB0FC3" w:rsidRPr="00C16A75">
            <w:rPr>
              <w:rFonts w:ascii="Times New Roman" w:hAnsi="Times New Roman" w:cs="Times New Roman"/>
              <w:lang w:val="en-US"/>
            </w:rPr>
            <w:t xml:space="preserve">were able to </w:t>
          </w:r>
          <w:r w:rsidR="00826755" w:rsidRPr="00C16A75">
            <w:rPr>
              <w:rFonts w:ascii="Times New Roman" w:hAnsi="Times New Roman" w:cs="Times New Roman"/>
              <w:lang w:val="en-US"/>
            </w:rPr>
            <w:t>measure the relative (to these reference substances</w:t>
          </w:r>
          <w:r w:rsidR="00AC4B48" w:rsidRPr="00C16A75">
            <w:rPr>
              <w:rFonts w:ascii="Times New Roman" w:hAnsi="Times New Roman" w:cs="Times New Roman"/>
              <w:lang w:val="en-US"/>
            </w:rPr>
            <w:t xml:space="preserve">; marked by </w:t>
          </w:r>
          <w:r w:rsidR="00CC459A" w:rsidRPr="00C16A75">
            <w:rPr>
              <w:rFonts w:ascii="Times New Roman" w:hAnsi="Times New Roman" w:cs="Times New Roman"/>
              <w:lang w:val="en-US"/>
            </w:rPr>
            <w:t>the degree symbol “°”</w:t>
          </w:r>
          <w:r w:rsidR="00826755" w:rsidRPr="00C16A75">
            <w:rPr>
              <w:rFonts w:ascii="Times New Roman" w:hAnsi="Times New Roman" w:cs="Times New Roman"/>
              <w:lang w:val="en-US"/>
            </w:rPr>
            <w:t>) form</w:t>
          </w:r>
          <w:r w:rsidR="00EB0FC3" w:rsidRPr="00C16A75">
            <w:rPr>
              <w:rFonts w:ascii="Times New Roman" w:hAnsi="Times New Roman" w:cs="Times New Roman"/>
              <w:lang w:val="en-US"/>
            </w:rPr>
            <w:t>ulate</w:t>
          </w:r>
          <w:r w:rsidR="00826755" w:rsidRPr="00C16A75">
            <w:rPr>
              <w:rFonts w:ascii="Times New Roman" w:hAnsi="Times New Roman" w:cs="Times New Roman"/>
              <w:lang w:val="en-US"/>
            </w:rPr>
            <w:t xml:space="preserve"> energies </w:t>
          </w:r>
          <w:r w:rsidR="00EB0FC3" w:rsidRPr="00C16A75">
            <w:rPr>
              <w:rFonts w:ascii="Times New Roman" w:hAnsi="Times New Roman" w:cs="Times New Roman"/>
              <w:lang w:val="en-US"/>
            </w:rPr>
            <w:t xml:space="preserve">from </w:t>
          </w:r>
          <w:r w:rsidR="00826755" w:rsidRPr="00C16A75">
            <w:rPr>
              <w:rFonts w:ascii="Times New Roman" w:hAnsi="Times New Roman" w:cs="Times New Roman"/>
              <w:lang w:val="en-US"/>
            </w:rPr>
            <w:t xml:space="preserve">the </w:t>
          </w:r>
          <w:r w:rsidR="00EB0FC3" w:rsidRPr="00C16A75">
            <w:rPr>
              <w:rFonts w:ascii="Times New Roman" w:hAnsi="Times New Roman" w:cs="Times New Roman"/>
              <w:lang w:val="en-US"/>
            </w:rPr>
            <w:t xml:space="preserve">entire </w:t>
          </w:r>
          <w:r w:rsidR="00826755" w:rsidRPr="00C16A75">
            <w:rPr>
              <w:rFonts w:ascii="Times New Roman" w:hAnsi="Times New Roman" w:cs="Times New Roman"/>
              <w:lang w:val="en-US"/>
            </w:rPr>
            <w:t xml:space="preserve">formation process </w:t>
          </w:r>
          <w:r w:rsidR="00EB0FC3" w:rsidRPr="00C16A75">
            <w:rPr>
              <w:rFonts w:ascii="Times New Roman" w:hAnsi="Times New Roman" w:cs="Times New Roman"/>
              <w:lang w:val="en-US"/>
            </w:rPr>
            <w:t xml:space="preserve">in order </w:t>
          </w:r>
          <w:r w:rsidR="00826755" w:rsidRPr="00C16A75">
            <w:rPr>
              <w:rFonts w:ascii="Times New Roman" w:hAnsi="Times New Roman" w:cs="Times New Roman"/>
              <w:lang w:val="en-US"/>
            </w:rPr>
            <w:t xml:space="preserve">to describe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826755" w:rsidRPr="00C16A75">
            <w:rPr>
              <w:rFonts w:ascii="Times New Roman" w:hAnsi="Times New Roman" w:cs="Times New Roman"/>
              <w:lang w:val="en-US"/>
            </w:rPr>
            <w:t xml:space="preserve"> for </w:t>
          </w:r>
          <w:r w:rsidR="00A034DE" w:rsidRPr="00C16A75">
            <w:rPr>
              <w:rFonts w:ascii="Times New Roman" w:hAnsi="Times New Roman" w:cs="Times New Roman"/>
              <w:lang w:val="en-US"/>
            </w:rPr>
            <w:t>any new formed</w:t>
          </w:r>
          <w:r w:rsidR="00826755" w:rsidRPr="00C16A75">
            <w:rPr>
              <w:rFonts w:ascii="Times New Roman" w:hAnsi="Times New Roman" w:cs="Times New Roman"/>
              <w:lang w:val="en-US"/>
            </w:rPr>
            <w:t xml:space="preserve"> </w:t>
          </w:r>
          <w:r w:rsidR="00A034DE" w:rsidRPr="00C16A75">
            <w:rPr>
              <w:rFonts w:ascii="Times New Roman" w:hAnsi="Times New Roman" w:cs="Times New Roman"/>
              <w:lang w:val="en-US"/>
            </w:rPr>
            <w:t>substance</w:t>
          </w:r>
          <w:r w:rsidR="00826755" w:rsidRPr="00C16A75">
            <w:rPr>
              <w:rFonts w:ascii="Times New Roman" w:hAnsi="Times New Roman" w:cs="Times New Roman"/>
              <w:lang w:val="en-US"/>
            </w:rPr>
            <w:t xml:space="preserve"> in the chemical system by</w:t>
          </w:r>
          <w:r w:rsidR="00EB0FC3" w:rsidRPr="00C16A75">
            <w:rPr>
              <w:rFonts w:ascii="Times New Roman" w:hAnsi="Times New Roman" w:cs="Times New Roman"/>
              <w:lang w:val="en-US"/>
            </w:rPr>
            <w:t xml:space="preserve"> using</w:t>
          </w:r>
          <w:r w:rsidR="00826755" w:rsidRPr="00C16A75">
            <w:rPr>
              <w:rFonts w:ascii="Times New Roman" w:hAnsi="Times New Roman" w:cs="Times New Roman"/>
              <w:lang w:val="en-US"/>
            </w:rPr>
            <w:t xml:space="preserve"> </w:t>
          </w:r>
          <w:r w:rsidR="00826755" w:rsidRPr="00C16A75">
            <w:rPr>
              <w:rFonts w:ascii="Times New Roman" w:hAnsi="Times New Roman" w:cs="Times New Roman"/>
              <w:lang w:val="en-US"/>
            </w:rPr>
            <w:fldChar w:fldCharType="begin"/>
          </w:r>
          <w:r w:rsidR="00826755" w:rsidRPr="00C16A75">
            <w:rPr>
              <w:rFonts w:ascii="Times New Roman" w:hAnsi="Times New Roman" w:cs="Times New Roman"/>
              <w:lang w:val="en-US"/>
            </w:rPr>
            <w:instrText xml:space="preserve"> REF _Ref418116636 \h </w:instrText>
          </w:r>
          <w:r w:rsidR="00E72E24" w:rsidRPr="00C16A75">
            <w:rPr>
              <w:rFonts w:ascii="Times New Roman" w:hAnsi="Times New Roman" w:cs="Times New Roman"/>
              <w:lang w:val="en-US"/>
            </w:rPr>
            <w:instrText xml:space="preserve"> \* MERGEFORMAT </w:instrText>
          </w:r>
          <w:r w:rsidR="00826755" w:rsidRPr="00C16A75">
            <w:rPr>
              <w:rFonts w:ascii="Times New Roman" w:hAnsi="Times New Roman" w:cs="Times New Roman"/>
              <w:lang w:val="en-US"/>
            </w:rPr>
          </w:r>
          <w:r w:rsidR="00826755"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10</w:t>
          </w:r>
          <w:r w:rsidR="00826755" w:rsidRPr="00C16A75">
            <w:rPr>
              <w:rFonts w:ascii="Times New Roman" w:hAnsi="Times New Roman" w:cs="Times New Roman"/>
              <w:lang w:val="en-US"/>
            </w:rPr>
            <w:fldChar w:fldCharType="end"/>
          </w:r>
          <w:r w:rsidR="00826755" w:rsidRPr="00C16A75">
            <w:rPr>
              <w:rFonts w:ascii="Times New Roman" w:hAnsi="Times New Roman" w:cs="Times New Roman"/>
              <w:lang w:val="en-US"/>
            </w:rPr>
            <w:t>.</w:t>
          </w:r>
          <w:r w:rsidR="00AB604B"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5D4A31" w:rsidRPr="00C16A75" w14:paraId="508AACA3" w14:textId="77777777" w:rsidTr="003D7E4C">
            <w:tc>
              <w:tcPr>
                <w:tcW w:w="6771" w:type="dxa"/>
                <w:vAlign w:val="center"/>
              </w:tcPr>
              <w:p w14:paraId="18B7DD9A" w14:textId="77777777" w:rsidR="005D4A31" w:rsidRPr="00C16A75" w:rsidRDefault="002C7EC8" w:rsidP="003D7E4C">
                <w:pPr>
                  <w:keepNext/>
                  <w:jc w:val="center"/>
                  <w:rPr>
                    <w:rFonts w:ascii="Times New Roman" w:eastAsia="Times New Roman" w:hAnsi="Times New Roman" w:cs="Times New Roman"/>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m:oMathPara>
              </w:p>
            </w:tc>
            <w:tc>
              <w:tcPr>
                <w:tcW w:w="1624" w:type="dxa"/>
                <w:vAlign w:val="bottom"/>
              </w:tcPr>
              <w:p w14:paraId="60BD12E4" w14:textId="5B21F97A" w:rsidR="0053525A" w:rsidRPr="00C16A75" w:rsidRDefault="005D4A31" w:rsidP="009647B0">
                <w:pPr>
                  <w:pStyle w:val="Titulek"/>
                  <w:keepNext/>
                  <w:spacing w:after="0"/>
                  <w:rPr>
                    <w:rFonts w:ascii="Times New Roman" w:hAnsi="Times New Roman" w:cs="Times New Roman"/>
                    <w:b/>
                    <w:lang w:val="en-US"/>
                  </w:rPr>
                </w:pPr>
                <w:bookmarkStart w:id="132" w:name="_Ref418116636"/>
                <w:bookmarkStart w:id="133" w:name="_Ref418116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10</w:t>
                </w:r>
                <w:r w:rsidRPr="00C16A75">
                  <w:rPr>
                    <w:rFonts w:ascii="Times New Roman" w:hAnsi="Times New Roman" w:cs="Times New Roman"/>
                    <w:lang w:val="en-US"/>
                  </w:rPr>
                  <w:fldChar w:fldCharType="end"/>
                </w:r>
                <w:bookmarkEnd w:id="132"/>
                <w:r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Chemical potential of the pure substance</w:t>
                </w:r>
                <w:bookmarkEnd w:id="133"/>
                <w:r w:rsidR="00EB0FC3" w:rsidRPr="00C16A75">
                  <w:rPr>
                    <w:rFonts w:ascii="Times New Roman" w:hAnsi="Times New Roman" w:cs="Times New Roman"/>
                    <w:lang w:val="en-US"/>
                  </w:rPr>
                  <w:t>.</w:t>
                </w:r>
              </w:p>
            </w:tc>
          </w:tr>
        </w:tbl>
        <w:p w14:paraId="730DD40F" w14:textId="1533D0CC" w:rsidR="00A034DE" w:rsidRPr="00C16A75" w:rsidRDefault="006D5ECB" w:rsidP="00B96F1D">
          <w:pPr>
            <w:spacing w:before="240"/>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27840"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6">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C16A75">
            <w:rPr>
              <w:rFonts w:ascii="Times New Roman" w:hAnsi="Times New Roman" w:cs="Times New Roman"/>
              <w:lang w:val="en-US"/>
            </w:rPr>
            <w:t xml:space="preserve">where </w:t>
          </w:r>
          <w:r w:rsidR="00A034DE" w:rsidRPr="00C16A75">
            <w:rPr>
              <w:rFonts w:ascii="Times New Roman" w:hAnsi="Times New Roman" w:cs="Times New Roman"/>
              <w:lang w:val="en-US"/>
            </w:rPr>
            <w:t xml:space="preserve">T is temperature,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7" w:history="1">
            <w:r w:rsidR="00A034DE" w:rsidRPr="00C16A75">
              <w:rPr>
                <w:rStyle w:val="Hypertextovodkaz"/>
                <w:rFonts w:ascii="Times New Roman" w:hAnsi="Times New Roman" w:cs="Times New Roman"/>
                <w:lang w:val="en-US"/>
              </w:rPr>
              <w:t>free Gibbs energy of formation</w:t>
            </w:r>
          </w:hyperlink>
          <w:r w:rsidR="00A034DE" w:rsidRPr="00C16A75">
            <w:rPr>
              <w:rFonts w:ascii="Times New Roman" w:hAnsi="Times New Roman" w:cs="Times New Roman"/>
              <w:lang w:val="en-US"/>
            </w:rPr>
            <w:t xml:space="preserve"> of substance A (relative to selected reference substances),</w:t>
          </w:r>
          <m:oMath>
            <m:r>
              <w:rPr>
                <w:rFonts w:ascii="Cambria Math" w:hAnsi="Cambria Math" w:cs="Times New Roman"/>
                <w:lang w:val="en-US"/>
              </w:rPr>
              <m:t xml:space="preserve"> </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8" w:history="1">
            <w:r w:rsidR="00A034DE" w:rsidRPr="00C16A75">
              <w:rPr>
                <w:rStyle w:val="Hypertextovodkaz"/>
                <w:rFonts w:ascii="Times New Roman" w:hAnsi="Times New Roman" w:cs="Times New Roman"/>
                <w:lang w:val="en-US"/>
              </w:rPr>
              <w:t>free formation enthalpy</w:t>
            </w:r>
          </w:hyperlink>
          <w:r w:rsidR="00A034DE" w:rsidRPr="00C16A75">
            <w:rPr>
              <w:rFonts w:ascii="Times New Roman" w:hAnsi="Times New Roman" w:cs="Times New Roman"/>
              <w:lang w:val="en-US"/>
            </w:rPr>
            <w:t xml:space="preserve"> (heat energy consumed by the formation) of substance A (relative to selected reference substances) and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free </w:t>
          </w:r>
          <w:r w:rsidR="00C344D4" w:rsidRPr="00C16A75">
            <w:rPr>
              <w:rFonts w:ascii="Times New Roman" w:hAnsi="Times New Roman" w:cs="Times New Roman"/>
              <w:lang w:val="en-US"/>
            </w:rPr>
            <w:t xml:space="preserve">formation </w:t>
          </w:r>
          <w:r w:rsidR="00A034DE" w:rsidRPr="00C16A75">
            <w:rPr>
              <w:rFonts w:ascii="Times New Roman" w:hAnsi="Times New Roman" w:cs="Times New Roman"/>
              <w:lang w:val="en-US"/>
            </w:rPr>
            <w:t xml:space="preserve">entropy </w:t>
          </w:r>
          <w:r w:rsidR="00C344D4" w:rsidRPr="00C16A75">
            <w:rPr>
              <w:rFonts w:ascii="Times New Roman" w:hAnsi="Times New Roman" w:cs="Times New Roman"/>
              <w:lang w:val="en-US"/>
            </w:rPr>
            <w:t xml:space="preserve">(the function of changed microstates by the formation) </w:t>
          </w:r>
          <w:r w:rsidR="00A034DE" w:rsidRPr="00C16A75">
            <w:rPr>
              <w:rFonts w:ascii="Times New Roman" w:hAnsi="Times New Roman" w:cs="Times New Roman"/>
              <w:lang w:val="en-US"/>
            </w:rPr>
            <w:t>of substance A (relative to selected reference substances).</w:t>
          </w:r>
          <w:r w:rsidR="00C344D4" w:rsidRPr="00C16A75">
            <w:rPr>
              <w:rFonts w:ascii="Times New Roman" w:hAnsi="Times New Roman" w:cs="Times New Roman"/>
              <w:lang w:val="en-US"/>
            </w:rPr>
            <w:t xml:space="preserve"> The relation </w:t>
          </w:r>
          <w:r w:rsidR="00CE5D5E" w:rsidRPr="00C16A75">
            <w:rPr>
              <w:rFonts w:ascii="Times New Roman" w:hAnsi="Times New Roman" w:cs="Times New Roman"/>
              <w:lang w:val="en-US"/>
            </w:rPr>
            <w:t xml:space="preserve">between enthalpy H, entropy S and </w:t>
          </w:r>
          <w:hyperlink r:id="rId99" w:history="1">
            <w:r w:rsidR="00CE5D5E" w:rsidRPr="00C16A75">
              <w:rPr>
                <w:rStyle w:val="Hypertextovodkaz"/>
                <w:rFonts w:ascii="Times New Roman" w:hAnsi="Times New Roman" w:cs="Times New Roman"/>
                <w:lang w:val="en-US"/>
              </w:rPr>
              <w:t>Gibbs energy</w:t>
            </w:r>
          </w:hyperlink>
          <w:r w:rsidR="00CE5D5E" w:rsidRPr="00C16A75">
            <w:rPr>
              <w:rFonts w:ascii="Times New Roman" w:hAnsi="Times New Roman" w:cs="Times New Roman"/>
              <w:lang w:val="en-US"/>
            </w:rPr>
            <w:t xml:space="preserve"> G (</w:t>
          </w:r>
          <w:r w:rsidR="00C344D4" w:rsidRPr="00C16A75">
            <w:rPr>
              <w:rFonts w:ascii="Times New Roman" w:hAnsi="Times New Roman" w:cs="Times New Roman"/>
              <w:lang w:val="en-US"/>
            </w:rPr>
            <w:t>G = H - T*S</w:t>
          </w:r>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is </w:t>
          </w:r>
          <w:r w:rsidR="00A91A03" w:rsidRPr="00C16A75">
            <w:rPr>
              <w:rFonts w:ascii="Times New Roman" w:hAnsi="Times New Roman" w:cs="Times New Roman"/>
              <w:lang w:val="en-US"/>
            </w:rPr>
            <w:t xml:space="preserve">a primary </w:t>
          </w:r>
          <w:r w:rsidR="0026462D" w:rsidRPr="00C16A75">
            <w:rPr>
              <w:rFonts w:ascii="Times New Roman" w:hAnsi="Times New Roman" w:cs="Times New Roman"/>
              <w:lang w:val="en-US"/>
            </w:rPr>
            <w:t>rela</w:t>
          </w:r>
          <w:r w:rsidR="00C344D4" w:rsidRPr="00C16A75">
            <w:rPr>
              <w:rFonts w:ascii="Times New Roman" w:hAnsi="Times New Roman" w:cs="Times New Roman"/>
              <w:lang w:val="en-US"/>
            </w:rPr>
            <w:t>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w:t>
          </w:r>
          <w:r w:rsidR="00D86220" w:rsidRPr="00C16A75">
            <w:rPr>
              <w:rFonts w:ascii="Times New Roman" w:hAnsi="Times New Roman" w:cs="Times New Roman"/>
              <w:lang w:val="en-US"/>
            </w:rPr>
            <w:t>o</w:t>
          </w:r>
          <w:r w:rsidR="00C344D4" w:rsidRPr="00C16A75">
            <w:rPr>
              <w:rFonts w:ascii="Times New Roman" w:hAnsi="Times New Roman" w:cs="Times New Roman"/>
              <w:lang w:val="en-US"/>
            </w:rPr>
            <w:t>f</w:t>
          </w:r>
          <w:r w:rsidR="00D86220" w:rsidRPr="00C16A75">
            <w:rPr>
              <w:rFonts w:ascii="Times New Roman" w:hAnsi="Times New Roman" w:cs="Times New Roman"/>
              <w:lang w:val="en-US"/>
            </w:rPr>
            <w:t xml:space="preserve"> chemical</w:t>
          </w:r>
          <w:r w:rsidR="00C344D4" w:rsidRPr="00C16A75">
            <w:rPr>
              <w:rFonts w:ascii="Times New Roman" w:hAnsi="Times New Roman" w:cs="Times New Roman"/>
              <w:lang w:val="en-US"/>
            </w:rPr>
            <w:t xml:space="preserve"> thermodynamics</w:t>
          </w:r>
          <w:r w:rsidR="00D8622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C344D4" w:rsidRPr="00C16A75">
            <w:rPr>
              <w:rFonts w:ascii="Times New Roman" w:hAnsi="Times New Roman" w:cs="Times New Roman"/>
              <w:lang w:val="en-US"/>
            </w:rPr>
            <w:t>.</w:t>
          </w:r>
          <w:r w:rsidR="00D86220" w:rsidRPr="00C16A75">
            <w:rPr>
              <w:rFonts w:ascii="Times New Roman" w:hAnsi="Times New Roman" w:cs="Times New Roman"/>
              <w:lang w:val="en-US"/>
            </w:rPr>
            <w:t xml:space="preserve"> Typical </w:t>
          </w:r>
          <w:r w:rsidR="00A91A03" w:rsidRPr="00C16A75">
            <w:rPr>
              <w:rFonts w:ascii="Times New Roman" w:hAnsi="Times New Roman" w:cs="Times New Roman"/>
              <w:lang w:val="en-US"/>
            </w:rPr>
            <w:t xml:space="preserve">in this situation is </w:t>
          </w:r>
          <w:r w:rsidR="003B4F76" w:rsidRPr="00C16A75">
            <w:rPr>
              <w:rFonts w:ascii="Times New Roman" w:hAnsi="Times New Roman" w:cs="Times New Roman"/>
              <w:lang w:val="en-US"/>
            </w:rPr>
            <w:t>the formation</w:t>
          </w:r>
          <w:r w:rsidR="00A91A03" w:rsidRPr="00C16A75">
            <w:rPr>
              <w:rFonts w:ascii="Times New Roman" w:hAnsi="Times New Roman" w:cs="Times New Roman"/>
              <w:lang w:val="en-US"/>
            </w:rPr>
            <w:t xml:space="preserve"> of </w:t>
          </w:r>
          <w:proofErr w:type="gramStart"/>
          <w:r w:rsidR="003B4F76" w:rsidRPr="00C16A75">
            <w:rPr>
              <w:rFonts w:ascii="Times New Roman" w:hAnsi="Times New Roman" w:cs="Times New Roman"/>
              <w:lang w:val="en-US"/>
            </w:rPr>
            <w:t>enthalpy</w:t>
          </w:r>
          <w:r w:rsidR="00B02618"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w:proofErr w:type="gramEnd"/>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3B4F76" w:rsidRPr="00C16A75">
            <w:rPr>
              <w:rFonts w:ascii="Times New Roman" w:hAnsi="Times New Roman" w:cs="Times New Roman"/>
              <w:lang w:val="en-US"/>
            </w:rPr>
            <w:t xml:space="preserve"> </w:t>
          </w:r>
          <w:r w:rsidR="00A91A03" w:rsidRPr="00C16A75">
            <w:rPr>
              <w:rFonts w:ascii="Times New Roman" w:hAnsi="Times New Roman" w:cs="Times New Roman"/>
              <w:lang w:val="en-US"/>
            </w:rPr>
            <w:t xml:space="preserve">, as well as </w:t>
          </w:r>
          <w:r w:rsidR="003B4F76" w:rsidRPr="00C16A75">
            <w:rPr>
              <w:rFonts w:ascii="Times New Roman" w:hAnsi="Times New Roman" w:cs="Times New Roman"/>
              <w:lang w:val="en-US"/>
            </w:rPr>
            <w:t xml:space="preserve">Gibbs energy tabulated value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 xml:space="preserve"> </w:t>
          </w:r>
          <w:r w:rsidR="003B4F76" w:rsidRPr="00C16A75">
            <w:rPr>
              <w:rFonts w:ascii="Times New Roman" w:hAnsi="Times New Roman" w:cs="Times New Roman"/>
              <w:lang w:val="en-US"/>
            </w:rPr>
            <w:t>at T</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25°C and pressure p</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100 kPa.</w:t>
          </w:r>
        </w:p>
        <w:p w14:paraId="748D4466" w14:textId="6E19117C" w:rsidR="005D4A31" w:rsidRPr="00C16A75" w:rsidRDefault="00826755" w:rsidP="00D86650">
          <w:pPr>
            <w:jc w:val="both"/>
            <w:rPr>
              <w:rFonts w:ascii="Times New Roman" w:hAnsi="Times New Roman" w:cs="Times New Roman"/>
              <w:lang w:val="en-US"/>
            </w:rPr>
          </w:pPr>
          <w:r w:rsidRPr="00C16A75">
            <w:rPr>
              <w:rFonts w:ascii="Times New Roman" w:hAnsi="Times New Roman" w:cs="Times New Roman"/>
              <w:lang w:val="en-US"/>
            </w:rPr>
            <w:t xml:space="preserve">This description </w:t>
          </w:r>
          <w:r w:rsidR="00A91A03" w:rsidRPr="00C16A75">
            <w:rPr>
              <w:rFonts w:ascii="Times New Roman" w:hAnsi="Times New Roman" w:cs="Times New Roman"/>
              <w:lang w:val="en-US"/>
            </w:rPr>
            <w:t xml:space="preserve">of </w:t>
          </w:r>
          <w:r w:rsidR="00C344D4" w:rsidRPr="00C16A75">
            <w:rPr>
              <w:rFonts w:ascii="Times New Roman" w:hAnsi="Times New Roman" w:cs="Times New Roman"/>
              <w:lang w:val="en-US"/>
            </w:rPr>
            <w:t xml:space="preserve">molar Gibbs energies </w:t>
          </w:r>
          <w:r w:rsidR="00A91A03" w:rsidRPr="00C16A75">
            <w:rPr>
              <w:rFonts w:ascii="Times New Roman" w:hAnsi="Times New Roman" w:cs="Times New Roman"/>
              <w:lang w:val="en-US"/>
            </w:rPr>
            <w:t xml:space="preserve">in </w:t>
          </w:r>
          <w:r w:rsidRPr="00C16A75">
            <w:rPr>
              <w:rFonts w:ascii="Times New Roman" w:hAnsi="Times New Roman" w:cs="Times New Roman"/>
              <w:lang w:val="en-US"/>
            </w:rPr>
            <w:t xml:space="preserve">substances is a </w:t>
          </w:r>
          <w:r w:rsidR="00A91A03" w:rsidRPr="00C16A75">
            <w:rPr>
              <w:rFonts w:ascii="Times New Roman" w:hAnsi="Times New Roman" w:cs="Times New Roman"/>
              <w:lang w:val="en-US"/>
            </w:rPr>
            <w:t>dual way for describing</w:t>
          </w:r>
          <w:r w:rsidRPr="00C16A75">
            <w:rPr>
              <w:rFonts w:ascii="Times New Roman" w:hAnsi="Times New Roman" w:cs="Times New Roman"/>
              <w:lang w:val="en-US"/>
            </w:rPr>
            <w:t xml:space="preserve"> the</w:t>
          </w:r>
          <w:r w:rsidR="00C344D4" w:rsidRPr="00C16A75">
            <w:rPr>
              <w:rFonts w:ascii="Times New Roman" w:hAnsi="Times New Roman" w:cs="Times New Roman"/>
              <w:lang w:val="en-US"/>
            </w:rPr>
            <w:t xml:space="preserve"> </w:t>
          </w:r>
          <w:hyperlink r:id="rId100" w:history="1">
            <w:r w:rsidR="00C344D4" w:rsidRPr="00C16A75">
              <w:rPr>
                <w:rStyle w:val="Hypertextovodkaz"/>
                <w:rFonts w:ascii="Times New Roman" w:hAnsi="Times New Roman" w:cs="Times New Roman"/>
                <w:lang w:val="en-US"/>
              </w:rPr>
              <w:t>equilibrium coefficient</w:t>
            </w:r>
          </w:hyperlink>
          <w:r w:rsidR="00C344D4" w:rsidRPr="00C16A75">
            <w:rPr>
              <w:rFonts w:ascii="Times New Roman" w:hAnsi="Times New Roman" w:cs="Times New Roman"/>
              <w:lang w:val="en-US"/>
            </w:rPr>
            <w:t xml:space="preserve"> of </w:t>
          </w:r>
          <w:r w:rsidRPr="00C16A75">
            <w:rPr>
              <w:rFonts w:ascii="Times New Roman" w:hAnsi="Times New Roman" w:cs="Times New Roman"/>
              <w:lang w:val="en-US"/>
            </w:rPr>
            <w:t>chemical processes. For example</w:t>
          </w:r>
          <w:r w:rsidR="00A91A03" w:rsidRPr="00C16A75">
            <w:rPr>
              <w:rFonts w:ascii="Times New Roman" w:hAnsi="Times New Roman" w:cs="Times New Roman"/>
              <w:lang w:val="en-US"/>
            </w:rPr>
            <w:t>,</w:t>
          </w:r>
          <w:r w:rsidRPr="00C16A75">
            <w:rPr>
              <w:rFonts w:ascii="Times New Roman" w:hAnsi="Times New Roman" w:cs="Times New Roman"/>
              <w:lang w:val="en-US"/>
            </w:rPr>
            <w:t xml:space="preserve"> the dissociation constant of chemical reaction A&lt;-&gt;B</w:t>
          </w:r>
          <w:r w:rsidR="00CE5D5E" w:rsidRPr="00C16A75">
            <w:rPr>
              <w:rFonts w:ascii="Times New Roman" w:hAnsi="Times New Roman" w:cs="Times New Roman"/>
              <w:lang w:val="en-US"/>
            </w:rPr>
            <w:t xml:space="preserve"> in </w:t>
          </w:r>
          <w:r w:rsidR="00A91A03" w:rsidRPr="00C16A75">
            <w:rPr>
              <w:rFonts w:ascii="Times New Roman" w:hAnsi="Times New Roman" w:cs="Times New Roman"/>
              <w:lang w:val="en-US"/>
            </w:rPr>
            <w:t xml:space="preserve">a </w:t>
          </w:r>
          <w:r w:rsidR="00CE5D5E" w:rsidRPr="00C16A75">
            <w:rPr>
              <w:rFonts w:ascii="Times New Roman" w:hAnsi="Times New Roman" w:cs="Times New Roman"/>
              <w:lang w:val="en-US"/>
            </w:rPr>
            <w:t>solution without electric potential</w:t>
          </w:r>
          <w:r w:rsidRPr="00C16A75">
            <w:rPr>
              <w:rFonts w:ascii="Times New Roman" w:hAnsi="Times New Roman" w:cs="Times New Roman"/>
              <w:lang w:val="en-US"/>
            </w:rPr>
            <w:t>, defined as K</w:t>
          </w:r>
          <w:proofErr w:type="gramStart"/>
          <w:r w:rsidRPr="00C16A75">
            <w:rPr>
              <w:rFonts w:ascii="Times New Roman" w:hAnsi="Times New Roman" w:cs="Times New Roman"/>
              <w:lang w:val="en-US"/>
            </w:rPr>
            <w:t>=[</w:t>
          </w:r>
          <w:proofErr w:type="gramEnd"/>
          <w:r w:rsidRPr="00C16A75">
            <w:rPr>
              <w:rFonts w:ascii="Times New Roman" w:hAnsi="Times New Roman" w:cs="Times New Roman"/>
              <w:lang w:val="en-US"/>
            </w:rPr>
            <w:t>B]/[A]</w:t>
          </w:r>
          <w:r w:rsidR="00A91A03" w:rsidRPr="00C16A75">
            <w:rPr>
              <w:rFonts w:ascii="Times New Roman" w:hAnsi="Times New Roman" w:cs="Times New Roman"/>
              <w:lang w:val="en-US"/>
            </w:rPr>
            <w:t>,</w:t>
          </w:r>
          <w:r w:rsidR="00A034DE" w:rsidRPr="00C16A75">
            <w:rPr>
              <w:rFonts w:ascii="Times New Roman" w:hAnsi="Times New Roman" w:cs="Times New Roman"/>
              <w:lang w:val="en-US"/>
            </w:rPr>
            <w:t xml:space="preserve"> has a </w:t>
          </w:r>
          <w:r w:rsidR="00C344D4" w:rsidRPr="00C16A75">
            <w:rPr>
              <w:rFonts w:ascii="Times New Roman" w:hAnsi="Times New Roman" w:cs="Times New Roman"/>
              <w:lang w:val="en-US"/>
            </w:rPr>
            <w:t>relation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to the Gibbs energy of the reaction. If we set A as </w:t>
          </w:r>
          <w:r w:rsidR="00B706CD" w:rsidRPr="00C16A75">
            <w:rPr>
              <w:rFonts w:ascii="Times New Roman" w:hAnsi="Times New Roman" w:cs="Times New Roman"/>
              <w:lang w:val="en-US"/>
            </w:rPr>
            <w:t xml:space="preserve">the </w:t>
          </w:r>
          <w:r w:rsidR="00C344D4" w:rsidRPr="00C16A75">
            <w:rPr>
              <w:rFonts w:ascii="Times New Roman" w:hAnsi="Times New Roman" w:cs="Times New Roman"/>
              <w:lang w:val="en-US"/>
            </w:rPr>
            <w:t>reference substance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=0</m:t>
            </m:r>
          </m:oMath>
          <w:r w:rsidR="00C344D4" w:rsidRPr="00C16A75">
            <w:rPr>
              <w:rFonts w:ascii="Times New Roman" w:hAnsi="Times New Roman" w:cs="Times New Roman"/>
              <w:lang w:val="en-US"/>
            </w:rPr>
            <w:t>)</w:t>
          </w:r>
          <w:r w:rsidR="00B706CD" w:rsidRPr="00C16A75">
            <w:rPr>
              <w:rFonts w:ascii="Times New Roman" w:hAnsi="Times New Roman" w:cs="Times New Roman"/>
              <w:lang w:val="en-US"/>
            </w:rPr>
            <w:t>,</w:t>
          </w:r>
          <w:r w:rsidR="00C344D4" w:rsidRPr="00C16A75">
            <w:rPr>
              <w:rFonts w:ascii="Times New Roman" w:hAnsi="Times New Roman" w:cs="Times New Roman"/>
              <w:lang w:val="en-US"/>
            </w:rPr>
            <w:t xml:space="preserve"> </w:t>
          </w:r>
          <w:proofErr w:type="gramStart"/>
          <w:r w:rsidR="00C344D4" w:rsidRPr="00C16A75">
            <w:rPr>
              <w:rFonts w:ascii="Times New Roman" w:hAnsi="Times New Roman" w:cs="Times New Roman"/>
              <w:lang w:val="en-US"/>
            </w:rPr>
            <w:t xml:space="preserve">then </w:t>
          </w:r>
          <w:proofErr w:type="gramEnd"/>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=-R∙T∙ln(K)</m:t>
            </m:r>
          </m:oMath>
          <w:r w:rsidR="00C344D4" w:rsidRPr="00C16A75">
            <w:rPr>
              <w:rFonts w:ascii="Times New Roman" w:hAnsi="Times New Roman" w:cs="Times New Roman"/>
              <w:lang w:val="en-US"/>
            </w:rPr>
            <w:t>. This is also the result of the equilibrium of the chemical potentials</w:t>
          </w:r>
          <w:r w:rsidR="00CC459A" w:rsidRPr="00C16A75">
            <w:rPr>
              <w:rFonts w:ascii="Times New Roman" w:hAnsi="Times New Roman" w:cs="Times New Roman"/>
              <w:lang w:val="en-US"/>
            </w:rPr>
            <w:t xml:space="preserve">, which defines the free Gibbs energy of </w:t>
          </w:r>
          <w:proofErr w:type="gramStart"/>
          <w:r w:rsidR="00CC459A" w:rsidRPr="00C16A75">
            <w:rPr>
              <w:rFonts w:ascii="Times New Roman" w:hAnsi="Times New Roman" w:cs="Times New Roman"/>
              <w:lang w:val="en-US"/>
            </w:rPr>
            <w:t xml:space="preserve">reaction </w:t>
          </w:r>
          <w:proofErr w:type="gramEnd"/>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C344D4" w:rsidRPr="00C16A75" w14:paraId="45FF0766" w14:textId="77777777" w:rsidTr="003D7E4C">
            <w:tc>
              <w:tcPr>
                <w:tcW w:w="6629" w:type="dxa"/>
                <w:vAlign w:val="center"/>
              </w:tcPr>
              <w:p w14:paraId="6A85EE1F" w14:textId="77777777" w:rsidR="00C344D4" w:rsidRPr="00C16A75" w:rsidRDefault="002C7EC8" w:rsidP="00A5610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B</m:t>
                        </m:r>
                      </m:sub>
                    </m:sSub>
                  </m:oMath>
                </m:oMathPara>
              </w:p>
              <w:p w14:paraId="2F0CF8D9" w14:textId="77777777" w:rsidR="00C344D4" w:rsidRPr="00C16A75" w:rsidRDefault="00C344D4" w:rsidP="00A56109">
                <w:pPr>
                  <w:keepNext/>
                  <w:jc w:val="both"/>
                  <w:rPr>
                    <w:rFonts w:ascii="Times New Roman" w:hAnsi="Times New Roman" w:cs="Times New Roman"/>
                    <w:lang w:val="en-US"/>
                  </w:rPr>
                </w:pPr>
              </w:p>
              <w:p w14:paraId="1FB371A7" w14:textId="77777777" w:rsidR="00C344D4" w:rsidRPr="00C16A75" w:rsidRDefault="002C7EC8" w:rsidP="00A56109">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oMath>
                </m:oMathPara>
              </w:p>
              <w:p w14:paraId="421BDED2" w14:textId="77777777" w:rsidR="00C344D4" w:rsidRPr="00C16A75" w:rsidRDefault="00C344D4" w:rsidP="00A56109">
                <w:pPr>
                  <w:keepNext/>
                  <w:jc w:val="both"/>
                  <w:rPr>
                    <w:rFonts w:ascii="Times New Roman" w:hAnsi="Times New Roman" w:cs="Times New Roman"/>
                    <w:lang w:val="en-US"/>
                  </w:rPr>
                </w:pPr>
              </w:p>
              <w:p w14:paraId="423FFF3F" w14:textId="77777777" w:rsidR="00C344D4" w:rsidRPr="00C16A75" w:rsidRDefault="002C7EC8" w:rsidP="00CC459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oMath>
                </m:oMathPara>
              </w:p>
            </w:tc>
            <w:tc>
              <w:tcPr>
                <w:tcW w:w="1766" w:type="dxa"/>
                <w:vAlign w:val="center"/>
              </w:tcPr>
              <w:p w14:paraId="2C2FEF60" w14:textId="6225B9A5" w:rsidR="00C344D4" w:rsidRPr="00C16A75" w:rsidRDefault="00C344D4" w:rsidP="0000601E">
                <w:pPr>
                  <w:pStyle w:val="Titulek"/>
                  <w:keepNext/>
                  <w:spacing w:after="0"/>
                  <w:rPr>
                    <w:rFonts w:ascii="Times New Roman" w:hAnsi="Times New Roman" w:cs="Times New Roman"/>
                    <w:color w:val="auto"/>
                    <w:lang w:val="en-US"/>
                  </w:rPr>
                </w:pPr>
                <w:bookmarkStart w:id="134" w:name="_Ref420168692"/>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B5903">
                  <w:rPr>
                    <w:rFonts w:ascii="Times New Roman" w:hAnsi="Times New Roman" w:cs="Times New Roman"/>
                    <w:noProof/>
                    <w:color w:val="auto"/>
                    <w:lang w:val="en-US"/>
                  </w:rPr>
                  <w:t>11</w:t>
                </w:r>
                <w:r w:rsidRPr="00C16A75">
                  <w:rPr>
                    <w:rFonts w:ascii="Times New Roman" w:hAnsi="Times New Roman" w:cs="Times New Roman"/>
                    <w:color w:val="auto"/>
                    <w:lang w:val="en-US"/>
                  </w:rPr>
                  <w:fldChar w:fldCharType="end"/>
                </w:r>
                <w:bookmarkEnd w:id="134"/>
                <w:r w:rsidR="00B706C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CE5D5E" w:rsidRPr="00C16A75">
                  <w:rPr>
                    <w:rFonts w:ascii="Times New Roman" w:hAnsi="Times New Roman" w:cs="Times New Roman"/>
                    <w:color w:val="auto"/>
                    <w:lang w:val="en-US"/>
                  </w:rPr>
                  <w:t xml:space="preserve">free Gibbs energy </w:t>
                </w:r>
                <w:r w:rsidR="00B706CD" w:rsidRPr="00C16A75">
                  <w:rPr>
                    <w:rFonts w:ascii="Times New Roman" w:hAnsi="Times New Roman" w:cs="Times New Roman"/>
                    <w:color w:val="auto"/>
                    <w:lang w:val="en-US"/>
                  </w:rPr>
                  <w:t xml:space="preserve">from </w:t>
                </w:r>
                <w:r w:rsidR="00CE5D5E" w:rsidRPr="00C16A75">
                  <w:rPr>
                    <w:rFonts w:ascii="Times New Roman" w:hAnsi="Times New Roman" w:cs="Times New Roman"/>
                    <w:color w:val="auto"/>
                    <w:lang w:val="en-US"/>
                  </w:rPr>
                  <w:t xml:space="preserve">the reaction </w:t>
                </w:r>
                <w:r w:rsidR="00B706CD" w:rsidRPr="00C16A75">
                  <w:rPr>
                    <w:rFonts w:ascii="Times New Roman" w:hAnsi="Times New Roman" w:cs="Times New Roman"/>
                    <w:color w:val="auto"/>
                    <w:lang w:val="en-US"/>
                  </w:rPr>
                  <w:t xml:space="preserve">of </w:t>
                </w:r>
                <w:r w:rsidR="00CE5D5E" w:rsidRPr="00C16A75">
                  <w:rPr>
                    <w:rFonts w:ascii="Times New Roman" w:hAnsi="Times New Roman" w:cs="Times New Roman"/>
                    <w:color w:val="auto"/>
                    <w:lang w:val="en-US"/>
                  </w:rPr>
                  <w:t>its dissociation coefficient</w:t>
                </w:r>
                <w:r w:rsidR="00B706CD" w:rsidRPr="00C16A75">
                  <w:rPr>
                    <w:rFonts w:ascii="Times New Roman" w:hAnsi="Times New Roman" w:cs="Times New Roman"/>
                    <w:color w:val="auto"/>
                    <w:lang w:val="en-US"/>
                  </w:rPr>
                  <w:t>.</w:t>
                </w:r>
              </w:p>
            </w:tc>
          </w:tr>
        </w:tbl>
        <w:p w14:paraId="63CB9F81" w14:textId="2EC5C7A8" w:rsidR="00D65EB8" w:rsidRPr="00C16A75" w:rsidRDefault="008911DA" w:rsidP="009647B0">
          <w:pPr>
            <w:spacing w:before="240"/>
            <w:jc w:val="both"/>
            <w:rPr>
              <w:rFonts w:ascii="Times New Roman" w:hAnsi="Times New Roman" w:cs="Times New Roman"/>
              <w:lang w:val="en-US"/>
            </w:rPr>
          </w:pPr>
          <w:r w:rsidRPr="00C16A75">
            <w:rPr>
              <w:rFonts w:ascii="Times New Roman" w:hAnsi="Times New Roman" w:cs="Times New Roman"/>
              <w:lang w:val="en-US"/>
            </w:rPr>
            <w:t xml:space="preserve">Using free Gibbs energies instead of dissociation constants is much better, because it automatically </w:t>
          </w:r>
          <w:r w:rsidR="006463F6" w:rsidRPr="00C16A75">
            <w:rPr>
              <w:rFonts w:ascii="Times New Roman" w:hAnsi="Times New Roman" w:cs="Times New Roman"/>
              <w:lang w:val="en-US"/>
            </w:rPr>
            <w:t>fulfills</w:t>
          </w:r>
          <w:r w:rsidRPr="00C16A75">
            <w:rPr>
              <w:rFonts w:ascii="Times New Roman" w:hAnsi="Times New Roman" w:cs="Times New Roman"/>
              <w:lang w:val="en-US"/>
            </w:rPr>
            <w:t xml:space="preserve"> the </w:t>
          </w:r>
          <w:hyperlink r:id="rId101" w:history="1">
            <w:r w:rsidRPr="00C16A75">
              <w:rPr>
                <w:rStyle w:val="Hypertextovodkaz"/>
                <w:rFonts w:ascii="Times New Roman" w:hAnsi="Times New Roman" w:cs="Times New Roman"/>
                <w:lang w:val="en-US"/>
              </w:rPr>
              <w:t>principle of detailed balance</w:t>
            </w:r>
          </w:hyperlink>
          <w:r w:rsidR="008B11F3" w:rsidRPr="00C16A75">
            <w:rPr>
              <w:rStyle w:val="Hypertextovodkaz"/>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008B11F3" w:rsidRPr="00C16A75">
            <w:rPr>
              <w:rFonts w:ascii="Times New Roman" w:hAnsi="Times New Roman" w:cs="Times New Roman"/>
              <w:lang w:val="en-US"/>
            </w:rPr>
            <w:t>.</w:t>
          </w:r>
          <w:r w:rsidRPr="00C16A75">
            <w:rPr>
              <w:rFonts w:ascii="Times New Roman" w:hAnsi="Times New Roman" w:cs="Times New Roman"/>
              <w:lang w:val="en-US"/>
            </w:rPr>
            <w:t xml:space="preserve"> </w:t>
          </w:r>
          <w:r w:rsidR="00AA022C" w:rsidRPr="00C16A75">
            <w:rPr>
              <w:rFonts w:ascii="Times New Roman" w:hAnsi="Times New Roman" w:cs="Times New Roman"/>
              <w:lang w:val="en-US"/>
            </w:rPr>
            <w:t xml:space="preserve">This fundamental principle can be also translated as follows: </w:t>
          </w:r>
          <w:r w:rsidR="006463F6" w:rsidRPr="00C16A75">
            <w:rPr>
              <w:rFonts w:ascii="Times New Roman" w:hAnsi="Times New Roman" w:cs="Times New Roman"/>
              <w:lang w:val="en-US"/>
            </w:rPr>
            <w:t xml:space="preserve">the </w:t>
          </w:r>
          <w:r w:rsidR="00AA022C" w:rsidRPr="00C16A75">
            <w:rPr>
              <w:rFonts w:ascii="Times New Roman" w:hAnsi="Times New Roman" w:cs="Times New Roman"/>
              <w:lang w:val="en-US"/>
            </w:rPr>
            <w:t xml:space="preserve">product of dissociation constants must be equal to 1 for each </w:t>
          </w:r>
          <w:r w:rsidR="00CC459A" w:rsidRPr="00C16A75">
            <w:rPr>
              <w:rFonts w:ascii="Times New Roman" w:hAnsi="Times New Roman" w:cs="Times New Roman"/>
              <w:lang w:val="en-US"/>
            </w:rPr>
            <w:t xml:space="preserve">closed </w:t>
          </w:r>
          <w:r w:rsidR="00AA022C" w:rsidRPr="00C16A75">
            <w:rPr>
              <w:rFonts w:ascii="Times New Roman" w:hAnsi="Times New Roman" w:cs="Times New Roman"/>
              <w:lang w:val="en-US"/>
            </w:rPr>
            <w:t>chemical cycle (</w:t>
          </w:r>
          <w:r w:rsidR="00CC459A" w:rsidRPr="00C16A75">
            <w:rPr>
              <w:rFonts w:ascii="Times New Roman" w:hAnsi="Times New Roman" w:cs="Times New Roman"/>
              <w:lang w:val="en-US"/>
            </w:rPr>
            <w:t xml:space="preserve">closed system of </w:t>
          </w:r>
          <w:r w:rsidR="00AA022C" w:rsidRPr="00C16A75">
            <w:rPr>
              <w:rFonts w:ascii="Times New Roman" w:hAnsi="Times New Roman" w:cs="Times New Roman"/>
              <w:lang w:val="en-US"/>
            </w:rPr>
            <w:t>the reactions, which ends with the same substances, phase</w:t>
          </w:r>
          <w:r w:rsidR="00CC459A" w:rsidRPr="00C16A75">
            <w:rPr>
              <w:rFonts w:ascii="Times New Roman" w:hAnsi="Times New Roman" w:cs="Times New Roman"/>
              <w:lang w:val="en-US"/>
            </w:rPr>
            <w:t>s</w:t>
          </w:r>
          <w:r w:rsidR="00AA022C" w:rsidRPr="00C16A75">
            <w:rPr>
              <w:rFonts w:ascii="Times New Roman" w:hAnsi="Times New Roman" w:cs="Times New Roman"/>
              <w:lang w:val="en-US"/>
            </w:rPr>
            <w:t xml:space="preserve">, enthalpies and entropies </w:t>
          </w:r>
          <w:r w:rsidR="00CC459A" w:rsidRPr="00C16A75">
            <w:rPr>
              <w:rFonts w:ascii="Times New Roman" w:hAnsi="Times New Roman" w:cs="Times New Roman"/>
              <w:lang w:val="en-US"/>
            </w:rPr>
            <w:t>as it</w:t>
          </w:r>
          <w:r w:rsidR="00AA022C" w:rsidRPr="00C16A75">
            <w:rPr>
              <w:rFonts w:ascii="Times New Roman" w:hAnsi="Times New Roman" w:cs="Times New Roman"/>
              <w:lang w:val="en-US"/>
            </w:rPr>
            <w:t xml:space="preserve"> starts).</w:t>
          </w:r>
          <w:r w:rsidR="00CC459A" w:rsidRPr="00C16A75">
            <w:rPr>
              <w:rFonts w:ascii="Times New Roman" w:hAnsi="Times New Roman" w:cs="Times New Roman"/>
              <w:lang w:val="en-US"/>
            </w:rPr>
            <w:t xml:space="preserve"> This relation of dissociation constants is not as intuitive as thermodynamic meaning</w:t>
          </w:r>
          <w:r w:rsidR="006463F6" w:rsidRPr="00C16A75">
            <w:rPr>
              <w:rFonts w:ascii="Times New Roman" w:hAnsi="Times New Roman" w:cs="Times New Roman"/>
              <w:lang w:val="en-US"/>
            </w:rPr>
            <w:t>, i.e., t</w:t>
          </w:r>
          <w:r w:rsidR="00CC459A" w:rsidRPr="00C16A75">
            <w:rPr>
              <w:rFonts w:ascii="Times New Roman" w:hAnsi="Times New Roman" w:cs="Times New Roman"/>
              <w:lang w:val="en-US"/>
            </w:rPr>
            <w:t>he</w:t>
          </w:r>
          <w:r w:rsidR="00AA022C" w:rsidRPr="00C16A75">
            <w:rPr>
              <w:rFonts w:ascii="Times New Roman" w:hAnsi="Times New Roman" w:cs="Times New Roman"/>
              <w:lang w:val="en-US"/>
            </w:rPr>
            <w:t xml:space="preserve"> free Gibbs energy of </w:t>
          </w:r>
          <w:r w:rsidR="00CC459A" w:rsidRPr="00C16A75">
            <w:rPr>
              <w:rFonts w:ascii="Times New Roman" w:hAnsi="Times New Roman" w:cs="Times New Roman"/>
              <w:lang w:val="en-US"/>
            </w:rPr>
            <w:t>each closed</w:t>
          </w:r>
          <w:r w:rsidR="00AA022C" w:rsidRPr="00C16A75">
            <w:rPr>
              <w:rFonts w:ascii="Times New Roman" w:hAnsi="Times New Roman" w:cs="Times New Roman"/>
              <w:lang w:val="en-US"/>
            </w:rPr>
            <w:t xml:space="preserve"> chemical cycle </w:t>
          </w:r>
          <w:r w:rsidR="00CC459A" w:rsidRPr="00C16A75">
            <w:rPr>
              <w:rFonts w:ascii="Times New Roman" w:hAnsi="Times New Roman" w:cs="Times New Roman"/>
              <w:lang w:val="en-US"/>
            </w:rPr>
            <w:t xml:space="preserve">is </w:t>
          </w:r>
          <w:r w:rsidR="00F7254D" w:rsidRPr="00C16A75">
            <w:rPr>
              <w:rFonts w:ascii="Times New Roman" w:hAnsi="Times New Roman" w:cs="Times New Roman"/>
              <w:lang w:val="en-US"/>
            </w:rPr>
            <w:t>0</w:t>
          </w:r>
          <w:r w:rsidR="00CC459A" w:rsidRPr="00C16A75">
            <w:rPr>
              <w:rFonts w:ascii="Times New Roman" w:hAnsi="Times New Roman" w:cs="Times New Roman"/>
              <w:lang w:val="en-US"/>
            </w:rPr>
            <w:t xml:space="preserve">, which means that </w:t>
          </w:r>
          <w:r w:rsidR="006463F6" w:rsidRPr="00C16A75">
            <w:rPr>
              <w:rFonts w:ascii="Times New Roman" w:hAnsi="Times New Roman" w:cs="Times New Roman"/>
              <w:lang w:val="en-US"/>
            </w:rPr>
            <w:t xml:space="preserve">an </w:t>
          </w:r>
          <w:r w:rsidR="00CC459A" w:rsidRPr="00C16A75">
            <w:rPr>
              <w:rFonts w:ascii="Times New Roman" w:hAnsi="Times New Roman" w:cs="Times New Roman"/>
              <w:lang w:val="en-US"/>
            </w:rPr>
            <w:t xml:space="preserve">isolated system does not consume or produce new energy. Mathematically </w:t>
          </w:r>
          <w:r w:rsidR="006463F6" w:rsidRPr="00C16A75">
            <w:rPr>
              <w:rFonts w:ascii="Times New Roman" w:hAnsi="Times New Roman" w:cs="Times New Roman"/>
              <w:lang w:val="en-US"/>
            </w:rPr>
            <w:t xml:space="preserve">stated, this can be stated as: the </w:t>
          </w:r>
          <w:r w:rsidR="00CC459A" w:rsidRPr="00C16A75">
            <w:rPr>
              <w:rFonts w:ascii="Times New Roman" w:hAnsi="Times New Roman" w:cs="Times New Roman"/>
              <w:lang w:val="en-US"/>
            </w:rPr>
            <w:t>logarithm of 1 is 0.</w:t>
          </w:r>
        </w:p>
        <w:p w14:paraId="15B314B2" w14:textId="5E410C8A" w:rsidR="00AA022C" w:rsidRPr="00C16A75" w:rsidRDefault="00D65EB8" w:rsidP="00D86650">
          <w:pPr>
            <w:jc w:val="both"/>
            <w:rPr>
              <w:rFonts w:ascii="Times New Roman" w:hAnsi="Times New Roman" w:cs="Times New Roman"/>
              <w:lang w:val="en-US"/>
            </w:rPr>
          </w:pPr>
          <w:r w:rsidRPr="00C16A75">
            <w:rPr>
              <w:rFonts w:ascii="Times New Roman" w:hAnsi="Times New Roman" w:cs="Times New Roman"/>
              <w:lang w:val="en-US"/>
            </w:rPr>
            <w:t>As shown in the example of the simple reaction A&lt;-&gt;B</w:t>
          </w:r>
          <w:r w:rsidR="006463F6" w:rsidRPr="00C16A75">
            <w:rPr>
              <w:rFonts w:ascii="Times New Roman" w:hAnsi="Times New Roman" w:cs="Times New Roman"/>
              <w:lang w:val="en-US"/>
            </w:rPr>
            <w:t>,</w:t>
          </w:r>
          <w:r w:rsidRPr="00C16A75">
            <w:rPr>
              <w:rFonts w:ascii="Times New Roman" w:hAnsi="Times New Roman" w:cs="Times New Roman"/>
              <w:lang w:val="en-US"/>
            </w:rPr>
            <w:t xml:space="preserve"> the free Gibbs energy of the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Pr="00C16A75">
            <w:rPr>
              <w:rFonts w:ascii="Times New Roman" w:hAnsi="Times New Roman" w:cs="Times New Roman"/>
              <w:lang w:val="en-US"/>
            </w:rPr>
            <w:t xml:space="preserve">) is the difference between </w:t>
          </w:r>
          <w:r w:rsidR="006463F6" w:rsidRPr="00C16A75">
            <w:rPr>
              <w:rFonts w:ascii="Times New Roman" w:hAnsi="Times New Roman" w:cs="Times New Roman"/>
              <w:lang w:val="en-US"/>
            </w:rPr>
            <w:t xml:space="preserve">the </w:t>
          </w:r>
          <w:r w:rsidRPr="00C16A75">
            <w:rPr>
              <w:rFonts w:ascii="Times New Roman" w:hAnsi="Times New Roman" w:cs="Times New Roman"/>
              <w:lang w:val="en-US"/>
            </w:rPr>
            <w:t>free Gibbs energies of product and substrate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Pr="00C16A75">
            <w:rPr>
              <w:rFonts w:ascii="Times New Roman" w:hAnsi="Times New Roman" w:cs="Times New Roman"/>
              <w:lang w:val="en-US"/>
            </w:rPr>
            <w:t>). This rule is called Hess’ law and can be used for any chemical process with any number of substances</w:t>
          </w:r>
          <w:r w:rsidR="006463F6"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any stoichiometric coefficients</w:t>
          </w:r>
          <w:r w:rsidR="00040424" w:rsidRPr="00C16A75">
            <w:rPr>
              <w:rFonts w:ascii="Times New Roman" w:hAnsi="Times New Roman" w:cs="Times New Roman"/>
              <w:lang w:val="en-US"/>
            </w:rPr>
            <w:t xml:space="preserve"> “v”</w:t>
          </w:r>
          <w:r w:rsidRPr="00C16A75">
            <w:rPr>
              <w:rFonts w:ascii="Times New Roman" w:hAnsi="Times New Roman" w:cs="Times New Roman"/>
              <w:lang w:val="en-US"/>
            </w:rPr>
            <w:t>. If we use the positive-negative stoichiometric coefficient notations</w:t>
          </w:r>
          <w:r w:rsidR="00040424" w:rsidRPr="00C16A75">
            <w:rPr>
              <w:rFonts w:ascii="Times New Roman" w:hAnsi="Times New Roman" w:cs="Times New Roman"/>
              <w:lang w:val="en-US"/>
            </w:rPr>
            <w:t xml:space="preserve"> (e.g.</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v</w:t>
          </w:r>
          <w:r w:rsidR="00040424" w:rsidRPr="00C16A75">
            <w:rPr>
              <w:rFonts w:ascii="Times New Roman" w:hAnsi="Times New Roman" w:cs="Times New Roman"/>
              <w:vertAlign w:val="subscript"/>
              <w:lang w:val="en-US"/>
            </w:rPr>
            <w:t>B</w:t>
          </w:r>
          <w:r w:rsidR="00040424" w:rsidRPr="00C16A75">
            <w:rPr>
              <w:rFonts w:ascii="Times New Roman" w:hAnsi="Times New Roman" w:cs="Times New Roman"/>
              <w:lang w:val="en-US"/>
            </w:rPr>
            <w:t xml:space="preserve">=2, </w:t>
          </w:r>
          <w:proofErr w:type="gramStart"/>
          <w:r w:rsidR="00040424" w:rsidRPr="00C16A75">
            <w:rPr>
              <w:rFonts w:ascii="Times New Roman" w:hAnsi="Times New Roman" w:cs="Times New Roman"/>
              <w:lang w:val="en-US"/>
            </w:rPr>
            <w:t>v</w:t>
          </w:r>
          <w:r w:rsidR="00040424" w:rsidRPr="00C16A75">
            <w:rPr>
              <w:rFonts w:ascii="Times New Roman" w:hAnsi="Times New Roman" w:cs="Times New Roman"/>
              <w:vertAlign w:val="subscript"/>
              <w:lang w:val="en-US"/>
            </w:rPr>
            <w:t>A</w:t>
          </w:r>
          <w:proofErr w:type="gramEnd"/>
          <w:r w:rsidR="00040424" w:rsidRPr="00C16A75">
            <w:rPr>
              <w:rFonts w:ascii="Times New Roman" w:hAnsi="Times New Roman" w:cs="Times New Roman"/>
              <w:lang w:val="en-US"/>
            </w:rPr>
            <w:t>=-3 for reaction 3 A &lt;-&gt; 2 B)</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we can extend the equilibrium to any </w:t>
          </w:r>
          <w:r w:rsidR="00AC4B48" w:rsidRPr="00C16A75">
            <w:rPr>
              <w:rFonts w:ascii="Times New Roman" w:hAnsi="Times New Roman" w:cs="Times New Roman"/>
              <w:lang w:val="en-US"/>
            </w:rPr>
            <w:t>number of reactants and products</w:t>
          </w:r>
          <w:r w:rsidR="00040424"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040424" w:rsidRPr="00C16A75" w14:paraId="6C6CD5D2" w14:textId="77777777" w:rsidTr="003D7E4C">
            <w:tc>
              <w:tcPr>
                <w:tcW w:w="6629" w:type="dxa"/>
                <w:vAlign w:val="center"/>
              </w:tcPr>
              <w:p w14:paraId="122DBBAC" w14:textId="77777777" w:rsidR="00040424" w:rsidRPr="00C16A75" w:rsidRDefault="002C7EC8" w:rsidP="00A56109">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i</m:t>
                                </m:r>
                              </m:sub>
                            </m:sSub>
                          </m:e>
                        </m:d>
                      </m:e>
                    </m:nary>
                    <m:r>
                      <w:rPr>
                        <w:rFonts w:ascii="Cambria Math" w:hAnsi="Cambria Math" w:cs="Times New Roman"/>
                        <w:lang w:val="en-US"/>
                      </w:rPr>
                      <m:t>=0</m:t>
                    </m:r>
                  </m:oMath>
                </m:oMathPara>
              </w:p>
              <w:p w14:paraId="7F856223" w14:textId="77777777" w:rsidR="00040424" w:rsidRPr="00C16A75" w:rsidRDefault="00040424" w:rsidP="00A56109">
                <w:pPr>
                  <w:keepNext/>
                  <w:jc w:val="both"/>
                  <w:rPr>
                    <w:rFonts w:ascii="Times New Roman" w:hAnsi="Times New Roman" w:cs="Times New Roman"/>
                    <w:lang w:val="en-US"/>
                  </w:rPr>
                </w:pPr>
              </w:p>
              <w:p w14:paraId="3B12E2CF" w14:textId="77777777" w:rsidR="00040424" w:rsidRPr="00C16A75" w:rsidRDefault="002C7EC8" w:rsidP="00040424">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∙μ</m:t>
                                </m:r>
                              </m:e>
                              <m:sub>
                                <m:r>
                                  <w:rPr>
                                    <w:rFonts w:ascii="Cambria Math" w:hAnsi="Cambria Math" w:cs="Times New Roman"/>
                                    <w:lang w:val="en-US"/>
                                  </w:rPr>
                                  <m:t>i</m:t>
                                </m:r>
                              </m:sub>
                              <m:sup>
                                <m:r>
                                  <w:rPr>
                                    <w:rFonts w:ascii="Cambria Math" w:hAnsi="Cambria Math" w:cs="Times New Roman"/>
                                    <w:lang w:val="en-US"/>
                                  </w:rPr>
                                  <m:t>o</m:t>
                                </m:r>
                              </m:sup>
                            </m:sSubSup>
                          </m:e>
                        </m:d>
                      </m:e>
                    </m:nary>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r>
                      <w:rPr>
                        <w:rFonts w:ascii="Cambria Math" w:hAnsi="Cambria Math" w:cs="Times New Roman"/>
                        <w:lang w:val="en-US"/>
                      </w:rPr>
                      <m:t>,  K=</m:t>
                    </m:r>
                    <m:nary>
                      <m:naryPr>
                        <m:chr m:val="∏"/>
                        <m:limLoc m:val="undOvr"/>
                        <m:subHide m:val="1"/>
                        <m:supHide m:val="1"/>
                        <m:ctrlPr>
                          <w:rPr>
                            <w:rFonts w:ascii="Cambria Math" w:hAnsi="Cambria Math" w:cs="Times New Roman"/>
                            <w:i/>
                            <w:lang w:val="en-US"/>
                          </w:rPr>
                        </m:ctrlPr>
                      </m:naryPr>
                      <m:sub/>
                      <m:sup/>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e>
                          <m:sup>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sup>
                        </m:sSup>
                      </m:e>
                    </m:nary>
                  </m:oMath>
                </m:oMathPara>
              </w:p>
            </w:tc>
            <w:tc>
              <w:tcPr>
                <w:tcW w:w="1766" w:type="dxa"/>
                <w:vAlign w:val="center"/>
              </w:tcPr>
              <w:p w14:paraId="5E93F00C" w14:textId="0E405E85" w:rsidR="00040424" w:rsidRPr="00C16A75" w:rsidRDefault="00040424" w:rsidP="009647B0">
                <w:pPr>
                  <w:pStyle w:val="Titulek"/>
                  <w:keepNext/>
                  <w:spacing w:after="0"/>
                  <w:rPr>
                    <w:rFonts w:ascii="Times New Roman" w:hAnsi="Times New Roman" w:cs="Times New Roman"/>
                    <w:color w:val="auto"/>
                    <w:lang w:val="en-US"/>
                  </w:rPr>
                </w:pPr>
                <w:bookmarkStart w:id="135" w:name="_Ref421527533"/>
                <w:bookmarkStart w:id="136" w:name="_Ref421527529"/>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B5903">
                  <w:rPr>
                    <w:rFonts w:ascii="Times New Roman" w:hAnsi="Times New Roman" w:cs="Times New Roman"/>
                    <w:noProof/>
                    <w:color w:val="auto"/>
                    <w:lang w:val="en-US"/>
                  </w:rPr>
                  <w:t>12</w:t>
                </w:r>
                <w:r w:rsidRPr="00C16A75">
                  <w:rPr>
                    <w:rFonts w:ascii="Times New Roman" w:hAnsi="Times New Roman" w:cs="Times New Roman"/>
                    <w:color w:val="auto"/>
                    <w:lang w:val="en-US"/>
                  </w:rPr>
                  <w:fldChar w:fldCharType="end"/>
                </w:r>
                <w:bookmarkEnd w:id="135"/>
                <w:r w:rsidR="006463F6"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Hess’</w:t>
                </w:r>
                <w:r w:rsidR="00992E92" w:rsidRPr="00C16A75">
                  <w:rPr>
                    <w:rFonts w:ascii="Times New Roman" w:hAnsi="Times New Roman" w:cs="Times New Roman"/>
                    <w:color w:val="auto"/>
                    <w:lang w:val="en-US"/>
                  </w:rPr>
                  <w:t>s</w:t>
                </w:r>
                <w:r w:rsidRPr="00C16A75">
                  <w:rPr>
                    <w:rFonts w:ascii="Times New Roman" w:hAnsi="Times New Roman" w:cs="Times New Roman"/>
                    <w:color w:val="auto"/>
                    <w:lang w:val="en-US"/>
                  </w:rPr>
                  <w:t xml:space="preserve"> law in the equilibrium of chemical reaction 0&lt;-&gt;v</w:t>
                </w:r>
                <w:r w:rsidRPr="00C16A75">
                  <w:rPr>
                    <w:rFonts w:ascii="Times New Roman" w:hAnsi="Times New Roman" w:cs="Times New Roman"/>
                    <w:color w:val="auto"/>
                    <w:vertAlign w:val="subscript"/>
                    <w:lang w:val="en-US"/>
                  </w:rPr>
                  <w:t>1</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1 </w:t>
                </w:r>
                <w:r w:rsidRPr="00C16A75">
                  <w:rPr>
                    <w:rFonts w:ascii="Times New Roman" w:hAnsi="Times New Roman" w:cs="Times New Roman"/>
                    <w:color w:val="auto"/>
                    <w:lang w:val="en-US"/>
                  </w:rPr>
                  <w:t>+ v</w:t>
                </w:r>
                <w:r w:rsidRPr="00C16A75">
                  <w:rPr>
                    <w:rFonts w:ascii="Times New Roman" w:hAnsi="Times New Roman" w:cs="Times New Roman"/>
                    <w:color w:val="auto"/>
                    <w:vertAlign w:val="subscript"/>
                    <w:lang w:val="en-US"/>
                  </w:rPr>
                  <w:t>2</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2 </w:t>
                </w:r>
                <w:r w:rsidRPr="00C16A75">
                  <w:rPr>
                    <w:rFonts w:ascii="Times New Roman" w:hAnsi="Times New Roman" w:cs="Times New Roman"/>
                    <w:color w:val="auto"/>
                    <w:lang w:val="en-US"/>
                  </w:rPr>
                  <w:t>+…</w:t>
                </w:r>
                <w:bookmarkEnd w:id="136"/>
              </w:p>
            </w:tc>
          </w:tr>
        </w:tbl>
        <w:p w14:paraId="2653D4D9" w14:textId="0FFBD0A3" w:rsidR="00040424" w:rsidRPr="00C16A75" w:rsidRDefault="00967755" w:rsidP="009647B0">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For example the </w:t>
          </w:r>
          <w:r w:rsidR="00082543" w:rsidRPr="00C16A75">
            <w:rPr>
              <w:rFonts w:ascii="Times New Roman" w:hAnsi="Times New Roman" w:cs="Times New Roman"/>
              <w:i/>
              <w:lang w:val="en-US"/>
            </w:rPr>
            <w:t xml:space="preserve">equilibrium of </w:t>
          </w:r>
          <w:r w:rsidR="00500543" w:rsidRPr="00C16A75">
            <w:rPr>
              <w:rFonts w:ascii="Times New Roman" w:hAnsi="Times New Roman" w:cs="Times New Roman"/>
              <w:i/>
              <w:lang w:val="en-US"/>
            </w:rPr>
            <w:t xml:space="preserve">the </w:t>
          </w:r>
          <w:r w:rsidRPr="00C16A75">
            <w:rPr>
              <w:rFonts w:ascii="Times New Roman" w:hAnsi="Times New Roman" w:cs="Times New Roman"/>
              <w:i/>
              <w:lang w:val="en-US"/>
            </w:rPr>
            <w:t>Henderson-Hasselbalch reaction H</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O +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&lt;-&gt; HCO</w:t>
          </w:r>
          <w:r w:rsidRPr="00C16A75">
            <w:rPr>
              <w:rFonts w:ascii="Times New Roman" w:hAnsi="Times New Roman" w:cs="Times New Roman"/>
              <w:i/>
              <w:vertAlign w:val="subscript"/>
              <w:lang w:val="en-US"/>
            </w:rPr>
            <w:t>3</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 H</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in red</w:t>
          </w:r>
          <w:r w:rsidR="00D0639D" w:rsidRPr="00C16A75">
            <w:rPr>
              <w:rFonts w:ascii="Times New Roman" w:hAnsi="Times New Roman" w:cs="Times New Roman"/>
              <w:i/>
              <w:lang w:val="en-US"/>
            </w:rPr>
            <w:t xml:space="preserve"> blood </w:t>
          </w:r>
          <w:r w:rsidR="00082543" w:rsidRPr="00C16A75">
            <w:rPr>
              <w:rFonts w:ascii="Times New Roman" w:hAnsi="Times New Roman" w:cs="Times New Roman"/>
              <w:i/>
              <w:lang w:val="en-US"/>
            </w:rPr>
            <w:t xml:space="preserve">cells </w:t>
          </w:r>
          <w:r w:rsidRPr="00C16A75">
            <w:rPr>
              <w:rFonts w:ascii="Times New Roman" w:hAnsi="Times New Roman" w:cs="Times New Roman"/>
              <w:i/>
              <w:lang w:val="en-US"/>
            </w:rPr>
            <w:t>at 37°C can be calculated from</w:t>
          </w:r>
          <w:r w:rsidR="00500543" w:rsidRPr="00C16A75">
            <w:rPr>
              <w:rFonts w:ascii="Times New Roman" w:hAnsi="Times New Roman" w:cs="Times New Roman"/>
              <w:i/>
              <w:lang w:val="en-US"/>
            </w:rPr>
            <w:t xml:space="preserve"> the</w:t>
          </w:r>
          <w:r w:rsidRPr="00C16A75">
            <w:rPr>
              <w:rFonts w:ascii="Times New Roman" w:hAnsi="Times New Roman" w:cs="Times New Roman"/>
              <w:i/>
              <w:lang w:val="en-US"/>
            </w:rPr>
            <w:t xml:space="preserve"> </w:t>
          </w:r>
          <w:hyperlink r:id="rId102" w:history="1">
            <w:r w:rsidRPr="00C16A75">
              <w:rPr>
                <w:rStyle w:val="Hypertextovodkaz"/>
                <w:rFonts w:ascii="Times New Roman" w:hAnsi="Times New Roman" w:cs="Times New Roman"/>
                <w:i/>
                <w:lang w:val="en-US"/>
              </w:rPr>
              <w:t>tabulated</w:t>
            </w:r>
          </w:hyperlink>
          <w:r w:rsidRPr="00C16A75">
            <w:rPr>
              <w:rFonts w:ascii="Times New Roman" w:hAnsi="Times New Roman" w:cs="Times New Roman"/>
              <w:i/>
              <w:lang w:val="en-US"/>
            </w:rPr>
            <w:t xml:space="preserve"> formation energies </w:t>
          </w:r>
          <w:r w:rsidR="00C52EF8" w:rsidRPr="00C16A75">
            <w:rPr>
              <w:rFonts w:ascii="Times New Roman" w:hAnsi="Times New Roman" w:cs="Times New Roman"/>
              <w:i/>
              <w:lang w:val="en-US"/>
            </w:rPr>
            <w:t xml:space="preserve">(shifted from 25°C to 37°C) </w:t>
          </w:r>
          <w:r w:rsidRPr="00C16A75">
            <w:rPr>
              <w:rFonts w:ascii="Times New Roman" w:hAnsi="Times New Roman" w:cs="Times New Roman"/>
              <w:i/>
              <w:lang w:val="en-US"/>
            </w:rPr>
            <w:t>of substances</w:t>
          </w:r>
          <w:r w:rsidR="00500543" w:rsidRPr="00C16A75">
            <w:rPr>
              <w:rFonts w:ascii="Times New Roman" w:hAnsi="Times New Roman" w:cs="Times New Roman"/>
              <w:i/>
              <w:lang w:val="en-US"/>
            </w:rPr>
            <w:t>,</w:t>
          </w:r>
          <w:r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=0</m:t>
            </m:r>
          </m:oMath>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H2O(l)</m:t>
                </m:r>
              </m:sub>
              <m:sup>
                <m:r>
                  <w:rPr>
                    <w:rFonts w:ascii="Cambria Math" w:hAnsi="Cambria Math" w:cs="Times New Roman"/>
                    <w:lang w:val="en-US"/>
                  </w:rPr>
                  <m:t>o</m:t>
                </m:r>
              </m:sup>
            </m:sSubSup>
            <m:r>
              <w:rPr>
                <w:rFonts w:ascii="Cambria Math" w:hAnsi="Cambria Math" w:cs="Times New Roman"/>
                <w:lang w:val="en-US"/>
              </w:rPr>
              <m:t>=-235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b/>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CO2(aq)</m:t>
                </m:r>
              </m:sub>
              <m:sup>
                <m:r>
                  <w:rPr>
                    <w:rFonts w:ascii="Cambria Math" w:hAnsi="Cambria Math" w:cs="Times New Roman"/>
                    <w:lang w:val="en-US"/>
                  </w:rPr>
                  <m:t>o</m:t>
                </m:r>
              </m:sup>
            </m:sSubSup>
            <m:r>
              <w:rPr>
                <w:rFonts w:ascii="Cambria Math" w:hAnsi="Cambria Math" w:cs="Times New Roman"/>
                <w:lang w:val="en-US"/>
              </w:rPr>
              <m:t>=-385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=-583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082543" w:rsidRPr="00C16A75">
            <w:rPr>
              <w:rFonts w:ascii="Times New Roman" w:hAnsi="Times New Roman" w:cs="Times New Roman"/>
              <w:i/>
              <w:lang w:val="en-US"/>
            </w:rPr>
            <w:t xml:space="preserve"> as reaction free Gibbs energy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m:t>
                </m:r>
                <m:d>
                  <m:dPr>
                    <m:ctrlPr>
                      <w:rPr>
                        <w:rFonts w:ascii="Cambria Math" w:hAnsi="Cambria Math" w:cs="Times New Roman"/>
                        <w:i/>
                        <w:lang w:val="en-US"/>
                      </w:rPr>
                    </m:ctrlPr>
                  </m:dPr>
                  <m:e>
                    <m:r>
                      <w:rPr>
                        <w:rFonts w:ascii="Cambria Math" w:hAnsi="Cambria Math" w:cs="Times New Roman"/>
                        <w:lang w:val="en-US"/>
                      </w:rPr>
                      <m:t>aq</m:t>
                    </m:r>
                  </m:e>
                </m:d>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m:t>
                </m:r>
                <m:d>
                  <m:dPr>
                    <m:ctrlPr>
                      <w:rPr>
                        <w:rFonts w:ascii="Cambria Math" w:hAnsi="Cambria Math" w:cs="Times New Roman"/>
                        <w:i/>
                        <w:lang w:val="en-US"/>
                      </w:rPr>
                    </m:ctrlPr>
                  </m:dPr>
                  <m:e>
                    <m:r>
                      <w:rPr>
                        <w:rFonts w:ascii="Cambria Math" w:hAnsi="Cambria Math" w:cs="Times New Roman"/>
                        <w:lang w:val="en-US"/>
                      </w:rPr>
                      <m:t>l</m:t>
                    </m:r>
                  </m:e>
                </m:d>
              </m:sub>
              <m:sup>
                <m:r>
                  <w:rPr>
                    <w:rFonts w:ascii="Cambria Math" w:hAnsi="Cambria Math" w:cs="Times New Roman"/>
                    <w:lang w:val="en-US"/>
                  </w:rPr>
                  <m:t>o</m:t>
                </m:r>
              </m:sup>
            </m:sSubSup>
            <m:r>
              <w:rPr>
                <w:rFonts w:ascii="Cambria Math" w:hAnsi="Cambria Math" w:cs="Times New Roman"/>
                <w:lang w:val="en-US"/>
              </w:rPr>
              <m:t>=37.4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Thus, </w:t>
          </w:r>
          <w:r w:rsidR="00DA799E" w:rsidRPr="00C16A75">
            <w:rPr>
              <w:rFonts w:ascii="Times New Roman" w:hAnsi="Times New Roman" w:cs="Times New Roman"/>
              <w:i/>
              <w:lang w:val="en-US"/>
            </w:rPr>
            <w:t>the negative decimal logarithm of the dissociation constant is pK=6.3. However, the bicarbonate is an anion</w:t>
          </w:r>
          <w:r w:rsidR="00500543" w:rsidRPr="00C16A75">
            <w:rPr>
              <w:rFonts w:ascii="Times New Roman" w:hAnsi="Times New Roman" w:cs="Times New Roman"/>
              <w:i/>
              <w:lang w:val="en-US"/>
            </w:rPr>
            <w:t xml:space="preserve"> and must</w:t>
          </w:r>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therefore </w:t>
          </w:r>
          <w:r w:rsidR="00DA799E" w:rsidRPr="00C16A75">
            <w:rPr>
              <w:rFonts w:ascii="Times New Roman" w:hAnsi="Times New Roman" w:cs="Times New Roman"/>
              <w:i/>
              <w:lang w:val="en-US"/>
            </w:rPr>
            <w:t xml:space="preserve">be corrected by activity coefficient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r>
              <w:rPr>
                <w:rFonts w:ascii="Cambria Math" w:hAnsi="Cambria Math" w:cs="Times New Roman"/>
                <w:lang w:val="en-US"/>
              </w:rPr>
              <m:t>=0.85</m:t>
            </m:r>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in order</w:t>
          </w:r>
          <w:r w:rsidR="00500543" w:rsidRPr="00C16A75">
            <w:rPr>
              <w:rFonts w:ascii="Times New Roman" w:hAnsi="Times New Roman" w:cs="Times New Roman"/>
              <w:lang w:val="en-US"/>
            </w:rPr>
            <w:t xml:space="preserve"> </w:t>
          </w:r>
          <w:r w:rsidR="00DA799E" w:rsidRPr="00C16A75">
            <w:rPr>
              <w:rFonts w:ascii="Times New Roman" w:hAnsi="Times New Roman" w:cs="Times New Roman"/>
              <w:lang w:val="en-US"/>
            </w:rPr>
            <w:t>to</w:t>
          </w:r>
          <w:r w:rsidR="00DA799E" w:rsidRPr="00C16A75">
            <w:rPr>
              <w:rFonts w:ascii="Times New Roman" w:hAnsi="Times New Roman" w:cs="Times New Roman"/>
              <w:i/>
              <w:lang w:val="en-US"/>
            </w:rPr>
            <w:t xml:space="preserve"> reach its physiologically measured </w:t>
          </w:r>
          <w:r w:rsidR="00AC4B48" w:rsidRPr="00C16A75">
            <w:rPr>
              <w:rFonts w:ascii="Times New Roman" w:hAnsi="Times New Roman" w:cs="Times New Roman"/>
              <w:i/>
              <w:lang w:val="en-US"/>
            </w:rPr>
            <w:t xml:space="preserve">intracellular </w:t>
          </w:r>
          <w:r w:rsidR="00DA799E" w:rsidRPr="00C16A75">
            <w:rPr>
              <w:rFonts w:ascii="Times New Roman" w:hAnsi="Times New Roman" w:cs="Times New Roman"/>
              <w:i/>
              <w:lang w:val="en-US"/>
            </w:rPr>
            <w:t xml:space="preserve">concentration of 11.6 mmol/L </w:t>
          </w:r>
          <w:r w:rsidR="00A56109" w:rsidRPr="00C16A75">
            <w:rPr>
              <w:rFonts w:ascii="Times New Roman" w:hAnsi="Times New Roman" w:cs="Times New Roman"/>
              <w:i/>
              <w:lang w:val="en-US"/>
            </w:rPr>
            <w:t>(x</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=3e-4, a</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 xml:space="preserve">=1.9e-4) </w:t>
          </w:r>
          <w:r w:rsidR="00DA799E" w:rsidRPr="00C16A75">
            <w:rPr>
              <w:rFonts w:ascii="Times New Roman" w:hAnsi="Times New Roman" w:cs="Times New Roman"/>
              <w:i/>
              <w:lang w:val="en-US"/>
            </w:rPr>
            <w:t>at pH=7.2=-log</w:t>
          </w:r>
          <w:r w:rsidR="00DA799E" w:rsidRPr="00C16A75">
            <w:rPr>
              <w:rFonts w:ascii="Times New Roman" w:hAnsi="Times New Roman" w:cs="Times New Roman"/>
              <w:i/>
              <w:vertAlign w:val="subscript"/>
              <w:lang w:val="en-US"/>
            </w:rPr>
            <w:t>10</w:t>
          </w:r>
          <w:r w:rsidR="00DA799E" w:rsidRPr="00C16A75">
            <w:rPr>
              <w:rFonts w:ascii="Times New Roman" w:hAnsi="Times New Roman" w:cs="Times New Roman"/>
              <w:i/>
              <w:lang w:val="en-US"/>
            </w:rPr>
            <w:t>(a</w:t>
          </w:r>
          <w:r w:rsidR="00DA799E" w:rsidRPr="00C16A75">
            <w:rPr>
              <w:rFonts w:ascii="Times New Roman" w:hAnsi="Times New Roman" w:cs="Times New Roman"/>
              <w:i/>
              <w:vertAlign w:val="subscript"/>
              <w:lang w:val="en-US"/>
            </w:rPr>
            <w:t>H+</w:t>
          </w:r>
          <w:r w:rsidR="00DA799E"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w:t>
          </w:r>
          <w:r w:rsidR="00A56109" w:rsidRPr="00C16A75">
            <w:rPr>
              <w:rFonts w:ascii="Times New Roman" w:hAnsi="Times New Roman" w:cs="Times New Roman"/>
              <w:i/>
              <w:lang w:val="en-US"/>
            </w:rPr>
            <w:t>=6.31e-8)</w:t>
          </w:r>
          <w:r w:rsidR="00AC4B48" w:rsidRPr="00C16A75">
            <w:rPr>
              <w:rFonts w:ascii="Times New Roman" w:hAnsi="Times New Roman" w:cs="Times New Roman"/>
              <w:i/>
              <w:lang w:val="en-US"/>
            </w:rPr>
            <w:t xml:space="preserve">, where </w:t>
          </w:r>
          <w:r w:rsidR="00DA799E" w:rsidRPr="00C16A75">
            <w:rPr>
              <w:rFonts w:ascii="Times New Roman" w:hAnsi="Times New Roman" w:cs="Times New Roman"/>
              <w:i/>
              <w:lang w:val="en-US"/>
            </w:rPr>
            <w:t xml:space="preserve">the mole fraction of the </w:t>
          </w:r>
          <w:r w:rsidR="00A56109" w:rsidRPr="00C16A75">
            <w:rPr>
              <w:rFonts w:ascii="Times New Roman" w:hAnsi="Times New Roman" w:cs="Times New Roman"/>
              <w:i/>
              <w:lang w:val="en-US"/>
            </w:rPr>
            <w:t>free dissolved carbon dioxide x</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 xml:space="preserve">and </w:t>
          </w:r>
          <w:r w:rsidR="00500543" w:rsidRPr="00C16A75">
            <w:rPr>
              <w:rFonts w:ascii="Times New Roman" w:hAnsi="Times New Roman" w:cs="Times New Roman"/>
              <w:i/>
              <w:lang w:val="en-US"/>
            </w:rPr>
            <w:t xml:space="preserve">the </w:t>
          </w:r>
          <w:r w:rsidR="00A56109" w:rsidRPr="00C16A75">
            <w:rPr>
              <w:rFonts w:ascii="Times New Roman" w:hAnsi="Times New Roman" w:cs="Times New Roman"/>
              <w:i/>
              <w:lang w:val="en-US"/>
            </w:rPr>
            <w:t>mole fraction of water x</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=0.995</w:t>
          </w:r>
          <w:r w:rsidR="00FC6F10"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FC6F10" w:rsidRPr="00C16A75">
            <w:rPr>
              <w:rFonts w:ascii="Times New Roman" w:hAnsi="Times New Roman" w:cs="Times New Roman"/>
              <w:i/>
              <w:lang w:val="en-US"/>
            </w:rPr>
            <w:t xml:space="preserve"> data presented by Raftos et al.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A56109"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FC6F10" w:rsidRPr="00C16A75">
            <w:rPr>
              <w:rFonts w:ascii="Times New Roman" w:hAnsi="Times New Roman" w:cs="Times New Roman"/>
              <w:i/>
              <w:lang w:val="en-US"/>
            </w:rPr>
            <w:t xml:space="preserve">The same pattern with the same activity coefficient of bicarbonate can be applied to blood plasma </w:t>
          </w:r>
          <w:r w:rsidR="00500543" w:rsidRPr="00C16A75">
            <w:rPr>
              <w:rFonts w:ascii="Times New Roman" w:hAnsi="Times New Roman" w:cs="Times New Roman"/>
              <w:i/>
              <w:lang w:val="en-US"/>
            </w:rPr>
            <w:t xml:space="preserve">in order </w:t>
          </w:r>
          <w:r w:rsidR="00FC6F10" w:rsidRPr="00C16A75">
            <w:rPr>
              <w:rFonts w:ascii="Times New Roman" w:hAnsi="Times New Roman" w:cs="Times New Roman"/>
              <w:i/>
              <w:lang w:val="en-US"/>
            </w:rPr>
            <w:t>to reach</w:t>
          </w:r>
          <w:r w:rsidR="00500543" w:rsidRPr="00C16A75">
            <w:rPr>
              <w:rFonts w:ascii="Times New Roman" w:hAnsi="Times New Roman" w:cs="Times New Roman"/>
              <w:i/>
              <w:lang w:val="en-US"/>
            </w:rPr>
            <w:t xml:space="preserve"> a</w:t>
          </w:r>
          <w:r w:rsidR="00FC6F10" w:rsidRPr="00C16A75">
            <w:rPr>
              <w:rFonts w:ascii="Times New Roman" w:hAnsi="Times New Roman" w:cs="Times New Roman"/>
              <w:i/>
              <w:lang w:val="en-US"/>
            </w:rPr>
            <w:t xml:space="preserve"> typical concentration of bicarbonate 24 mmol/L at pH=7.4 and at the same mole fraction of carbon dioxide x</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=a</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FC6F10" w:rsidRPr="00C16A75">
            <w:rPr>
              <w:rFonts w:ascii="Times New Roman" w:hAnsi="Times New Roman" w:cs="Times New Roman"/>
              <w:i/>
              <w:lang w:val="en-US"/>
            </w:rPr>
            <w:t>.</w:t>
          </w:r>
        </w:p>
        <w:p w14:paraId="79195089" w14:textId="7BC70D32" w:rsidR="008911DA"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31936" behindDoc="1" locked="0" layoutInCell="1" allowOverlap="1" wp14:anchorId="291AD66C" wp14:editId="61C91622">
                <wp:simplePos x="0" y="0"/>
                <wp:positionH relativeFrom="column">
                  <wp:posOffset>-598170</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C16A75">
            <w:rPr>
              <w:rFonts w:ascii="Times New Roman" w:hAnsi="Times New Roman" w:cs="Times New Roman"/>
              <w:lang w:val="en-US"/>
            </w:rPr>
            <w:t>In our example</w:t>
          </w:r>
          <w:r w:rsidR="00500543" w:rsidRPr="00C16A75">
            <w:rPr>
              <w:rFonts w:ascii="Times New Roman" w:hAnsi="Times New Roman" w:cs="Times New Roman"/>
              <w:lang w:val="en-US"/>
            </w:rPr>
            <w:t>,</w:t>
          </w:r>
          <w:r w:rsidR="00FC6F10" w:rsidRPr="00C16A75">
            <w:rPr>
              <w:rFonts w:ascii="Times New Roman" w:hAnsi="Times New Roman" w:cs="Times New Roman"/>
              <w:lang w:val="en-US"/>
            </w:rPr>
            <w:t xml:space="preserve"> we calculated </w:t>
          </w:r>
          <w:r w:rsidR="00D0639D" w:rsidRPr="00C16A75">
            <w:rPr>
              <w:rFonts w:ascii="Times New Roman" w:hAnsi="Times New Roman" w:cs="Times New Roman"/>
              <w:lang w:val="en-US"/>
            </w:rPr>
            <w:t>the</w:t>
          </w:r>
          <w:r w:rsidR="00FC6F10" w:rsidRPr="00C16A75">
            <w:rPr>
              <w:rFonts w:ascii="Times New Roman" w:hAnsi="Times New Roman" w:cs="Times New Roman"/>
              <w:lang w:val="en-US"/>
            </w:rPr>
            <w:t xml:space="preserve"> free dissolved gas in liquid. Gases such as carbon dioxide or oxygen are equilibrated in </w:t>
          </w:r>
          <w:r w:rsidR="002E2A8D" w:rsidRPr="00C16A75">
            <w:rPr>
              <w:rFonts w:ascii="Times New Roman" w:hAnsi="Times New Roman" w:cs="Times New Roman"/>
              <w:lang w:val="en-US"/>
            </w:rPr>
            <w:t xml:space="preserve">the </w:t>
          </w:r>
          <w:r w:rsidR="00FC6F10" w:rsidRPr="00C16A75">
            <w:rPr>
              <w:rFonts w:ascii="Times New Roman" w:hAnsi="Times New Roman" w:cs="Times New Roman"/>
              <w:lang w:val="en-US"/>
            </w:rPr>
            <w:t>lungs between their gaseous and aqueous</w:t>
          </w:r>
          <w:r w:rsidR="00F7254D" w:rsidRPr="00C16A75">
            <w:rPr>
              <w:rFonts w:ascii="Times New Roman" w:hAnsi="Times New Roman" w:cs="Times New Roman"/>
              <w:lang w:val="en-US"/>
            </w:rPr>
            <w:t xml:space="preserve"> state</w:t>
          </w:r>
          <w:r w:rsidR="002E2A8D" w:rsidRPr="00C16A75">
            <w:rPr>
              <w:rFonts w:ascii="Times New Roman" w:hAnsi="Times New Roman" w:cs="Times New Roman"/>
              <w:lang w:val="en-US"/>
            </w:rPr>
            <w:t>s</w:t>
          </w:r>
          <w:r w:rsidR="00F7254D" w:rsidRPr="00C16A75">
            <w:rPr>
              <w:rFonts w:ascii="Times New Roman" w:hAnsi="Times New Roman" w:cs="Times New Roman"/>
              <w:lang w:val="en-US"/>
            </w:rPr>
            <w:t xml:space="preserve"> of matter</w:t>
          </w:r>
          <w:r w:rsidR="00FC6F10" w:rsidRPr="00C16A75">
            <w:rPr>
              <w:rFonts w:ascii="Times New Roman" w:hAnsi="Times New Roman" w:cs="Times New Roman"/>
              <w:lang w:val="en-US"/>
            </w:rPr>
            <w:t>. Th</w:t>
          </w:r>
          <w:r w:rsidR="00B21970" w:rsidRPr="00C16A75">
            <w:rPr>
              <w:rFonts w:ascii="Times New Roman" w:hAnsi="Times New Roman" w:cs="Times New Roman"/>
              <w:lang w:val="en-US"/>
            </w:rPr>
            <w:t xml:space="preserve">e equilibrium of this </w:t>
          </w:r>
          <w:r w:rsidR="00FC6F10" w:rsidRPr="00C16A75">
            <w:rPr>
              <w:rFonts w:ascii="Times New Roman" w:hAnsi="Times New Roman" w:cs="Times New Roman"/>
              <w:lang w:val="en-US"/>
            </w:rPr>
            <w:t xml:space="preserve">process is in physical chemistry described as Henry’s law. </w:t>
          </w:r>
          <w:r w:rsidR="002E2A8D" w:rsidRPr="00C16A75">
            <w:rPr>
              <w:rFonts w:ascii="Times New Roman" w:hAnsi="Times New Roman" w:cs="Times New Roman"/>
              <w:lang w:val="en-US"/>
            </w:rPr>
            <w:t>T</w:t>
          </w:r>
          <w:r w:rsidR="00B21970" w:rsidRPr="00C16A75">
            <w:rPr>
              <w:rFonts w:ascii="Times New Roman" w:hAnsi="Times New Roman" w:cs="Times New Roman"/>
              <w:lang w:val="en-US"/>
            </w:rPr>
            <w:t>hanks to this fixed linear dependence between gaseous and aqueous form</w:t>
          </w:r>
          <w:r w:rsidR="002E2A8D" w:rsidRPr="00C16A75">
            <w:rPr>
              <w:rFonts w:ascii="Times New Roman" w:hAnsi="Times New Roman" w:cs="Times New Roman"/>
              <w:lang w:val="en-US"/>
            </w:rPr>
            <w:t>s,</w:t>
          </w:r>
          <w:r w:rsidR="00B21970" w:rsidRPr="00C16A75">
            <w:rPr>
              <w:rFonts w:ascii="Times New Roman" w:hAnsi="Times New Roman" w:cs="Times New Roman"/>
              <w:lang w:val="en-US"/>
            </w:rPr>
            <w:t xml:space="preserve"> it is possible to exchange the meaning of </w:t>
          </w:r>
          <w:r w:rsidR="002E2A8D" w:rsidRPr="00C16A75">
            <w:rPr>
              <w:rFonts w:ascii="Times New Roman" w:hAnsi="Times New Roman" w:cs="Times New Roman"/>
              <w:lang w:val="en-US"/>
            </w:rPr>
            <w:t xml:space="preserve">the </w:t>
          </w:r>
          <w:r w:rsidR="00B21970" w:rsidRPr="00C16A75">
            <w:rPr>
              <w:rFonts w:ascii="Times New Roman" w:hAnsi="Times New Roman" w:cs="Times New Roman"/>
              <w:lang w:val="en-US"/>
            </w:rPr>
            <w:t xml:space="preserve">partial pressures of gases with their concentration </w:t>
          </w:r>
          <w:r w:rsidR="002E2A8D" w:rsidRPr="00C16A75">
            <w:rPr>
              <w:rFonts w:ascii="Times New Roman" w:hAnsi="Times New Roman" w:cs="Times New Roman"/>
              <w:lang w:val="en-US"/>
            </w:rPr>
            <w:t xml:space="preserve">as a </w:t>
          </w:r>
          <w:r w:rsidR="00B21970" w:rsidRPr="00C16A75">
            <w:rPr>
              <w:rFonts w:ascii="Times New Roman" w:hAnsi="Times New Roman" w:cs="Times New Roman"/>
              <w:lang w:val="en-US"/>
            </w:rPr>
            <w:t xml:space="preserve">free dissolved form. </w:t>
          </w:r>
          <w:r w:rsidR="00C02CCD" w:rsidRPr="00C16A75">
            <w:rPr>
              <w:rFonts w:ascii="Times New Roman" w:hAnsi="Times New Roman" w:cs="Times New Roman"/>
              <w:lang w:val="en-US"/>
            </w:rPr>
            <w:t>The relation between mole fraction x</w:t>
          </w:r>
          <w:r w:rsidR="00C02CCD" w:rsidRPr="00C16A75">
            <w:rPr>
              <w:rFonts w:ascii="Times New Roman" w:hAnsi="Times New Roman" w:cs="Times New Roman"/>
              <w:vertAlign w:val="subscript"/>
              <w:lang w:val="en-US"/>
            </w:rPr>
            <w:t>A</w:t>
          </w:r>
          <w:proofErr w:type="gramStart"/>
          <w:r w:rsidR="00C02CCD" w:rsidRPr="00C16A75">
            <w:rPr>
              <w:rFonts w:ascii="Times New Roman" w:hAnsi="Times New Roman" w:cs="Times New Roman"/>
              <w:vertAlign w:val="subscript"/>
              <w:lang w:val="en-US"/>
            </w:rPr>
            <w:t>,g</w:t>
          </w:r>
          <w:proofErr w:type="gramEnd"/>
          <w:r w:rsidR="00C02CCD" w:rsidRPr="00C16A75">
            <w:rPr>
              <w:rFonts w:ascii="Times New Roman" w:hAnsi="Times New Roman" w:cs="Times New Roman"/>
              <w:lang w:val="en-US"/>
            </w:rPr>
            <w:t xml:space="preserve"> and partial pressure pA of the substance A 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gas of total pressure 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xml:space="preserve"> is x</w:t>
          </w:r>
          <w:r w:rsidR="00C02CCD" w:rsidRPr="00C16A75">
            <w:rPr>
              <w:rFonts w:ascii="Times New Roman" w:hAnsi="Times New Roman" w:cs="Times New Roman"/>
              <w:vertAlign w:val="subscript"/>
              <w:lang w:val="en-US"/>
            </w:rPr>
            <w:t>A,g</w:t>
          </w:r>
          <w:r w:rsidR="00C02CCD" w:rsidRPr="00C16A75">
            <w:rPr>
              <w:rFonts w:ascii="Times New Roman" w:hAnsi="Times New Roman" w:cs="Times New Roman"/>
              <w:lang w:val="en-US"/>
            </w:rPr>
            <w:t>=pA/p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Henry’s coefficient can be defined as kH = x</w:t>
          </w:r>
          <w:r w:rsidR="00C02CCD" w:rsidRPr="00C16A75">
            <w:rPr>
              <w:rFonts w:ascii="Times New Roman" w:hAnsi="Times New Roman" w:cs="Times New Roman"/>
              <w:vertAlign w:val="subscript"/>
              <w:lang w:val="en-US"/>
            </w:rPr>
            <w:t>A</w:t>
          </w:r>
          <w:proofErr w:type="gramStart"/>
          <w:r w:rsidR="00C02CCD" w:rsidRPr="00C16A75">
            <w:rPr>
              <w:rFonts w:ascii="Times New Roman" w:hAnsi="Times New Roman" w:cs="Times New Roman"/>
              <w:vertAlign w:val="subscript"/>
              <w:lang w:val="en-US"/>
            </w:rPr>
            <w:t>,l</w:t>
          </w:r>
          <w:proofErr w:type="gramEnd"/>
          <w:r w:rsidR="00C02CCD" w:rsidRPr="00C16A75">
            <w:rPr>
              <w:rFonts w:ascii="Times New Roman" w:hAnsi="Times New Roman" w:cs="Times New Roman"/>
              <w:lang w:val="en-US"/>
            </w:rPr>
            <w:t xml:space="preserve"> / x</w:t>
          </w:r>
          <w:r w:rsidR="00C02CCD" w:rsidRPr="00C16A75">
            <w:rPr>
              <w:rFonts w:ascii="Times New Roman" w:hAnsi="Times New Roman" w:cs="Times New Roman"/>
              <w:vertAlign w:val="subscript"/>
              <w:lang w:val="en-US"/>
            </w:rPr>
            <w:t>A,g</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where x</w:t>
          </w:r>
          <w:r w:rsidR="00C02CCD" w:rsidRPr="00C16A75">
            <w:rPr>
              <w:rFonts w:ascii="Times New Roman" w:hAnsi="Times New Roman" w:cs="Times New Roman"/>
              <w:vertAlign w:val="subscript"/>
              <w:lang w:val="en-US"/>
            </w:rPr>
            <w:t>A,l</w:t>
          </w:r>
          <w:r w:rsidR="00C02CCD" w:rsidRPr="00C16A75">
            <w:rPr>
              <w:rFonts w:ascii="Times New Roman" w:hAnsi="Times New Roman" w:cs="Times New Roman"/>
              <w:lang w:val="en-US"/>
            </w:rPr>
            <w:t xml:space="preserve"> is a </w:t>
          </w:r>
          <w:r w:rsidR="00C52EF8" w:rsidRPr="00C16A75">
            <w:rPr>
              <w:rFonts w:ascii="Times New Roman" w:hAnsi="Times New Roman" w:cs="Times New Roman"/>
              <w:lang w:val="en-US"/>
            </w:rPr>
            <w:lastRenderedPageBreak/>
            <w:t xml:space="preserve">mole fraction of </w:t>
          </w:r>
          <w:r w:rsidR="00F7254D" w:rsidRPr="00C16A75">
            <w:rPr>
              <w:rFonts w:ascii="Times New Roman" w:hAnsi="Times New Roman" w:cs="Times New Roman"/>
              <w:lang w:val="en-US"/>
            </w:rPr>
            <w:t>free dissolved substance A</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xml:space="preserve">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 xml:space="preserve">liquid. </w:t>
          </w:r>
          <w:r w:rsidR="002E2A8D" w:rsidRPr="00C16A75">
            <w:rPr>
              <w:rFonts w:ascii="Times New Roman" w:hAnsi="Times New Roman" w:cs="Times New Roman"/>
              <w:lang w:val="en-US"/>
            </w:rPr>
            <w:t xml:space="preserve">Additionally, </w:t>
          </w:r>
          <w:r w:rsidR="00C02CCD" w:rsidRPr="00C16A75">
            <w:rPr>
              <w:rFonts w:ascii="Times New Roman" w:hAnsi="Times New Roman" w:cs="Times New Roman"/>
              <w:lang w:val="en-US"/>
            </w:rPr>
            <w:t xml:space="preserve">this coefficient can be rewritten to Gibbs energy </w:t>
          </w:r>
          <w:r w:rsidR="002E2A8D" w:rsidRPr="00C16A75">
            <w:rPr>
              <w:rFonts w:ascii="Times New Roman" w:hAnsi="Times New Roman" w:cs="Times New Roman"/>
              <w:lang w:val="en-US"/>
            </w:rPr>
            <w:t xml:space="preserve">in a </w:t>
          </w:r>
          <w:r w:rsidR="00C02CCD" w:rsidRPr="00C16A75">
            <w:rPr>
              <w:rFonts w:ascii="Times New Roman" w:hAnsi="Times New Roman" w:cs="Times New Roman"/>
              <w:lang w:val="en-US"/>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C16A75" w14:paraId="0BA6E221" w14:textId="77777777" w:rsidTr="00AC4B48">
            <w:tc>
              <w:tcPr>
                <w:tcW w:w="6804" w:type="dxa"/>
                <w:vAlign w:val="center"/>
              </w:tcPr>
              <w:p w14:paraId="5B339174" w14:textId="77777777" w:rsidR="00C02CCD" w:rsidRPr="00C16A75" w:rsidRDefault="002C7EC8" w:rsidP="00AC4B48">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A,d</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A,g</m:t>
                        </m:r>
                      </m:sub>
                    </m:sSub>
                  </m:oMath>
                </m:oMathPara>
              </w:p>
              <w:p w14:paraId="645FE861" w14:textId="77777777" w:rsidR="00C02CCD" w:rsidRPr="00C16A75" w:rsidRDefault="00C02CCD" w:rsidP="00AC4B48">
                <w:pPr>
                  <w:keepNext/>
                  <w:jc w:val="both"/>
                  <w:rPr>
                    <w:rFonts w:ascii="Times New Roman" w:hAnsi="Times New Roman" w:cs="Times New Roman"/>
                    <w:lang w:val="en-US"/>
                  </w:rPr>
                </w:pPr>
              </w:p>
              <w:p w14:paraId="4E62B7E4" w14:textId="77777777" w:rsidR="00C02CCD" w:rsidRPr="00C16A75" w:rsidRDefault="002C7EC8" w:rsidP="00AC4B48">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A,d</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A,g</m:t>
                            </m:r>
                          </m:sub>
                        </m:sSub>
                      </m:e>
                    </m:d>
                  </m:oMath>
                </m:oMathPara>
              </w:p>
              <w:p w14:paraId="3C3579D3" w14:textId="77777777" w:rsidR="00C02CCD" w:rsidRPr="00C16A75" w:rsidRDefault="00C02CCD" w:rsidP="00AC4B48">
                <w:pPr>
                  <w:keepNext/>
                  <w:jc w:val="both"/>
                  <w:rPr>
                    <w:rFonts w:ascii="Times New Roman" w:hAnsi="Times New Roman" w:cs="Times New Roman"/>
                    <w:lang w:val="en-US"/>
                  </w:rPr>
                </w:pPr>
              </w:p>
              <w:p w14:paraId="6A8F5EE1" w14:textId="77777777" w:rsidR="00C02CCD" w:rsidRPr="00C16A75" w:rsidRDefault="002C7EC8" w:rsidP="00323CB8">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dis</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A,d</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kH</m:t>
                        </m:r>
                      </m:e>
                    </m:d>
                  </m:oMath>
                </m:oMathPara>
              </w:p>
            </w:tc>
            <w:tc>
              <w:tcPr>
                <w:tcW w:w="1591" w:type="dxa"/>
                <w:vAlign w:val="center"/>
              </w:tcPr>
              <w:p w14:paraId="1937C5AB" w14:textId="5B8C25B4" w:rsidR="00C02CCD" w:rsidRPr="00C16A75" w:rsidRDefault="00C02CCD" w:rsidP="0000601E">
                <w:pPr>
                  <w:pStyle w:val="Titulek"/>
                  <w:keepNext/>
                  <w:spacing w:after="0"/>
                  <w:rPr>
                    <w:rFonts w:ascii="Times New Roman" w:hAnsi="Times New Roman" w:cs="Times New Roman"/>
                    <w:color w:val="auto"/>
                    <w:lang w:val="en-US"/>
                  </w:rPr>
                </w:pPr>
                <w:bookmarkStart w:id="137" w:name="_Ref420168650"/>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B5903">
                  <w:rPr>
                    <w:rFonts w:ascii="Times New Roman" w:hAnsi="Times New Roman" w:cs="Times New Roman"/>
                    <w:noProof/>
                    <w:color w:val="auto"/>
                    <w:lang w:val="en-US"/>
                  </w:rPr>
                  <w:t>13</w:t>
                </w:r>
                <w:r w:rsidRPr="00C16A75">
                  <w:rPr>
                    <w:rFonts w:ascii="Times New Roman" w:hAnsi="Times New Roman" w:cs="Times New Roman"/>
                    <w:color w:val="auto"/>
                    <w:lang w:val="en-US"/>
                  </w:rPr>
                  <w:fldChar w:fldCharType="end"/>
                </w:r>
                <w:bookmarkEnd w:id="137"/>
                <w:r w:rsidR="002E2A8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free Gibbs energy of the </w:t>
                </w:r>
                <w:r w:rsidR="00901F91" w:rsidRPr="00C16A75">
                  <w:rPr>
                    <w:rFonts w:ascii="Times New Roman" w:hAnsi="Times New Roman" w:cs="Times New Roman"/>
                    <w:color w:val="auto"/>
                    <w:lang w:val="en-US"/>
                  </w:rPr>
                  <w:t>gas dissolution in liquid</w:t>
                </w:r>
                <w:r w:rsidRPr="00C16A75">
                  <w:rPr>
                    <w:rFonts w:ascii="Times New Roman" w:hAnsi="Times New Roman" w:cs="Times New Roman"/>
                    <w:color w:val="auto"/>
                    <w:lang w:val="en-US"/>
                  </w:rPr>
                  <w:t xml:space="preserve"> </w:t>
                </w:r>
                <w:r w:rsidR="002E2A8D" w:rsidRPr="00C16A75">
                  <w:rPr>
                    <w:rFonts w:ascii="Times New Roman" w:hAnsi="Times New Roman" w:cs="Times New Roman"/>
                    <w:color w:val="auto"/>
                    <w:lang w:val="en-US"/>
                  </w:rPr>
                  <w:t xml:space="preserve">using </w:t>
                </w:r>
                <w:r w:rsidRPr="00C16A75">
                  <w:rPr>
                    <w:rFonts w:ascii="Times New Roman" w:hAnsi="Times New Roman" w:cs="Times New Roman"/>
                    <w:color w:val="auto"/>
                    <w:lang w:val="en-US"/>
                  </w:rPr>
                  <w:t xml:space="preserve">its </w:t>
                </w:r>
                <w:r w:rsidR="00901F91" w:rsidRPr="00C16A75">
                  <w:rPr>
                    <w:rFonts w:ascii="Times New Roman" w:hAnsi="Times New Roman" w:cs="Times New Roman"/>
                    <w:color w:val="auto"/>
                    <w:lang w:val="en-US"/>
                  </w:rPr>
                  <w:t>Henry’s</w:t>
                </w:r>
                <w:r w:rsidRPr="00C16A75">
                  <w:rPr>
                    <w:rFonts w:ascii="Times New Roman" w:hAnsi="Times New Roman" w:cs="Times New Roman"/>
                    <w:color w:val="auto"/>
                    <w:lang w:val="en-US"/>
                  </w:rPr>
                  <w:t xml:space="preserve"> coefficient</w:t>
                </w:r>
                <w:r w:rsidR="002E2A8D" w:rsidRPr="00C16A75">
                  <w:rPr>
                    <w:rFonts w:ascii="Times New Roman" w:hAnsi="Times New Roman" w:cs="Times New Roman"/>
                    <w:color w:val="auto"/>
                    <w:lang w:val="en-US"/>
                  </w:rPr>
                  <w:t>.</w:t>
                </w:r>
              </w:p>
            </w:tc>
          </w:tr>
        </w:tbl>
        <w:p w14:paraId="1C3DB786" w14:textId="5D8C3600" w:rsidR="00C02CCD" w:rsidRPr="00C16A75" w:rsidRDefault="00497B47" w:rsidP="00D86650">
          <w:pPr>
            <w:jc w:val="both"/>
            <w:rPr>
              <w:rFonts w:ascii="Times New Roman" w:hAnsi="Times New Roman" w:cs="Times New Roman"/>
              <w:i/>
              <w:lang w:val="en-US"/>
            </w:rPr>
          </w:pPr>
          <w:r w:rsidRPr="00C16A75">
            <w:rPr>
              <w:rFonts w:ascii="Times New Roman" w:hAnsi="Times New Roman" w:cs="Times New Roman"/>
              <w:i/>
              <w:lang w:val="en-US"/>
            </w:rPr>
            <w:t xml:space="preserve">The </w:t>
          </w:r>
          <w:r w:rsidR="002E2A8D" w:rsidRPr="00C16A75">
            <w:rPr>
              <w:rFonts w:ascii="Times New Roman" w:hAnsi="Times New Roman" w:cs="Times New Roman"/>
              <w:i/>
              <w:lang w:val="en-US"/>
            </w:rPr>
            <w:t xml:space="preserve">primary </w:t>
          </w:r>
          <w:r w:rsidRPr="00C16A75">
            <w:rPr>
              <w:rFonts w:ascii="Times New Roman" w:hAnsi="Times New Roman" w:cs="Times New Roman"/>
              <w:i/>
              <w:lang w:val="en-US"/>
            </w:rPr>
            <w:t xml:space="preserve">problem with </w:t>
          </w:r>
          <w:r w:rsidR="00BA703A" w:rsidRPr="00C16A75">
            <w:rPr>
              <w:rFonts w:ascii="Times New Roman" w:hAnsi="Times New Roman" w:cs="Times New Roman"/>
              <w:i/>
              <w:lang w:val="en-US"/>
            </w:rPr>
            <w:t>these parameters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is </w:t>
          </w:r>
          <w:r w:rsidRPr="00C16A75">
            <w:rPr>
              <w:rFonts w:ascii="Times New Roman" w:hAnsi="Times New Roman" w:cs="Times New Roman"/>
              <w:i/>
              <w:lang w:val="en-US"/>
            </w:rPr>
            <w:t>that they are shifted from mole fraction to molality in water</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such as </w:t>
          </w:r>
          <w:r w:rsidR="00F17BFF" w:rsidRPr="00C16A75">
            <w:rPr>
              <w:rFonts w:ascii="Times New Roman" w:hAnsi="Times New Roman" w:cs="Times New Roman"/>
              <w:i/>
              <w:lang w:val="en-US"/>
            </w:rPr>
            <w:t>in NIST (U.S. Department of Commerce, National Institute of Standard and Technology) tables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Therefore, </w:t>
          </w:r>
          <w:r w:rsidRPr="00C16A75">
            <w:rPr>
              <w:rFonts w:ascii="Times New Roman" w:hAnsi="Times New Roman" w:cs="Times New Roman"/>
              <w:i/>
              <w:lang w:val="en-US"/>
            </w:rPr>
            <w:t xml:space="preserve">if we use </w:t>
          </w:r>
          <w:r w:rsidR="002E2A8D"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value from </w:t>
          </w:r>
          <w:hyperlink r:id="rId104" w:history="1">
            <w:r w:rsidRPr="00C16A75">
              <w:rPr>
                <w:rStyle w:val="Hypertextovodkaz"/>
                <w:rFonts w:ascii="Times New Roman" w:hAnsi="Times New Roman" w:cs="Times New Roman"/>
                <w:i/>
                <w:lang w:val="en-US"/>
              </w:rPr>
              <w:t>NIST</w:t>
            </w:r>
          </w:hyperlink>
          <w:r w:rsidRPr="00C16A75">
            <w:rPr>
              <w:rFonts w:ascii="Times New Roman" w:hAnsi="Times New Roman" w:cs="Times New Roman"/>
              <w:i/>
              <w:lang w:val="en-US"/>
            </w:rPr>
            <w:t>, e.g.</w:t>
          </w:r>
          <w:r w:rsidR="002E2A8D" w:rsidRPr="00C16A75">
            <w:rPr>
              <w:rFonts w:ascii="Times New Roman" w:hAnsi="Times New Roman" w:cs="Times New Roman"/>
              <w:i/>
              <w:lang w:val="en-US"/>
            </w:rPr>
            <w:t>,</w:t>
          </w:r>
          <w:r w:rsidRPr="00C16A75">
            <w:rPr>
              <w:rFonts w:ascii="Times New Roman" w:hAnsi="Times New Roman" w:cs="Times New Roman"/>
              <w:i/>
              <w:lang w:val="en-US"/>
            </w:rPr>
            <w:t xml:space="preserve"> 0.034 mol/kg/bar for CO</w:t>
          </w:r>
          <w:r w:rsidRPr="00C16A75">
            <w:rPr>
              <w:rFonts w:ascii="Times New Roman" w:hAnsi="Times New Roman" w:cs="Times New Roman"/>
              <w:i/>
              <w:vertAlign w:val="subscript"/>
              <w:lang w:val="en-US"/>
            </w:rPr>
            <w:t>2</w:t>
          </w:r>
          <w:r w:rsidR="00682B1E" w:rsidRPr="00C16A75">
            <w:rPr>
              <w:rFonts w:ascii="Times New Roman" w:hAnsi="Times New Roman" w:cs="Times New Roman"/>
              <w:i/>
              <w:lang w:val="en-US"/>
            </w:rPr>
            <w:t>,</w:t>
          </w:r>
          <w:r w:rsidRPr="00C16A75">
            <w:rPr>
              <w:rFonts w:ascii="Times New Roman" w:hAnsi="Times New Roman" w:cs="Times New Roman"/>
              <w:i/>
              <w:lang w:val="en-US"/>
            </w:rPr>
            <w:t xml:space="preserve"> it should be recalculated to mole fraction units using water molar mass 0.018 kg/mol as </w:t>
          </w:r>
          <w:r w:rsidR="00F17BFF" w:rsidRPr="00C16A75">
            <w:rPr>
              <w:rFonts w:ascii="Times New Roman" w:hAnsi="Times New Roman" w:cs="Times New Roman"/>
              <w:i/>
              <w:lang w:val="en-US"/>
            </w:rPr>
            <w:t>kH=</w:t>
          </w:r>
          <w:r w:rsidRPr="00C16A75">
            <w:rPr>
              <w:rFonts w:ascii="Times New Roman" w:hAnsi="Times New Roman" w:cs="Times New Roman"/>
              <w:i/>
              <w:lang w:val="en-US"/>
            </w:rPr>
            <w:t xml:space="preserve">0.034*0.018. </w:t>
          </w:r>
          <w:r w:rsidR="00682B1E" w:rsidRPr="00C16A75">
            <w:rPr>
              <w:rFonts w:ascii="Times New Roman" w:hAnsi="Times New Roman" w:cs="Times New Roman"/>
              <w:i/>
              <w:lang w:val="en-US"/>
            </w:rPr>
            <w:t xml:space="preserve">Furthermore, </w:t>
          </w:r>
          <w:r w:rsidRPr="00C16A75">
            <w:rPr>
              <w:rFonts w:ascii="Times New Roman" w:hAnsi="Times New Roman" w:cs="Times New Roman"/>
              <w:i/>
              <w:lang w:val="en-US"/>
            </w:rPr>
            <w:t>the calculation of mole fraction of free dissolved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at pCO2=40 mmHg in blood is x</w:t>
          </w:r>
          <w:r w:rsidRPr="00C16A75">
            <w:rPr>
              <w:rFonts w:ascii="Times New Roman" w:hAnsi="Times New Roman" w:cs="Times New Roman"/>
              <w:i/>
              <w:vertAlign w:val="subscript"/>
              <w:lang w:val="en-US"/>
            </w:rPr>
            <w:t>CO2</w:t>
          </w:r>
          <w:r w:rsidRPr="00C16A75">
            <w:rPr>
              <w:rFonts w:ascii="Times New Roman" w:hAnsi="Times New Roman" w:cs="Times New Roman"/>
              <w:i/>
              <w:lang w:val="en-US"/>
            </w:rPr>
            <w:t>=0.034*0.018*40/760=3</w:t>
          </w:r>
          <w:r w:rsidR="00F17BFF" w:rsidRPr="00C16A75">
            <w:rPr>
              <w:rFonts w:ascii="Times New Roman" w:hAnsi="Times New Roman" w:cs="Times New Roman"/>
              <w:i/>
              <w:lang w:val="en-US"/>
            </w:rPr>
            <w:t>.22</w:t>
          </w:r>
          <w:r w:rsidRPr="00C16A75">
            <w:rPr>
              <w:rFonts w:ascii="Times New Roman" w:hAnsi="Times New Roman" w:cs="Times New Roman"/>
              <w:i/>
              <w:lang w:val="en-US"/>
            </w:rPr>
            <w:t>e-5</w:t>
          </w:r>
          <w:r w:rsidR="00F17BFF" w:rsidRPr="00C16A75">
            <w:rPr>
              <w:rFonts w:ascii="Times New Roman" w:hAnsi="Times New Roman" w:cs="Times New Roman"/>
              <w:i/>
              <w:lang w:val="en-US"/>
            </w:rPr>
            <w:t xml:space="preserve">. The molar concentration in erythrocytes can be expressed by </w:t>
          </w:r>
          <w:r w:rsidR="00682B1E" w:rsidRPr="00C16A75">
            <w:rPr>
              <w:rFonts w:ascii="Times New Roman" w:hAnsi="Times New Roman" w:cs="Times New Roman"/>
              <w:i/>
              <w:lang w:val="en-US"/>
            </w:rPr>
            <w:t xml:space="preserve">the </w:t>
          </w:r>
          <w:r w:rsidR="00F17BFF" w:rsidRPr="00C16A75">
            <w:rPr>
              <w:rFonts w:ascii="Times New Roman" w:hAnsi="Times New Roman" w:cs="Times New Roman"/>
              <w:i/>
              <w:lang w:val="en-US"/>
            </w:rPr>
            <w:t xml:space="preserve">multiplication of the total amount of </w:t>
          </w:r>
          <w:r w:rsidR="00674F50" w:rsidRPr="00C16A75">
            <w:rPr>
              <w:rFonts w:ascii="Times New Roman" w:hAnsi="Times New Roman" w:cs="Times New Roman"/>
              <w:i/>
              <w:lang w:val="en-US"/>
            </w:rPr>
            <w:t>substances</w:t>
          </w:r>
          <w:r w:rsidR="00F17BFF" w:rsidRPr="00C16A75">
            <w:rPr>
              <w:rFonts w:ascii="Times New Roman" w:hAnsi="Times New Roman" w:cs="Times New Roman"/>
              <w:i/>
              <w:lang w:val="en-US"/>
            </w:rPr>
            <w:t xml:space="preserve"> 38.7 mol in one liter of intracellular fluid and the </w:t>
          </w:r>
          <w:r w:rsidR="00682B1E" w:rsidRPr="00C16A75">
            <w:rPr>
              <w:rFonts w:ascii="Times New Roman" w:hAnsi="Times New Roman" w:cs="Times New Roman"/>
              <w:i/>
              <w:lang w:val="en-US"/>
            </w:rPr>
            <w:t xml:space="preserve">resulting </w:t>
          </w:r>
          <w:r w:rsidR="00F17BFF" w:rsidRPr="00C16A75">
            <w:rPr>
              <w:rFonts w:ascii="Times New Roman" w:hAnsi="Times New Roman" w:cs="Times New Roman"/>
              <w:i/>
              <w:lang w:val="en-US"/>
            </w:rPr>
            <w:t>value</w:t>
          </w:r>
          <w:r w:rsidR="00682B1E" w:rsidRPr="00C16A75">
            <w:rPr>
              <w:rFonts w:ascii="Times New Roman" w:hAnsi="Times New Roman" w:cs="Times New Roman"/>
              <w:i/>
              <w:lang w:val="en-US"/>
            </w:rPr>
            <w:t xml:space="preserve"> of</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1.24 mmol/L is in good agreement with </w:t>
          </w:r>
          <w:hyperlink r:id="rId105" w:history="1">
            <w:r w:rsidR="00BA703A" w:rsidRPr="00C16A75">
              <w:rPr>
                <w:rStyle w:val="Hypertextovodkaz"/>
                <w:rFonts w:ascii="Times New Roman" w:hAnsi="Times New Roman" w:cs="Times New Roman"/>
                <w:i/>
                <w:lang w:val="en-US"/>
              </w:rPr>
              <w:t>Siggaard’s data</w:t>
            </w:r>
          </w:hyperlink>
          <w:r w:rsidR="00BA703A"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(Siggaard-Andersen and Siggaard-Andersen, 1990)</w:t>
          </w:r>
          <w:r w:rsidR="001C3BA7" w:rsidRPr="00C16A75">
            <w:rPr>
              <w:rFonts w:ascii="Times New Roman" w:hAnsi="Times New Roman" w:cs="Times New Roman"/>
              <w:i/>
              <w:lang w:val="en-US"/>
            </w:rPr>
            <w:fldChar w:fldCharType="end"/>
          </w:r>
          <w:r w:rsidR="00BA703A" w:rsidRPr="00C16A75">
            <w:rPr>
              <w:rFonts w:ascii="Times New Roman" w:hAnsi="Times New Roman" w:cs="Times New Roman"/>
              <w:i/>
              <w:lang w:val="en-US"/>
            </w:rPr>
            <w:t xml:space="preserve">. </w:t>
          </w:r>
        </w:p>
        <w:p w14:paraId="06B6579D" w14:textId="77777777" w:rsidR="00556827" w:rsidRPr="00C16A75" w:rsidRDefault="00556827" w:rsidP="00674F50">
          <w:pPr>
            <w:pStyle w:val="Nadpis3"/>
            <w:rPr>
              <w:rFonts w:ascii="Times New Roman" w:hAnsi="Times New Roman" w:cs="Times New Roman"/>
              <w:lang w:val="en-US"/>
            </w:rPr>
          </w:pPr>
          <w:r w:rsidRPr="00C16A75">
            <w:rPr>
              <w:rFonts w:ascii="Times New Roman" w:hAnsi="Times New Roman" w:cs="Times New Roman"/>
              <w:lang w:val="en-US"/>
            </w:rPr>
            <w:t>Change of phase</w:t>
          </w:r>
          <w:r w:rsidR="00A44B4D" w:rsidRPr="00C16A75">
            <w:rPr>
              <w:rFonts w:ascii="Times New Roman" w:hAnsi="Times New Roman" w:cs="Times New Roman"/>
              <w:lang w:val="en-US"/>
            </w:rPr>
            <w:t xml:space="preserve"> of the substance</w:t>
          </w:r>
        </w:p>
        <w:p w14:paraId="1C4BE3E6" w14:textId="51BDEE39" w:rsidR="00556827" w:rsidRPr="00C16A75" w:rsidRDefault="00682B1E" w:rsidP="00D86650">
          <w:pPr>
            <w:jc w:val="both"/>
            <w:rPr>
              <w:rFonts w:ascii="Times New Roman" w:hAnsi="Times New Roman" w:cs="Times New Roman"/>
              <w:lang w:val="en-US"/>
            </w:rPr>
          </w:pPr>
          <w:r w:rsidRPr="00C16A75">
            <w:rPr>
              <w:rFonts w:ascii="Times New Roman" w:hAnsi="Times New Roman" w:cs="Times New Roman"/>
              <w:lang w:val="en-US"/>
            </w:rPr>
            <w:t>C</w:t>
          </w:r>
          <w:r w:rsidR="00556827" w:rsidRPr="00C16A75">
            <w:rPr>
              <w:rFonts w:ascii="Times New Roman" w:hAnsi="Times New Roman" w:cs="Times New Roman"/>
              <w:lang w:val="en-US"/>
            </w:rPr>
            <w:t xml:space="preserve">hange of phase is in physiology </w:t>
          </w:r>
          <w:r w:rsidRPr="00C16A75">
            <w:rPr>
              <w:rFonts w:ascii="Times New Roman" w:hAnsi="Times New Roman" w:cs="Times New Roman"/>
              <w:lang w:val="en-US"/>
            </w:rPr>
            <w:t>primarily</w:t>
          </w:r>
          <w:r w:rsidR="00556827" w:rsidRPr="00C16A75">
            <w:rPr>
              <w:rFonts w:ascii="Times New Roman" w:hAnsi="Times New Roman" w:cs="Times New Roman"/>
              <w:lang w:val="en-US"/>
            </w:rPr>
            <w:t xml:space="preserve"> connected with evaporation of water in</w:t>
          </w:r>
          <w:r w:rsidRPr="00C16A75">
            <w:rPr>
              <w:rFonts w:ascii="Times New Roman" w:hAnsi="Times New Roman" w:cs="Times New Roman"/>
              <w:lang w:val="en-US"/>
            </w:rPr>
            <w:t xml:space="preserve"> the</w:t>
          </w:r>
          <w:r w:rsidR="00556827" w:rsidRPr="00C16A75">
            <w:rPr>
              <w:rFonts w:ascii="Times New Roman" w:hAnsi="Times New Roman" w:cs="Times New Roman"/>
              <w:lang w:val="en-US"/>
            </w:rPr>
            <w:t xml:space="preserve"> lungs or </w:t>
          </w:r>
          <w:r w:rsidR="00323CB8" w:rsidRPr="00C16A75">
            <w:rPr>
              <w:rFonts w:ascii="Times New Roman" w:hAnsi="Times New Roman" w:cs="Times New Roman"/>
              <w:lang w:val="en-US"/>
            </w:rPr>
            <w:t xml:space="preserve">as sweat </w:t>
          </w:r>
          <w:r w:rsidRPr="00C16A75">
            <w:rPr>
              <w:rFonts w:ascii="Times New Roman" w:hAnsi="Times New Roman" w:cs="Times New Roman"/>
              <w:lang w:val="en-US"/>
            </w:rPr>
            <w:t xml:space="preserve">through the </w:t>
          </w:r>
          <w:r w:rsidR="00323CB8" w:rsidRPr="00C16A75">
            <w:rPr>
              <w:rFonts w:ascii="Times New Roman" w:hAnsi="Times New Roman" w:cs="Times New Roman"/>
              <w:lang w:val="en-US"/>
            </w:rPr>
            <w:t xml:space="preserve">skin. In </w:t>
          </w:r>
          <w:r w:rsidRPr="00C16A75">
            <w:rPr>
              <w:rFonts w:ascii="Times New Roman" w:hAnsi="Times New Roman" w:cs="Times New Roman"/>
              <w:lang w:val="en-US"/>
            </w:rPr>
            <w:t xml:space="preserve">terms of a </w:t>
          </w:r>
          <w:r w:rsidR="00323CB8" w:rsidRPr="00C16A75">
            <w:rPr>
              <w:rFonts w:ascii="Times New Roman" w:hAnsi="Times New Roman" w:cs="Times New Roman"/>
              <w:lang w:val="en-US"/>
            </w:rPr>
            <w:t>chemical equation</w:t>
          </w:r>
          <w:r w:rsidRPr="00C16A75">
            <w:rPr>
              <w:rFonts w:ascii="Times New Roman" w:hAnsi="Times New Roman" w:cs="Times New Roman"/>
              <w:lang w:val="en-US"/>
            </w:rPr>
            <w:t xml:space="preserve">, this also </w:t>
          </w:r>
          <w:r w:rsidR="00323CB8" w:rsidRPr="00C16A75">
            <w:rPr>
              <w:rFonts w:ascii="Times New Roman" w:hAnsi="Times New Roman" w:cs="Times New Roman"/>
              <w:lang w:val="en-US"/>
            </w:rPr>
            <w:t>means the equilibration of chemical potential</w:t>
          </w:r>
          <w:r w:rsidR="00BB125F" w:rsidRPr="00C16A75">
            <w:rPr>
              <w:rFonts w:ascii="Times New Roman" w:hAnsi="Times New Roman" w:cs="Times New Roman"/>
              <w:lang w:val="en-US"/>
            </w:rPr>
            <w:t>s</w:t>
          </w:r>
          <w:r w:rsidR="00323CB8"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323CB8" w:rsidRPr="00C16A75">
            <w:rPr>
              <w:rFonts w:ascii="Times New Roman" w:hAnsi="Times New Roman" w:cs="Times New Roman"/>
              <w:lang w:val="en-US"/>
            </w:rPr>
            <w:t xml:space="preserve">the </w:t>
          </w:r>
          <w:r w:rsidR="00BB125F" w:rsidRPr="00C16A75">
            <w:rPr>
              <w:rFonts w:ascii="Times New Roman" w:hAnsi="Times New Roman" w:cs="Times New Roman"/>
              <w:lang w:val="en-US"/>
            </w:rPr>
            <w:t>water in</w:t>
          </w:r>
          <w:r w:rsidRPr="00C16A75">
            <w:rPr>
              <w:rFonts w:ascii="Times New Roman" w:hAnsi="Times New Roman" w:cs="Times New Roman"/>
              <w:lang w:val="en-US"/>
            </w:rPr>
            <w:t xml:space="preserve"> the</w:t>
          </w:r>
          <w:r w:rsidR="00BB125F" w:rsidRPr="00C16A75">
            <w:rPr>
              <w:rFonts w:ascii="Times New Roman" w:hAnsi="Times New Roman" w:cs="Times New Roman"/>
              <w:lang w:val="en-US"/>
            </w:rPr>
            <w:t xml:space="preserve"> liquid and gaseous phase</w:t>
          </w:r>
          <w:r w:rsidRPr="00C16A75">
            <w:rPr>
              <w:rFonts w:ascii="Times New Roman" w:hAnsi="Times New Roman" w:cs="Times New Roman"/>
              <w:lang w:val="en-US"/>
            </w:rPr>
            <w:t>s</w:t>
          </w:r>
          <w:r w:rsidR="00323CB8"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C16A75" w14:paraId="6F190151" w14:textId="77777777" w:rsidTr="0053525A">
            <w:tc>
              <w:tcPr>
                <w:tcW w:w="6804" w:type="dxa"/>
                <w:vAlign w:val="center"/>
              </w:tcPr>
              <w:p w14:paraId="2672BB6F" w14:textId="77777777" w:rsidR="00323CB8" w:rsidRPr="00C16A75" w:rsidRDefault="002C7EC8" w:rsidP="00A44B4D">
                <w:pPr>
                  <w:keepNext/>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oMath>
                </m:oMathPara>
              </w:p>
              <w:p w14:paraId="1A8D52BD" w14:textId="77777777" w:rsidR="00323CB8" w:rsidRPr="00C16A75" w:rsidRDefault="002C7EC8" w:rsidP="00A44B4D">
                <w:pPr>
                  <w:keepNext/>
                  <w:spacing w:line="360" w:lineRule="auto"/>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e>
                    </m:d>
                  </m:oMath>
                </m:oMathPara>
              </w:p>
              <w:p w14:paraId="3AABE617" w14:textId="77777777" w:rsidR="00323CB8" w:rsidRPr="00C16A75" w:rsidRDefault="002C7EC8" w:rsidP="00A44B4D">
                <w:pPr>
                  <w:keepNext/>
                  <w:spacing w:line="276"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num>
                          <m:den>
                            <m:r>
                              <w:rPr>
                                <w:rFonts w:ascii="Cambria Math" w:hAnsi="Cambria Math" w:cs="Times New Roman"/>
                                <w:lang w:val="en-US"/>
                              </w:rPr>
                              <m:t>p∙</m:t>
                            </m:r>
                            <m:sSub>
                              <m:sSubPr>
                                <m:ctrlPr>
                                  <w:rPr>
                                    <w:rFonts w:ascii="Cambria Math" w:hAnsi="Cambria Math" w:cs="Times New Roman"/>
                                    <w:i/>
                                    <w:lang w:val="en-US"/>
                                  </w:rPr>
                                </m:ctrlPr>
                              </m:sSubPr>
                              <m:e>
                                <m:r>
                                  <w:rPr>
                                    <w:rFonts w:ascii="Cambria Math" w:hAnsi="Cambria Math" w:cs="Times New Roman"/>
                                    <w:lang w:val="en-US"/>
                                  </w:rPr>
                                  <m:t>x</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den>
                        </m:f>
                      </m:e>
                    </m:d>
                  </m:oMath>
                </m:oMathPara>
              </w:p>
            </w:tc>
            <w:tc>
              <w:tcPr>
                <w:tcW w:w="1591" w:type="dxa"/>
                <w:vAlign w:val="center"/>
              </w:tcPr>
              <w:p w14:paraId="6FA6DA7E" w14:textId="1B3294E4" w:rsidR="00323CB8" w:rsidRPr="00C16A75" w:rsidRDefault="00323CB8" w:rsidP="009647B0">
                <w:pPr>
                  <w:pStyle w:val="Titulek"/>
                  <w:keepNext/>
                  <w:spacing w:after="0"/>
                  <w:rPr>
                    <w:rFonts w:ascii="Times New Roman" w:hAnsi="Times New Roman" w:cs="Times New Roman"/>
                    <w:color w:val="auto"/>
                    <w:lang w:val="en-US"/>
                  </w:rPr>
                </w:pPr>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B5903">
                  <w:rPr>
                    <w:rFonts w:ascii="Times New Roman" w:hAnsi="Times New Roman" w:cs="Times New Roman"/>
                    <w:noProof/>
                    <w:color w:val="auto"/>
                    <w:lang w:val="en-US"/>
                  </w:rPr>
                  <w:t>14</w:t>
                </w:r>
                <w:r w:rsidRPr="00C16A75">
                  <w:rPr>
                    <w:rFonts w:ascii="Times New Roman" w:hAnsi="Times New Roman" w:cs="Times New Roman"/>
                    <w:color w:val="auto"/>
                    <w:lang w:val="en-US"/>
                  </w:rPr>
                  <w:fldChar w:fldCharType="end"/>
                </w:r>
                <w:r w:rsidR="00682B1E"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BB125F" w:rsidRPr="00C16A75">
                  <w:rPr>
                    <w:rFonts w:ascii="Times New Roman" w:hAnsi="Times New Roman" w:cs="Times New Roman"/>
                    <w:color w:val="auto"/>
                    <w:lang w:val="en-US"/>
                  </w:rPr>
                  <w:t xml:space="preserve">equilibrium </w:t>
                </w:r>
                <w:r w:rsidR="00682B1E" w:rsidRPr="00C16A75">
                  <w:rPr>
                    <w:rFonts w:ascii="Times New Roman" w:hAnsi="Times New Roman" w:cs="Times New Roman"/>
                    <w:color w:val="auto"/>
                    <w:lang w:val="en-US"/>
                  </w:rPr>
                  <w:t xml:space="preserve">in </w:t>
                </w:r>
                <w:r w:rsidR="00BB125F" w:rsidRPr="00C16A75">
                  <w:rPr>
                    <w:rFonts w:ascii="Times New Roman" w:hAnsi="Times New Roman" w:cs="Times New Roman"/>
                    <w:color w:val="auto"/>
                    <w:lang w:val="en-US"/>
                  </w:rPr>
                  <w:t>water evaporation</w:t>
                </w:r>
                <w:r w:rsidR="00682B1E" w:rsidRPr="00C16A75">
                  <w:rPr>
                    <w:rFonts w:ascii="Times New Roman" w:hAnsi="Times New Roman" w:cs="Times New Roman"/>
                    <w:color w:val="auto"/>
                    <w:lang w:val="en-US"/>
                  </w:rPr>
                  <w:t>.</w:t>
                </w:r>
              </w:p>
            </w:tc>
          </w:tr>
        </w:tbl>
        <w:p w14:paraId="2D546FD8" w14:textId="7D04A56E" w:rsidR="00323CB8" w:rsidRPr="00C16A75" w:rsidRDefault="00BB125F" w:rsidP="009647B0">
          <w:pPr>
            <w:spacing w:before="240"/>
            <w:jc w:val="both"/>
            <w:rPr>
              <w:rFonts w:ascii="Times New Roman" w:hAnsi="Times New Roman" w:cs="Times New Roman"/>
              <w:lang w:val="en-US"/>
            </w:rPr>
          </w:pPr>
          <w:r w:rsidRPr="00C16A75">
            <w:rPr>
              <w:rFonts w:ascii="Times New Roman" w:hAnsi="Times New Roman" w:cs="Times New Roman"/>
              <w:lang w:val="en-US"/>
            </w:rPr>
            <w:t>The</w:t>
          </w:r>
          <w:r w:rsidR="00BB185C" w:rsidRPr="00C16A75">
            <w:rPr>
              <w:rFonts w:ascii="Times New Roman" w:hAnsi="Times New Roman" w:cs="Times New Roman"/>
              <w:lang w:val="en-US"/>
            </w:rPr>
            <w:t xml:space="preserve"> free</w:t>
          </w:r>
          <w:r w:rsidRPr="00C16A75">
            <w:rPr>
              <w:rFonts w:ascii="Times New Roman" w:hAnsi="Times New Roman" w:cs="Times New Roman"/>
              <w:lang w:val="en-US"/>
            </w:rPr>
            <w:t xml:space="preserve"> formation enthalpy of </w:t>
          </w:r>
          <w:r w:rsidR="00BB185C" w:rsidRPr="00C16A75">
            <w:rPr>
              <w:rFonts w:ascii="Times New Roman" w:hAnsi="Times New Roman" w:cs="Times New Roman"/>
              <w:lang w:val="en-US"/>
            </w:rPr>
            <w:t xml:space="preserve">liquid </w:t>
          </w:r>
          <w:r w:rsidRPr="00C16A75">
            <w:rPr>
              <w:rFonts w:ascii="Times New Roman" w:hAnsi="Times New Roman" w:cs="Times New Roman"/>
              <w:lang w:val="en-US"/>
            </w:rPr>
            <w:t xml:space="preserve">water is </w:t>
          </w:r>
          <w:hyperlink r:id="rId106" w:history="1">
            <w:r w:rsidRPr="00C16A75">
              <w:rPr>
                <w:rStyle w:val="Hypertextovodkaz"/>
                <w:rFonts w:ascii="Times New Roman" w:hAnsi="Times New Roman" w:cs="Times New Roman"/>
                <w:lang w:val="en-US"/>
              </w:rPr>
              <w:t>-285.8 kJ/mol</w:t>
            </w:r>
          </w:hyperlink>
          <w:r w:rsidR="00BB185C" w:rsidRPr="00C16A75">
            <w:rPr>
              <w:rFonts w:ascii="Times New Roman" w:hAnsi="Times New Roman" w:cs="Times New Roman"/>
              <w:lang w:val="en-US"/>
            </w:rPr>
            <w:t xml:space="preserve"> 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gaseous water</w:t>
          </w:r>
          <w:r w:rsidR="00682B1E" w:rsidRPr="00C16A75">
            <w:rPr>
              <w:rFonts w:ascii="Times New Roman" w:hAnsi="Times New Roman" w:cs="Times New Roman"/>
              <w:lang w:val="en-US"/>
            </w:rPr>
            <w:t>, it</w:t>
          </w:r>
          <w:r w:rsidR="00BB185C" w:rsidRPr="00C16A75">
            <w:rPr>
              <w:rFonts w:ascii="Times New Roman" w:hAnsi="Times New Roman" w:cs="Times New Roman"/>
              <w:lang w:val="en-US"/>
            </w:rPr>
            <w:t xml:space="preserve"> is</w:t>
          </w:r>
          <w:hyperlink r:id="rId107" w:history="1">
            <w:r w:rsidR="00BB185C" w:rsidRPr="00C16A75">
              <w:rPr>
                <w:rStyle w:val="Hypertextovodkaz"/>
                <w:rFonts w:ascii="Times New Roman" w:hAnsi="Times New Roman" w:cs="Times New Roman"/>
                <w:lang w:val="en-US"/>
              </w:rPr>
              <w:t xml:space="preserve"> -241.8 kJ/mol</w:t>
            </w:r>
          </w:hyperlink>
          <w:r w:rsidR="00BB185C" w:rsidRPr="00C16A75">
            <w:rPr>
              <w:rFonts w:ascii="Times New Roman" w:hAnsi="Times New Roman" w:cs="Times New Roman"/>
              <w:lang w:val="en-US"/>
            </w:rPr>
            <w:t xml:space="preserve">. The free formation Gibbs energy of liquid water is </w:t>
          </w:r>
          <w:hyperlink r:id="rId108" w:history="1">
            <w:r w:rsidR="00BB185C" w:rsidRPr="00C16A75">
              <w:rPr>
                <w:rStyle w:val="Hypertextovodkaz"/>
                <w:rFonts w:ascii="Times New Roman" w:hAnsi="Times New Roman" w:cs="Times New Roman"/>
                <w:lang w:val="en-US"/>
              </w:rPr>
              <w:t xml:space="preserve">-237.1 kJ/mol </w:t>
            </w:r>
          </w:hyperlink>
          <w:r w:rsidR="00BB185C" w:rsidRPr="00C16A75">
            <w:rPr>
              <w:rFonts w:ascii="Times New Roman" w:hAnsi="Times New Roman" w:cs="Times New Roman"/>
              <w:lang w:val="en-US"/>
            </w:rPr>
            <w:t xml:space="preserve">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 xml:space="preserve">gaseous water </w:t>
          </w:r>
          <w:hyperlink r:id="rId109" w:history="1">
            <w:r w:rsidR="00BB185C" w:rsidRPr="00C16A75">
              <w:rPr>
                <w:rStyle w:val="Hypertextovodkaz"/>
                <w:rFonts w:ascii="Times New Roman" w:hAnsi="Times New Roman" w:cs="Times New Roman"/>
                <w:lang w:val="en-US"/>
              </w:rPr>
              <w:t>-228.6 kJ/mol</w:t>
            </w:r>
          </w:hyperlink>
          <w:r w:rsidR="00BB185C" w:rsidRPr="00C16A75">
            <w:rPr>
              <w:rFonts w:ascii="Times New Roman" w:hAnsi="Times New Roman" w:cs="Times New Roman"/>
              <w:lang w:val="en-US"/>
            </w:rPr>
            <w:t xml:space="preserve"> at 25°C and 100kPa. From these values</w:t>
          </w:r>
          <w:r w:rsidR="00682B1E" w:rsidRPr="00C16A75">
            <w:rPr>
              <w:rFonts w:ascii="Times New Roman" w:hAnsi="Times New Roman" w:cs="Times New Roman"/>
              <w:lang w:val="en-US"/>
            </w:rPr>
            <w:t>,</w:t>
          </w:r>
          <w:r w:rsidR="00BB185C" w:rsidRPr="00C16A75">
            <w:rPr>
              <w:rFonts w:ascii="Times New Roman" w:hAnsi="Times New Roman" w:cs="Times New Roman"/>
              <w:lang w:val="en-US"/>
            </w:rPr>
            <w:t xml:space="preserve"> free entropy of formation</w:t>
          </w:r>
          <w:r w:rsidR="00682B1E" w:rsidRPr="00C16A75">
            <w:rPr>
              <w:rFonts w:ascii="Times New Roman" w:hAnsi="Times New Roman" w:cs="Times New Roman"/>
              <w:lang w:val="en-US"/>
            </w:rPr>
            <w:t xml:space="preserve"> can be expressed</w:t>
          </w:r>
          <w:r w:rsidR="00BB185C" w:rsidRPr="00C16A75">
            <w:rPr>
              <w:rFonts w:ascii="Times New Roman" w:hAnsi="Times New Roman" w:cs="Times New Roman"/>
              <w:lang w:val="en-US"/>
            </w:rPr>
            <w:t xml:space="preserve"> as -163.1</w:t>
          </w:r>
          <w:r w:rsidR="00A44B4D" w:rsidRPr="00C16A75">
            <w:rPr>
              <w:rFonts w:ascii="Times New Roman" w:hAnsi="Times New Roman" w:cs="Times New Roman"/>
              <w:lang w:val="en-US"/>
            </w:rPr>
            <w:t>4</w:t>
          </w:r>
          <w:r w:rsidR="00BB185C" w:rsidRPr="00C16A75">
            <w:rPr>
              <w:rFonts w:ascii="Times New Roman" w:hAnsi="Times New Roman" w:cs="Times New Roman"/>
              <w:lang w:val="en-US"/>
            </w:rPr>
            <w:t xml:space="preserve"> J/mol/K for liquid water and </w:t>
          </w:r>
          <w:r w:rsidR="00A44B4D" w:rsidRPr="00C16A75">
            <w:rPr>
              <w:rFonts w:ascii="Times New Roman" w:hAnsi="Times New Roman" w:cs="Times New Roman"/>
              <w:lang w:val="en-US"/>
            </w:rPr>
            <w:t>-44.27</w:t>
          </w:r>
          <w:r w:rsidR="00EA0A29" w:rsidRPr="00C16A75">
            <w:rPr>
              <w:rFonts w:ascii="Times New Roman" w:hAnsi="Times New Roman" w:cs="Times New Roman"/>
              <w:lang w:val="en-US"/>
            </w:rPr>
            <w:t xml:space="preserve"> J/mol/K for gaseous water at 25°C and 100kPa</w:t>
          </w:r>
          <w:r w:rsidR="00A44B4D" w:rsidRPr="00C16A75">
            <w:rPr>
              <w:rFonts w:ascii="Times New Roman" w:hAnsi="Times New Roman" w:cs="Times New Roman"/>
              <w:lang w:val="en-US"/>
            </w:rPr>
            <w:t xml:space="preserve"> using </w:t>
          </w:r>
          <w:r w:rsidR="00A44B4D" w:rsidRPr="00C16A75">
            <w:rPr>
              <w:rFonts w:ascii="Times New Roman" w:hAnsi="Times New Roman" w:cs="Times New Roman"/>
              <w:lang w:val="en-US"/>
            </w:rPr>
            <w:fldChar w:fldCharType="begin"/>
          </w:r>
          <w:r w:rsidR="00A44B4D" w:rsidRPr="00C16A75">
            <w:rPr>
              <w:rFonts w:ascii="Times New Roman" w:hAnsi="Times New Roman" w:cs="Times New Roman"/>
              <w:lang w:val="en-US"/>
            </w:rPr>
            <w:instrText xml:space="preserve"> REF _Ref418472114 \h </w:instrText>
          </w:r>
          <w:r w:rsidR="00E72E24" w:rsidRPr="00C16A75">
            <w:rPr>
              <w:rFonts w:ascii="Times New Roman" w:hAnsi="Times New Roman" w:cs="Times New Roman"/>
              <w:lang w:val="en-US"/>
            </w:rPr>
            <w:instrText xml:space="preserve"> \* MERGEFORMAT </w:instrText>
          </w:r>
          <w:r w:rsidR="00A44B4D" w:rsidRPr="00C16A75">
            <w:rPr>
              <w:rFonts w:ascii="Times New Roman" w:hAnsi="Times New Roman" w:cs="Times New Roman"/>
              <w:lang w:val="en-US"/>
            </w:rPr>
          </w:r>
          <w:r w:rsidR="00A44B4D"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15</w:t>
          </w:r>
          <w:r w:rsidR="00A44B4D" w:rsidRPr="00C16A75">
            <w:rPr>
              <w:rFonts w:ascii="Times New Roman" w:hAnsi="Times New Roman" w:cs="Times New Roman"/>
              <w:lang w:val="en-US"/>
            </w:rPr>
            <w:fldChar w:fldCharType="end"/>
          </w:r>
          <w:r w:rsidR="00EA0A29" w:rsidRPr="00C16A75">
            <w:rPr>
              <w:rFonts w:ascii="Times New Roman" w:hAnsi="Times New Roman" w:cs="Times New Roman"/>
              <w:lang w:val="en-US"/>
            </w:rPr>
            <w:t>. As a result of almost constant enthalpy and entropy of formation, the free Gibbs energy of vaporization to temperature T at pressure 100kPa</w:t>
          </w:r>
          <w:r w:rsidR="00523991" w:rsidRPr="00C16A75">
            <w:rPr>
              <w:rFonts w:ascii="Times New Roman" w:hAnsi="Times New Roman" w:cs="Times New Roman"/>
              <w:lang w:val="en-US"/>
            </w:rPr>
            <w:t xml:space="preserve"> can be recalculated</w:t>
          </w:r>
          <w:r w:rsidR="00EA0A29"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C16A75" w14:paraId="5541F6C3" w14:textId="77777777" w:rsidTr="0053525A">
            <w:tc>
              <w:tcPr>
                <w:tcW w:w="6804" w:type="dxa"/>
                <w:vAlign w:val="center"/>
              </w:tcPr>
              <w:p w14:paraId="1B538F35" w14:textId="77777777" w:rsidR="00EA0A29" w:rsidRPr="00C16A75" w:rsidRDefault="002C7EC8" w:rsidP="00C16A75">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r>
                          <w:rPr>
                            <w:rFonts w:ascii="Cambria Math" w:hAnsi="Cambria Math" w:cs="Times New Roman"/>
                            <w:lang w:val="en-US"/>
                          </w:rPr>
                          <m:t>μ</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p>
                        <m:r>
                          <w:rPr>
                            <w:rFonts w:ascii="Cambria Math" w:hAnsi="Cambria Math" w:cs="Times New Roman"/>
                            <w:lang w:val="en-US"/>
                          </w:rPr>
                          <m:t>o</m:t>
                        </m:r>
                      </m:sup>
                    </m:sSup>
                  </m:oMath>
                </m:oMathPara>
              </w:p>
              <w:p w14:paraId="2D253505" w14:textId="77777777" w:rsidR="00C16A75" w:rsidRPr="00C16A75" w:rsidRDefault="00C16A75" w:rsidP="00C16A75">
                <w:pPr>
                  <w:keepNext/>
                  <w:jc w:val="both"/>
                  <w:rPr>
                    <w:rFonts w:ascii="Times New Roman" w:hAnsi="Times New Roman" w:cs="Times New Roman"/>
                    <w:lang w:val="en-US"/>
                  </w:rPr>
                </w:pPr>
              </w:p>
              <w:p w14:paraId="6FA9A0A5" w14:textId="77777777" w:rsidR="00EA0A29" w:rsidRPr="00C16A75" w:rsidRDefault="002C7EC8" w:rsidP="0053525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 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S</m:t>
                        </m:r>
                      </m:e>
                      <m:sup>
                        <m:r>
                          <w:rPr>
                            <w:rFonts w:ascii="Cambria Math" w:hAnsi="Cambria Math" w:cs="Times New Roman"/>
                            <w:lang w:val="en-US"/>
                          </w:rPr>
                          <m:t>o</m:t>
                        </m:r>
                      </m:sup>
                    </m:sSup>
                  </m:oMath>
                </m:oMathPara>
              </w:p>
            </w:tc>
            <w:tc>
              <w:tcPr>
                <w:tcW w:w="1591" w:type="dxa"/>
                <w:vAlign w:val="center"/>
              </w:tcPr>
              <w:p w14:paraId="5984C337" w14:textId="364B7089" w:rsidR="00EA0A29" w:rsidRPr="00C16A75" w:rsidRDefault="00EA0A29" w:rsidP="009647B0">
                <w:pPr>
                  <w:pStyle w:val="Titulek"/>
                  <w:keepNext/>
                  <w:spacing w:after="0"/>
                  <w:rPr>
                    <w:rFonts w:ascii="Times New Roman" w:hAnsi="Times New Roman" w:cs="Times New Roman"/>
                    <w:color w:val="auto"/>
                    <w:lang w:val="en-US"/>
                  </w:rPr>
                </w:pPr>
                <w:bookmarkStart w:id="138" w:name="_Ref418472114"/>
                <w:bookmarkStart w:id="139" w:name="_Ref418472108"/>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B5903">
                  <w:rPr>
                    <w:rFonts w:ascii="Times New Roman" w:hAnsi="Times New Roman" w:cs="Times New Roman"/>
                    <w:noProof/>
                    <w:color w:val="auto"/>
                    <w:lang w:val="en-US"/>
                  </w:rPr>
                  <w:t>15</w:t>
                </w:r>
                <w:r w:rsidRPr="00C16A75">
                  <w:rPr>
                    <w:rFonts w:ascii="Times New Roman" w:hAnsi="Times New Roman" w:cs="Times New Roman"/>
                    <w:color w:val="auto"/>
                    <w:lang w:val="en-US"/>
                  </w:rPr>
                  <w:fldChar w:fldCharType="end"/>
                </w:r>
                <w:bookmarkEnd w:id="138"/>
                <w:r w:rsidR="00523991" w:rsidRPr="00C16A75">
                  <w:rPr>
                    <w:rFonts w:ascii="Times New Roman" w:hAnsi="Times New Roman" w:cs="Times New Roman"/>
                    <w:color w:val="auto"/>
                    <w:lang w:val="en-US"/>
                  </w:rPr>
                  <w:t xml:space="preserve">: </w:t>
                </w:r>
                <w:r w:rsidR="00243AE0" w:rsidRPr="00C16A75">
                  <w:rPr>
                    <w:rFonts w:ascii="Times New Roman" w:hAnsi="Times New Roman" w:cs="Times New Roman"/>
                    <w:color w:val="auto"/>
                    <w:lang w:val="en-US"/>
                  </w:rPr>
                  <w:t>Water evaporation molar energies</w:t>
                </w:r>
                <w:bookmarkEnd w:id="139"/>
                <w:r w:rsidR="00523991" w:rsidRPr="00C16A75">
                  <w:rPr>
                    <w:rFonts w:ascii="Times New Roman" w:hAnsi="Times New Roman" w:cs="Times New Roman"/>
                    <w:color w:val="auto"/>
                    <w:lang w:val="en-US"/>
                  </w:rPr>
                  <w:t>.</w:t>
                </w:r>
              </w:p>
            </w:tc>
          </w:tr>
        </w:tbl>
        <w:p w14:paraId="5EA47240" w14:textId="107C8ACA" w:rsidR="001C05BA" w:rsidRPr="00C16A75" w:rsidRDefault="00EB692F" w:rsidP="009647B0">
          <w:pPr>
            <w:spacing w:before="240"/>
            <w:jc w:val="both"/>
            <w:rPr>
              <w:rFonts w:ascii="Times New Roman" w:hAnsi="Times New Roman" w:cs="Times New Roman"/>
              <w:i/>
              <w:lang w:val="en-US"/>
            </w:rPr>
          </w:pPr>
          <w:r w:rsidRPr="00C16A75">
            <w:rPr>
              <w:rFonts w:ascii="Times New Roman" w:hAnsi="Times New Roman" w:cs="Times New Roman"/>
              <w:i/>
              <w:lang w:val="en-US"/>
            </w:rPr>
            <w:t>T</w:t>
          </w:r>
          <w:r w:rsidR="00243AE0" w:rsidRPr="00C16A75">
            <w:rPr>
              <w:rFonts w:ascii="Times New Roman" w:hAnsi="Times New Roman" w:cs="Times New Roman"/>
              <w:i/>
              <w:lang w:val="en-US"/>
            </w:rPr>
            <w:t>he free Gibbs energy of vaporization is -440</w:t>
          </w:r>
          <w:r w:rsidR="00E266AB" w:rsidRPr="00C16A75">
            <w:rPr>
              <w:rFonts w:ascii="Times New Roman" w:hAnsi="Times New Roman" w:cs="Times New Roman"/>
              <w:i/>
              <w:lang w:val="en-US"/>
            </w:rPr>
            <w:t>3</w:t>
          </w:r>
          <w:r w:rsidR="00243AE0" w:rsidRPr="00C16A75">
            <w:rPr>
              <w:rFonts w:ascii="Times New Roman" w:hAnsi="Times New Roman" w:cs="Times New Roman"/>
              <w:i/>
              <w:lang w:val="en-US"/>
            </w:rPr>
            <w:t>0+118</w:t>
          </w:r>
          <w:r w:rsidR="00A44B4D" w:rsidRPr="00C16A75">
            <w:rPr>
              <w:rFonts w:ascii="Times New Roman" w:hAnsi="Times New Roman" w:cs="Times New Roman"/>
              <w:i/>
              <w:lang w:val="en-US"/>
            </w:rPr>
            <w:t>.86</w:t>
          </w:r>
          <w:r w:rsidR="00E266AB" w:rsidRPr="00C16A75">
            <w:rPr>
              <w:rFonts w:ascii="Times New Roman" w:hAnsi="Times New Roman" w:cs="Times New Roman"/>
              <w:i/>
              <w:lang w:val="en-US"/>
            </w:rPr>
            <w:t>7</w:t>
          </w:r>
          <w:r w:rsidR="00243AE0" w:rsidRPr="00C16A75">
            <w:rPr>
              <w:rFonts w:ascii="Times New Roman" w:hAnsi="Times New Roman" w:cs="Times New Roman"/>
              <w:i/>
              <w:lang w:val="en-US"/>
            </w:rPr>
            <w:t xml:space="preserve">*T and the vapor pressure of water is </w:t>
          </w:r>
          <w:r w:rsidR="00160C2C" w:rsidRPr="00C16A75">
            <w:rPr>
              <w:rFonts w:ascii="Times New Roman" w:hAnsi="Times New Roman" w:cs="Times New Roman"/>
              <w:i/>
              <w:lang w:val="en-US"/>
            </w:rPr>
            <w:t>x</w:t>
          </w:r>
          <w:r w:rsidR="00160C2C" w:rsidRPr="00C16A75">
            <w:rPr>
              <w:rFonts w:ascii="Times New Roman" w:hAnsi="Times New Roman" w:cs="Times New Roman"/>
              <w:i/>
              <w:vertAlign w:val="subscript"/>
              <w:lang w:val="en-US"/>
            </w:rPr>
            <w:t>H2O</w:t>
          </w:r>
          <w:r w:rsidR="00160C2C" w:rsidRPr="00C16A75">
            <w:rPr>
              <w:rFonts w:ascii="Times New Roman" w:hAnsi="Times New Roman" w:cs="Times New Roman"/>
              <w:i/>
              <w:lang w:val="en-US"/>
            </w:rPr>
            <w:t>*</w:t>
          </w:r>
          <w:proofErr w:type="gramStart"/>
          <w:r w:rsidR="00160C2C" w:rsidRPr="00C16A75">
            <w:rPr>
              <w:rFonts w:ascii="Times New Roman" w:hAnsi="Times New Roman" w:cs="Times New Roman"/>
              <w:i/>
              <w:lang w:val="en-US"/>
            </w:rPr>
            <w:t>exp(</w:t>
          </w:r>
          <w:proofErr w:type="gramEnd"/>
          <w:r w:rsidR="00160C2C" w:rsidRPr="00C16A75">
            <w:rPr>
              <w:rFonts w:ascii="Times New Roman" w:hAnsi="Times New Roman" w:cs="Times New Roman"/>
              <w:i/>
              <w:lang w:val="en-US"/>
            </w:rPr>
            <w:t>(-440</w:t>
          </w:r>
          <w:r w:rsidR="00E266AB" w:rsidRPr="00C16A75">
            <w:rPr>
              <w:rFonts w:ascii="Times New Roman" w:hAnsi="Times New Roman" w:cs="Times New Roman"/>
              <w:i/>
              <w:lang w:val="en-US"/>
            </w:rPr>
            <w:t>3</w:t>
          </w:r>
          <w:r w:rsidR="00160C2C" w:rsidRPr="00C16A75">
            <w:rPr>
              <w:rFonts w:ascii="Times New Roman" w:hAnsi="Times New Roman" w:cs="Times New Roman"/>
              <w:i/>
              <w:lang w:val="en-US"/>
            </w:rPr>
            <w:t>0/T+118</w:t>
          </w:r>
          <w:r w:rsidR="00E266AB" w:rsidRPr="00C16A75">
            <w:rPr>
              <w:rFonts w:ascii="Times New Roman" w:hAnsi="Times New Roman" w:cs="Times New Roman"/>
              <w:i/>
              <w:lang w:val="en-US"/>
            </w:rPr>
            <w:t>.867</w:t>
          </w:r>
          <w:r w:rsidR="00160C2C" w:rsidRPr="00C16A75">
            <w:rPr>
              <w:rFonts w:ascii="Times New Roman" w:hAnsi="Times New Roman" w:cs="Times New Roman"/>
              <w:i/>
              <w:lang w:val="en-US"/>
            </w:rPr>
            <w:t xml:space="preserve">)/8.314 bar. Using this relation for pure water at </w:t>
          </w:r>
          <w:r w:rsidR="00523991" w:rsidRPr="00C16A75">
            <w:rPr>
              <w:rFonts w:ascii="Times New Roman" w:hAnsi="Times New Roman" w:cs="Times New Roman"/>
              <w:i/>
              <w:lang w:val="en-US"/>
            </w:rPr>
            <w:t xml:space="preserve">a </w:t>
          </w:r>
          <w:r w:rsidR="00160C2C" w:rsidRPr="00C16A75">
            <w:rPr>
              <w:rFonts w:ascii="Times New Roman" w:hAnsi="Times New Roman" w:cs="Times New Roman"/>
              <w:i/>
              <w:lang w:val="en-US"/>
            </w:rPr>
            <w:t xml:space="preserve">body temperature of 310 K (37°C) </w:t>
          </w:r>
          <w:r w:rsidR="000B7EBB" w:rsidRPr="00C16A75">
            <w:rPr>
              <w:rFonts w:ascii="Times New Roman" w:hAnsi="Times New Roman" w:cs="Times New Roman"/>
              <w:i/>
              <w:lang w:val="en-US"/>
            </w:rPr>
            <w:t xml:space="preserve">and normal atmospheric pressure of 100kPa </w:t>
          </w:r>
          <w:r w:rsidR="00160C2C" w:rsidRPr="00C16A75">
            <w:rPr>
              <w:rFonts w:ascii="Times New Roman" w:hAnsi="Times New Roman" w:cs="Times New Roman"/>
              <w:i/>
              <w:lang w:val="en-US"/>
            </w:rPr>
            <w:t>we get</w:t>
          </w:r>
          <w:r w:rsidR="000B7EBB" w:rsidRPr="00C16A75">
            <w:rPr>
              <w:rFonts w:ascii="Times New Roman" w:hAnsi="Times New Roman" w:cs="Times New Roman"/>
              <w:i/>
              <w:lang w:val="en-US"/>
            </w:rPr>
            <w:t xml:space="preserve"> the vapor pressure</w:t>
          </w:r>
          <w:r w:rsidR="00160C2C" w:rsidRPr="00C16A75">
            <w:rPr>
              <w:rFonts w:ascii="Times New Roman" w:hAnsi="Times New Roman" w:cs="Times New Roman"/>
              <w:i/>
              <w:lang w:val="en-US"/>
            </w:rPr>
            <w:t xml:space="preserve"> 6.</w:t>
          </w:r>
          <w:r w:rsidR="00B15CD7" w:rsidRPr="00C16A75">
            <w:rPr>
              <w:rFonts w:ascii="Times New Roman" w:hAnsi="Times New Roman" w:cs="Times New Roman"/>
              <w:i/>
              <w:lang w:val="en-US"/>
            </w:rPr>
            <w:t>22</w:t>
          </w:r>
          <w:r w:rsidR="00160C2C" w:rsidRPr="00C16A75">
            <w:rPr>
              <w:rFonts w:ascii="Times New Roman" w:hAnsi="Times New Roman" w:cs="Times New Roman"/>
              <w:i/>
              <w:lang w:val="en-US"/>
            </w:rPr>
            <w:t xml:space="preserve"> kPa</w:t>
          </w:r>
          <w:r w:rsidR="00372991" w:rsidRPr="00C16A75">
            <w:rPr>
              <w:rFonts w:ascii="Times New Roman" w:hAnsi="Times New Roman" w:cs="Times New Roman"/>
              <w:i/>
              <w:lang w:val="en-US"/>
            </w:rPr>
            <w:t xml:space="preserve"> (47</w:t>
          </w:r>
          <w:r w:rsidR="00B15CD7" w:rsidRPr="00C16A75">
            <w:rPr>
              <w:rFonts w:ascii="Times New Roman" w:hAnsi="Times New Roman" w:cs="Times New Roman"/>
              <w:i/>
              <w:lang w:val="en-US"/>
            </w:rPr>
            <w:t>.2</w:t>
          </w:r>
          <w:r w:rsidR="00372991" w:rsidRPr="00C16A75">
            <w:rPr>
              <w:rFonts w:ascii="Times New Roman" w:hAnsi="Times New Roman" w:cs="Times New Roman"/>
              <w:i/>
              <w:lang w:val="en-US"/>
            </w:rPr>
            <w:t>mmHg)</w:t>
          </w:r>
          <w:r w:rsidR="000B7EBB" w:rsidRPr="00C16A75">
            <w:rPr>
              <w:rFonts w:ascii="Times New Roman" w:hAnsi="Times New Roman" w:cs="Times New Roman"/>
              <w:i/>
              <w:lang w:val="en-US"/>
            </w:rPr>
            <w:t xml:space="preserve"> at equilibrium of the vaporization process</w:t>
          </w:r>
          <w:r w:rsidR="00160C2C" w:rsidRPr="00C16A75">
            <w:rPr>
              <w:rFonts w:ascii="Times New Roman" w:hAnsi="Times New Roman" w:cs="Times New Roman"/>
              <w:i/>
              <w:lang w:val="en-US"/>
            </w:rPr>
            <w:t>.</w:t>
          </w:r>
          <w:r w:rsidR="00B15CD7" w:rsidRPr="00C16A75">
            <w:rPr>
              <w:rFonts w:ascii="Times New Roman" w:hAnsi="Times New Roman" w:cs="Times New Roman"/>
              <w:i/>
              <w:lang w:val="en-US"/>
            </w:rPr>
            <w:t xml:space="preserve"> This value is close to the observation of </w:t>
          </w:r>
          <w:hyperlink r:id="rId110" w:history="1">
            <w:r w:rsidR="00B15CD7" w:rsidRPr="00C16A75">
              <w:rPr>
                <w:rStyle w:val="Hypertextovodkaz"/>
                <w:rFonts w:ascii="Times New Roman" w:hAnsi="Times New Roman" w:cs="Times New Roman"/>
                <w:i/>
                <w:lang w:val="en-US"/>
              </w:rPr>
              <w:t>6.28 kPa (47.7mmHg)</w:t>
            </w:r>
          </w:hyperlink>
          <w:r w:rsidR="00B15CD7" w:rsidRPr="00C16A75">
            <w:rPr>
              <w:rFonts w:ascii="Times New Roman" w:hAnsi="Times New Roman" w:cs="Times New Roman"/>
              <w:i/>
              <w:lang w:val="en-US"/>
            </w:rPr>
            <w:t>.</w:t>
          </w:r>
          <w:r w:rsidR="00991238" w:rsidRPr="00C16A75">
            <w:rPr>
              <w:rFonts w:ascii="Times New Roman" w:hAnsi="Times New Roman" w:cs="Times New Roman"/>
              <w:lang w:val="en-US"/>
            </w:rPr>
            <w:t xml:space="preserve"> </w:t>
          </w:r>
        </w:p>
        <w:p w14:paraId="65BFF22A" w14:textId="2D6ADF12" w:rsidR="001C05BA" w:rsidRPr="00C16A75" w:rsidRDefault="00C16A75" w:rsidP="001C05BA">
          <w:pPr>
            <w:pStyle w:val="Nadpis3"/>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39104" behindDoc="1" locked="0" layoutInCell="1" allowOverlap="1" wp14:anchorId="0CA65CD3" wp14:editId="3183D8B1">
                <wp:simplePos x="0" y="0"/>
                <wp:positionH relativeFrom="column">
                  <wp:posOffset>-863600</wp:posOffset>
                </wp:positionH>
                <wp:positionV relativeFrom="paragraph">
                  <wp:posOffset>226716</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11">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DC01F3" w:rsidRPr="00C16A75">
            <w:rPr>
              <w:rFonts w:ascii="Times New Roman" w:hAnsi="Times New Roman" w:cs="Times New Roman"/>
              <w:lang w:val="en-US"/>
            </w:rPr>
            <w:t xml:space="preserve">Stream, </w:t>
          </w:r>
          <w:r w:rsidR="001C05BA" w:rsidRPr="00C16A75">
            <w:rPr>
              <w:rFonts w:ascii="Times New Roman" w:hAnsi="Times New Roman" w:cs="Times New Roman"/>
              <w:lang w:val="en-US"/>
            </w:rPr>
            <w:t>degradation and clearance</w:t>
          </w:r>
        </w:p>
        <w:p w14:paraId="0FBA2B33" w14:textId="0BE00D4C" w:rsidR="00277754" w:rsidRPr="00C16A75" w:rsidRDefault="00277754" w:rsidP="00911E3F">
          <w:pPr>
            <w:jc w:val="both"/>
            <w:rPr>
              <w:rFonts w:ascii="Times New Roman" w:hAnsi="Times New Roman" w:cs="Times New Roman"/>
              <w:lang w:val="en-US"/>
            </w:rPr>
          </w:pPr>
          <w:r w:rsidRPr="00C16A75">
            <w:rPr>
              <w:rFonts w:ascii="Times New Roman" w:hAnsi="Times New Roman" w:cs="Times New Roman"/>
              <w:lang w:val="en-US"/>
            </w:rPr>
            <w:t xml:space="preserve">The chemical substance can be transported together with </w:t>
          </w:r>
          <w:r w:rsidR="00CC3CB1" w:rsidRPr="00C16A75">
            <w:rPr>
              <w:rFonts w:ascii="Times New Roman" w:hAnsi="Times New Roman" w:cs="Times New Roman"/>
              <w:lang w:val="en-US"/>
            </w:rPr>
            <w:t xml:space="preserve">their chemical </w:t>
          </w:r>
          <w:r w:rsidRPr="00C16A75">
            <w:rPr>
              <w:rFonts w:ascii="Times New Roman" w:hAnsi="Times New Roman" w:cs="Times New Roman"/>
              <w:lang w:val="en-US"/>
            </w:rPr>
            <w:t>solution. The component modeling volumetric flow of solution is called</w:t>
          </w:r>
          <w:r w:rsidR="00523991"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Pr="00C16A75">
            <w:rPr>
              <w:rFonts w:ascii="Times New Roman" w:hAnsi="Times New Roman" w:cs="Times New Roman"/>
              <w:b/>
              <w:lang w:val="en-US"/>
            </w:rPr>
            <w:t>stream</w:t>
          </w:r>
          <w:r w:rsidRPr="00C16A75">
            <w:rPr>
              <w:rFonts w:ascii="Times New Roman" w:hAnsi="Times New Roman" w:cs="Times New Roman"/>
              <w:lang w:val="en-US"/>
            </w:rPr>
            <w:t>. Typically</w:t>
          </w:r>
          <w:r w:rsidR="00523991" w:rsidRPr="00C16A75">
            <w:rPr>
              <w:rFonts w:ascii="Times New Roman" w:hAnsi="Times New Roman" w:cs="Times New Roman"/>
              <w:lang w:val="en-US"/>
            </w:rPr>
            <w:t>,</w:t>
          </w:r>
          <w:r w:rsidRPr="00C16A75">
            <w:rPr>
              <w:rFonts w:ascii="Times New Roman" w:hAnsi="Times New Roman" w:cs="Times New Roman"/>
              <w:lang w:val="en-US"/>
            </w:rPr>
            <w:t xml:space="preserve"> </w:t>
          </w:r>
          <w:r w:rsidR="00523991" w:rsidRPr="00C16A75">
            <w:rPr>
              <w:rFonts w:ascii="Times New Roman" w:hAnsi="Times New Roman" w:cs="Times New Roman"/>
              <w:lang w:val="en-US"/>
            </w:rPr>
            <w:t>the</w:t>
          </w:r>
          <w:r w:rsidRPr="00C16A75">
            <w:rPr>
              <w:rFonts w:ascii="Times New Roman" w:hAnsi="Times New Roman" w:cs="Times New Roman"/>
              <w:lang w:val="en-US"/>
            </w:rPr>
            <w:t xml:space="preserve"> stream </w:t>
          </w:r>
          <w:r w:rsidR="00523991" w:rsidRPr="00C16A75">
            <w:rPr>
              <w:rFonts w:ascii="Times New Roman" w:hAnsi="Times New Roman" w:cs="Times New Roman"/>
              <w:lang w:val="en-US"/>
            </w:rPr>
            <w:t xml:space="preserve">is </w:t>
          </w:r>
          <w:r w:rsidRPr="00C16A75">
            <w:rPr>
              <w:rFonts w:ascii="Times New Roman" w:hAnsi="Times New Roman" w:cs="Times New Roman"/>
              <w:lang w:val="en-US"/>
            </w:rPr>
            <w:lastRenderedPageBreak/>
            <w:t xml:space="preserve">used </w:t>
          </w:r>
          <w:r w:rsidR="00523991" w:rsidRPr="00C16A75">
            <w:rPr>
              <w:rFonts w:ascii="Times New Roman" w:hAnsi="Times New Roman" w:cs="Times New Roman"/>
              <w:lang w:val="en-US"/>
            </w:rPr>
            <w:t xml:space="preserve">alongside the </w:t>
          </w:r>
          <w:r w:rsidRPr="00C16A75">
            <w:rPr>
              <w:rFonts w:ascii="Times New Roman" w:hAnsi="Times New Roman" w:cs="Times New Roman"/>
              <w:lang w:val="en-US"/>
            </w:rPr>
            <w:t>air</w:t>
          </w:r>
          <w:r w:rsidR="00CC3CB1" w:rsidRPr="00C16A75">
            <w:rPr>
              <w:rFonts w:ascii="Times New Roman" w:hAnsi="Times New Roman" w:cs="Times New Roman"/>
              <w:lang w:val="en-US"/>
            </w:rPr>
            <w:t xml:space="preserve"> </w:t>
          </w:r>
          <w:r w:rsidRPr="00C16A75">
            <w:rPr>
              <w:rFonts w:ascii="Times New Roman" w:hAnsi="Times New Roman" w:cs="Times New Roman"/>
              <w:lang w:val="en-US"/>
            </w:rPr>
            <w:t>transport</w:t>
          </w:r>
          <w:r w:rsidR="00523991" w:rsidRPr="00C16A75">
            <w:rPr>
              <w:rFonts w:ascii="Times New Roman" w:hAnsi="Times New Roman" w:cs="Times New Roman"/>
              <w:lang w:val="en-US"/>
            </w:rPr>
            <w:t>ation</w:t>
          </w:r>
          <w:r w:rsidRPr="00C16A75">
            <w:rPr>
              <w:rFonts w:ascii="Times New Roman" w:hAnsi="Times New Roman" w:cs="Times New Roman"/>
              <w:lang w:val="en-US"/>
            </w:rPr>
            <w:t xml:space="preserve"> of oxygen or carbon dioxide </w:t>
          </w:r>
          <w:r w:rsidR="001462AF" w:rsidRPr="00C16A75">
            <w:rPr>
              <w:rFonts w:ascii="Times New Roman" w:hAnsi="Times New Roman" w:cs="Times New Roman"/>
              <w:lang w:val="en-US"/>
            </w:rPr>
            <w:t>during ventilation</w:t>
          </w:r>
          <w:r w:rsidR="00523991"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for </w:t>
          </w:r>
          <w:r w:rsidR="00523991" w:rsidRPr="00C16A75">
            <w:rPr>
              <w:rFonts w:ascii="Times New Roman" w:hAnsi="Times New Roman" w:cs="Times New Roman"/>
              <w:lang w:val="en-US"/>
            </w:rPr>
            <w:t xml:space="preserve">the </w:t>
          </w:r>
          <w:r w:rsidRPr="00C16A75">
            <w:rPr>
              <w:rFonts w:ascii="Times New Roman" w:hAnsi="Times New Roman" w:cs="Times New Roman"/>
              <w:lang w:val="en-US"/>
            </w:rPr>
            <w:t xml:space="preserve">transportation of substances </w:t>
          </w:r>
          <w:r w:rsidR="001462AF" w:rsidRPr="00C16A75">
            <w:rPr>
              <w:rFonts w:ascii="Times New Roman" w:hAnsi="Times New Roman" w:cs="Times New Roman"/>
              <w:lang w:val="en-US"/>
            </w:rPr>
            <w:t>using</w:t>
          </w:r>
          <w:r w:rsidRPr="00C16A75">
            <w:rPr>
              <w:rFonts w:ascii="Times New Roman" w:hAnsi="Times New Roman" w:cs="Times New Roman"/>
              <w:lang w:val="en-US"/>
            </w:rPr>
            <w:t xml:space="preserve"> blood</w:t>
          </w:r>
          <w:r w:rsidR="001462AF" w:rsidRPr="00C16A75">
            <w:rPr>
              <w:rFonts w:ascii="Times New Roman" w:hAnsi="Times New Roman" w:cs="Times New Roman"/>
              <w:lang w:val="en-US"/>
            </w:rPr>
            <w:t xml:space="preserve"> circulation</w:t>
          </w:r>
          <w:r w:rsidRPr="00C16A75">
            <w:rPr>
              <w:rFonts w:ascii="Times New Roman" w:hAnsi="Times New Roman" w:cs="Times New Roman"/>
              <w:lang w:val="en-US"/>
            </w:rPr>
            <w:t>.</w:t>
          </w:r>
          <w:r w:rsidR="001462AF" w:rsidRPr="00C16A75">
            <w:rPr>
              <w:rFonts w:ascii="Times New Roman" w:hAnsi="Times New Roman" w:cs="Times New Roman"/>
              <w:lang w:val="en-US"/>
            </w:rPr>
            <w:t xml:space="preserve"> The calculated molar flow of </w:t>
          </w:r>
          <w:r w:rsidR="00855AEB" w:rsidRPr="00C16A75">
            <w:rPr>
              <w:rFonts w:ascii="Times New Roman" w:hAnsi="Times New Roman" w:cs="Times New Roman"/>
              <w:lang w:val="en-US"/>
            </w:rPr>
            <w:t xml:space="preserve">an </w:t>
          </w:r>
          <w:r w:rsidR="001462AF" w:rsidRPr="00C16A75">
            <w:rPr>
              <w:rFonts w:ascii="Times New Roman" w:hAnsi="Times New Roman" w:cs="Times New Roman"/>
              <w:lang w:val="en-US"/>
            </w:rPr>
            <w:t xml:space="preserve">entrained substance </w:t>
          </w:r>
          <w:r w:rsidR="00855AEB" w:rsidRPr="00C16A75">
            <w:rPr>
              <w:rFonts w:ascii="Times New Roman" w:hAnsi="Times New Roman" w:cs="Times New Roman"/>
              <w:lang w:val="en-US"/>
            </w:rPr>
            <w:t xml:space="preserve">labeled </w:t>
          </w:r>
          <w:r w:rsidR="001462AF" w:rsidRPr="00C16A75">
            <w:rPr>
              <w:rFonts w:ascii="Times New Roman" w:hAnsi="Times New Roman" w:cs="Times New Roman"/>
              <w:lang w:val="en-US"/>
            </w:rPr>
            <w:t xml:space="preserve">as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is </w:t>
          </w:r>
          <w:r w:rsidR="00855AEB" w:rsidRPr="00C16A75">
            <w:rPr>
              <w:rFonts w:ascii="Times New Roman" w:hAnsi="Times New Roman" w:cs="Times New Roman"/>
              <w:lang w:val="en-US"/>
            </w:rPr>
            <w:t xml:space="preserve">in this instance </w:t>
          </w:r>
          <w:r w:rsidR="001462AF" w:rsidRPr="00C16A75">
            <w:rPr>
              <w:rFonts w:ascii="Times New Roman" w:hAnsi="Times New Roman" w:cs="Times New Roman"/>
              <w:lang w:val="en-US"/>
            </w:rPr>
            <w:t xml:space="preserve">the </w:t>
          </w:r>
          <w:r w:rsidR="00DC01F3" w:rsidRPr="00C16A75">
            <w:rPr>
              <w:rFonts w:ascii="Times New Roman" w:hAnsi="Times New Roman" w:cs="Times New Roman"/>
              <w:lang w:val="en-US"/>
            </w:rPr>
            <w:t>molar</w:t>
          </w:r>
          <w:r w:rsidR="001462AF" w:rsidRPr="00C16A75">
            <w:rPr>
              <w:rFonts w:ascii="Times New Roman" w:hAnsi="Times New Roman" w:cs="Times New Roman"/>
              <w:lang w:val="en-US"/>
            </w:rPr>
            <w:t xml:space="preserve"> flow of </w:t>
          </w:r>
          <w:r w:rsidR="00855AEB" w:rsidRPr="00C16A75">
            <w:rPr>
              <w:rFonts w:ascii="Times New Roman" w:hAnsi="Times New Roman" w:cs="Times New Roman"/>
              <w:lang w:val="en-US"/>
            </w:rPr>
            <w:t xml:space="preserve">the entire </w:t>
          </w:r>
          <w:r w:rsidR="001462AF" w:rsidRPr="00C16A75">
            <w:rPr>
              <w:rFonts w:ascii="Times New Roman" w:hAnsi="Times New Roman" w:cs="Times New Roman"/>
              <w:lang w:val="en-US"/>
            </w:rPr>
            <w:t xml:space="preserve">solution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1462AF" w:rsidRPr="00C16A75">
            <w:rPr>
              <w:rFonts w:ascii="Times New Roman" w:hAnsi="Times New Roman" w:cs="Times New Roman"/>
              <w:lang w:val="en-US"/>
            </w:rPr>
            <w:t xml:space="preserve"> multiplied by </w:t>
          </w:r>
          <w:r w:rsidR="00855AEB" w:rsidRPr="00C16A75">
            <w:rPr>
              <w:rFonts w:ascii="Times New Roman" w:hAnsi="Times New Roman" w:cs="Times New Roman"/>
              <w:lang w:val="en-US"/>
            </w:rPr>
            <w:t xml:space="preserve">the </w:t>
          </w:r>
          <w:r w:rsidR="00DC01F3" w:rsidRPr="00C16A75">
            <w:rPr>
              <w:rFonts w:ascii="Times New Roman" w:hAnsi="Times New Roman" w:cs="Times New Roman"/>
              <w:lang w:val="en-US"/>
            </w:rPr>
            <w:t xml:space="preserve">mole fraction </w:t>
          </w:r>
          <w:r w:rsidR="00DC01F3" w:rsidRPr="00C16A75">
            <w:rPr>
              <w:rFonts w:ascii="Times New Roman" w:hAnsi="Times New Roman" w:cs="Times New Roman"/>
              <w:i/>
              <w:lang w:val="en-US"/>
            </w:rPr>
            <w:t>x</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in the origin</w:t>
          </w:r>
          <w:r w:rsidR="00855AEB" w:rsidRPr="00C16A75">
            <w:rPr>
              <w:rFonts w:ascii="Times New Roman" w:hAnsi="Times New Roman" w:cs="Times New Roman"/>
              <w:lang w:val="en-US"/>
            </w:rPr>
            <w:t xml:space="preserve">al </w:t>
          </w:r>
          <w:r w:rsidR="001462AF" w:rsidRPr="00C16A75">
            <w:rPr>
              <w:rFonts w:ascii="Times New Roman" w:hAnsi="Times New Roman" w:cs="Times New Roman"/>
              <w:lang w:val="en-US"/>
            </w:rPr>
            <w:t>stream</w:t>
          </w:r>
          <w:r w:rsidR="00855AEB" w:rsidRPr="00C16A75">
            <w:rPr>
              <w:rFonts w:ascii="Times New Roman" w:hAnsi="Times New Roman" w:cs="Times New Roman"/>
              <w:lang w:val="en-US"/>
            </w:rPr>
            <w:t>,</w:t>
          </w:r>
          <w:r w:rsidR="001462AF" w:rsidRPr="00C16A75">
            <w:rPr>
              <w:rFonts w:ascii="Times New Roman" w:hAnsi="Times New Roman" w:cs="Times New Roman"/>
              <w:lang w:val="en-US"/>
            </w:rPr>
            <w:t xml:space="preserve"> </w:t>
          </w:r>
          <w:r w:rsidR="00DC01F3" w:rsidRPr="00C16A75">
            <w:rPr>
              <w:rFonts w:ascii="Times New Roman" w:hAnsi="Times New Roman" w:cs="Times New Roman"/>
              <w:lang w:val="en-US"/>
            </w:rPr>
            <w:t>as</w:t>
          </w:r>
          <w:r w:rsidR="001462AF"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shown in </w:t>
          </w:r>
          <w:r w:rsidR="001462AF" w:rsidRPr="00C16A75">
            <w:rPr>
              <w:rFonts w:ascii="Times New Roman" w:hAnsi="Times New Roman" w:cs="Times New Roman"/>
              <w:lang w:val="en-US"/>
            </w:rPr>
            <w:fldChar w:fldCharType="begin"/>
          </w:r>
          <w:r w:rsidR="001462AF" w:rsidRPr="00C16A75">
            <w:rPr>
              <w:rFonts w:ascii="Times New Roman" w:hAnsi="Times New Roman" w:cs="Times New Roman"/>
              <w:lang w:val="en-US"/>
            </w:rPr>
            <w:instrText xml:space="preserve"> REF _Ref407098764 \h </w:instrText>
          </w:r>
          <w:r w:rsidR="00BE55F4" w:rsidRPr="00C16A75">
            <w:rPr>
              <w:rFonts w:ascii="Times New Roman" w:hAnsi="Times New Roman" w:cs="Times New Roman"/>
              <w:lang w:val="en-US"/>
            </w:rPr>
            <w:instrText xml:space="preserve"> \* MERGEFORMAT </w:instrText>
          </w:r>
          <w:r w:rsidR="001462AF" w:rsidRPr="00C16A75">
            <w:rPr>
              <w:rFonts w:ascii="Times New Roman" w:hAnsi="Times New Roman" w:cs="Times New Roman"/>
              <w:lang w:val="en-US"/>
            </w:rPr>
          </w:r>
          <w:r w:rsidR="001462A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16</w:t>
          </w:r>
          <w:r w:rsidR="001462AF" w:rsidRPr="00C16A75">
            <w:rPr>
              <w:rFonts w:ascii="Times New Roman" w:hAnsi="Times New Roman" w:cs="Times New Roman"/>
              <w:lang w:val="en-US"/>
            </w:rPr>
            <w:fldChar w:fldCharType="end"/>
          </w:r>
          <w:r w:rsidR="001462AF"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7"/>
            <w:gridCol w:w="1278"/>
          </w:tblGrid>
          <w:tr w:rsidR="00277754" w:rsidRPr="00C16A75" w14:paraId="72FF8B1F" w14:textId="77777777" w:rsidTr="003D7E4C">
            <w:trPr>
              <w:trHeight w:val="567"/>
              <w:jc w:val="center"/>
            </w:trPr>
            <w:tc>
              <w:tcPr>
                <w:tcW w:w="7117" w:type="dxa"/>
                <w:vAlign w:val="center"/>
              </w:tcPr>
              <w:p w14:paraId="7417F341" w14:textId="77777777" w:rsidR="00277754" w:rsidRPr="00C16A75" w:rsidRDefault="002C7EC8" w:rsidP="00DC01F3">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=∂n∙</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55DBF980" w14:textId="15CE60B9" w:rsidR="00277754" w:rsidRPr="00C16A75" w:rsidRDefault="00277754" w:rsidP="003D7E4C">
                <w:pPr>
                  <w:pStyle w:val="Titulek"/>
                  <w:spacing w:after="0"/>
                  <w:rPr>
                    <w:rFonts w:ascii="Times New Roman" w:hAnsi="Times New Roman" w:cs="Times New Roman"/>
                    <w:lang w:val="en-US"/>
                  </w:rPr>
                </w:pPr>
                <w:bookmarkStart w:id="140" w:name="_Ref40709876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16</w:t>
                </w:r>
                <w:r w:rsidRPr="00C16A75">
                  <w:rPr>
                    <w:rFonts w:ascii="Times New Roman" w:hAnsi="Times New Roman" w:cs="Times New Roman"/>
                    <w:lang w:val="en-US"/>
                  </w:rPr>
                  <w:fldChar w:fldCharType="end"/>
                </w:r>
                <w:bookmarkEnd w:id="140"/>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Stream</w:t>
                </w:r>
                <w:r w:rsidR="00855AEB" w:rsidRPr="00C16A75">
                  <w:rPr>
                    <w:rFonts w:ascii="Times New Roman" w:hAnsi="Times New Roman" w:cs="Times New Roman"/>
                    <w:lang w:val="en-US"/>
                  </w:rPr>
                  <w:t>.</w:t>
                </w:r>
              </w:p>
            </w:tc>
          </w:tr>
          <w:tr w:rsidR="00B0440B" w:rsidRPr="00C16A75" w14:paraId="70AB0B59" w14:textId="77777777" w:rsidTr="003D7E4C">
            <w:trPr>
              <w:trHeight w:val="567"/>
              <w:jc w:val="center"/>
            </w:trPr>
            <w:tc>
              <w:tcPr>
                <w:tcW w:w="7117" w:type="dxa"/>
                <w:vAlign w:val="center"/>
              </w:tcPr>
              <w:p w14:paraId="50892C7B" w14:textId="77777777" w:rsidR="00B0440B" w:rsidRPr="00C16A75" w:rsidRDefault="002C7EC8" w:rsidP="00372C42">
                <w:pPr>
                  <w:keepNext/>
                  <w:jc w:val="both"/>
                  <w:rPr>
                    <w:rFonts w:ascii="Times New Roman" w:eastAsia="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=Clearance∙</m:t>
                    </m:r>
                    <m:sSub>
                      <m:sSubPr>
                        <m:ctrlPr>
                          <w:rPr>
                            <w:rFonts w:ascii="Cambria Math" w:hAnsi="Cambria Math" w:cs="Times New Roman"/>
                            <w:i/>
                            <w:lang w:val="en-US"/>
                          </w:rPr>
                        </m:ctrlPr>
                      </m:sSubPr>
                      <m:e>
                        <m:r>
                          <w:rPr>
                            <w:rFonts w:ascii="Cambria Math" w:hAnsi="Cambria Math" w:cs="Times New Roman"/>
                            <w:lang w:val="en-US"/>
                          </w:rPr>
                          <m:t>ρ</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397C4D37" w14:textId="29615095" w:rsidR="00B0440B" w:rsidRPr="00C16A75" w:rsidRDefault="00B0440B" w:rsidP="003D7E4C">
                <w:pPr>
                  <w:pStyle w:val="Titulek"/>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17</w:t>
                </w:r>
                <w:r w:rsidRPr="00C16A75">
                  <w:rPr>
                    <w:rFonts w:ascii="Times New Roman" w:hAnsi="Times New Roman" w:cs="Times New Roman"/>
                    <w:lang w:val="en-US"/>
                  </w:rPr>
                  <w:fldChar w:fldCharType="end"/>
                </w:r>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Clearance</w:t>
                </w:r>
                <w:r w:rsidR="00855AEB" w:rsidRPr="00C16A75">
                  <w:rPr>
                    <w:rFonts w:ascii="Times New Roman" w:hAnsi="Times New Roman" w:cs="Times New Roman"/>
                    <w:lang w:val="en-US"/>
                  </w:rPr>
                  <w:t>.</w:t>
                </w:r>
              </w:p>
            </w:tc>
          </w:tr>
        </w:tbl>
        <w:p w14:paraId="6CDF4366" w14:textId="21F9273D" w:rsidR="00277754" w:rsidRPr="00C16A75" w:rsidRDefault="001462AF" w:rsidP="009647B0">
          <w:pPr>
            <w:spacing w:before="240"/>
            <w:ind w:firstLine="708"/>
            <w:jc w:val="both"/>
            <w:rPr>
              <w:rFonts w:ascii="Times New Roman" w:hAnsi="Times New Roman" w:cs="Times New Roman"/>
              <w:lang w:val="en-US"/>
            </w:rPr>
          </w:pPr>
          <w:r w:rsidRPr="00C16A75">
            <w:rPr>
              <w:rFonts w:ascii="Times New Roman" w:hAnsi="Times New Roman" w:cs="Times New Roman"/>
              <w:lang w:val="en-US"/>
            </w:rPr>
            <w:t>An</w:t>
          </w:r>
          <w:r w:rsidR="00B0440B" w:rsidRPr="00C16A75">
            <w:rPr>
              <w:rFonts w:ascii="Times New Roman" w:hAnsi="Times New Roman" w:cs="Times New Roman"/>
              <w:lang w:val="en-US"/>
            </w:rPr>
            <w:t xml:space="preserve"> analogy of stream calculation is in medicine </w:t>
          </w:r>
          <w:r w:rsidR="00855AEB" w:rsidRPr="00C16A75">
            <w:rPr>
              <w:rFonts w:ascii="Times New Roman" w:hAnsi="Times New Roman" w:cs="Times New Roman"/>
              <w:lang w:val="en-US"/>
            </w:rPr>
            <w:t xml:space="preserve">referred to as </w:t>
          </w:r>
          <w:r w:rsidR="00B0440B" w:rsidRPr="00C16A75">
            <w:rPr>
              <w:rFonts w:ascii="Times New Roman" w:hAnsi="Times New Roman" w:cs="Times New Roman"/>
              <w:b/>
              <w:lang w:val="en-US"/>
            </w:rPr>
            <w:t>clearance</w:t>
          </w:r>
          <w:r w:rsidR="00FC2097" w:rsidRPr="00C16A75">
            <w:rPr>
              <w:rFonts w:ascii="Times New Roman" w:hAnsi="Times New Roman" w:cs="Times New Roman"/>
              <w:lang w:val="en-US"/>
            </w:rPr>
            <w:t>, which is used</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calculating </w:t>
          </w:r>
          <w:r w:rsidR="00B0440B" w:rsidRPr="00C16A75">
            <w:rPr>
              <w:rFonts w:ascii="Times New Roman" w:hAnsi="Times New Roman" w:cs="Times New Roman"/>
              <w:lang w:val="en-US"/>
            </w:rPr>
            <w:t>extracting substance</w:t>
          </w:r>
          <w:r w:rsidR="00855AEB" w:rsidRPr="00C16A75">
            <w:rPr>
              <w:rFonts w:ascii="Times New Roman" w:hAnsi="Times New Roman" w:cs="Times New Roman"/>
              <w:lang w:val="en-US"/>
            </w:rPr>
            <w:t>s</w:t>
          </w:r>
          <w:r w:rsidR="00B0440B" w:rsidRPr="00C16A75">
            <w:rPr>
              <w:rFonts w:ascii="Times New Roman" w:hAnsi="Times New Roman" w:cs="Times New Roman"/>
              <w:lang w:val="en-US"/>
            </w:rPr>
            <w:t xml:space="preserve"> from the body such as kidney</w:t>
          </w:r>
          <w:r w:rsidR="00FC2097" w:rsidRPr="00C16A75">
            <w:rPr>
              <w:rFonts w:ascii="Times New Roman" w:hAnsi="Times New Roman" w:cs="Times New Roman"/>
              <w:lang w:val="en-US"/>
            </w:rPr>
            <w:t xml:space="preserve"> excretion</w:t>
          </w:r>
          <w:r w:rsidR="00B0440B" w:rsidRPr="00C16A75">
            <w:rPr>
              <w:rFonts w:ascii="Times New Roman" w:hAnsi="Times New Roman" w:cs="Times New Roman"/>
              <w:lang w:val="en-US"/>
            </w:rPr>
            <w:t>, liver</w:t>
          </w:r>
          <w:r w:rsidR="00FC2097" w:rsidRPr="00C16A75">
            <w:rPr>
              <w:rFonts w:ascii="Times New Roman" w:hAnsi="Times New Roman" w:cs="Times New Roman"/>
              <w:lang w:val="en-US"/>
            </w:rPr>
            <w:t xml:space="preserve"> metabolism</w:t>
          </w:r>
          <w:r w:rsidR="00B0440B" w:rsidRPr="00C16A75">
            <w:rPr>
              <w:rFonts w:ascii="Times New Roman" w:hAnsi="Times New Roman" w:cs="Times New Roman"/>
              <w:lang w:val="en-US"/>
            </w:rPr>
            <w:t>, enzymatic processes</w:t>
          </w:r>
          <w:r w:rsidR="00855AEB" w:rsidRPr="00C16A75">
            <w:rPr>
              <w:rFonts w:ascii="Times New Roman" w:hAnsi="Times New Roman" w:cs="Times New Roman"/>
              <w:lang w:val="en-US"/>
            </w:rPr>
            <w:t>, etc</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a </w:t>
          </w:r>
          <w:r w:rsidR="00B0440B" w:rsidRPr="00C16A75">
            <w:rPr>
              <w:rFonts w:ascii="Times New Roman" w:hAnsi="Times New Roman" w:cs="Times New Roman"/>
              <w:lang w:val="en-US"/>
            </w:rPr>
            <w:t>defined substance</w:t>
          </w:r>
          <w:r w:rsidR="00855AEB"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r w:rsidR="00FC2097" w:rsidRPr="00C16A75">
            <w:rPr>
              <w:rFonts w:ascii="Times New Roman" w:hAnsi="Times New Roman" w:cs="Times New Roman"/>
              <w:lang w:val="en-US"/>
            </w:rPr>
            <w:t xml:space="preserve">the </w:t>
          </w:r>
          <w:r w:rsidR="00B0440B" w:rsidRPr="00C16A75">
            <w:rPr>
              <w:rFonts w:ascii="Times New Roman" w:hAnsi="Times New Roman" w:cs="Times New Roman"/>
              <w:i/>
              <w:lang w:val="en-US"/>
            </w:rPr>
            <w:t>Clearance</w:t>
          </w:r>
          <w:r w:rsidR="00B0440B" w:rsidRPr="00C16A75">
            <w:rPr>
              <w:rFonts w:ascii="Times New Roman" w:hAnsi="Times New Roman" w:cs="Times New Roman"/>
              <w:lang w:val="en-US"/>
            </w:rPr>
            <w:t xml:space="preserve"> parameter</w:t>
          </w:r>
          <w:r w:rsidR="00855AEB" w:rsidRPr="00C16A75">
            <w:rPr>
              <w:rFonts w:ascii="Times New Roman" w:hAnsi="Times New Roman" w:cs="Times New Roman"/>
              <w:lang w:val="en-US"/>
            </w:rPr>
            <w:t xml:space="preserve">s are </w:t>
          </w:r>
          <w:r w:rsidR="00FC2097" w:rsidRPr="00C16A75">
            <w:rPr>
              <w:rFonts w:ascii="Times New Roman" w:hAnsi="Times New Roman" w:cs="Times New Roman"/>
              <w:lang w:val="en-US"/>
            </w:rPr>
            <w:t xml:space="preserve">measured </w:t>
          </w:r>
          <w:r w:rsidR="00B0440B" w:rsidRPr="00C16A75">
            <w:rPr>
              <w:rFonts w:ascii="Times New Roman" w:hAnsi="Times New Roman" w:cs="Times New Roman"/>
              <w:lang w:val="en-US"/>
            </w:rPr>
            <w:t xml:space="preserve">as </w:t>
          </w:r>
          <w:r w:rsidR="00855AEB" w:rsidRPr="00C16A75">
            <w:rPr>
              <w:rFonts w:ascii="Times New Roman" w:hAnsi="Times New Roman" w:cs="Times New Roman"/>
              <w:lang w:val="en-US"/>
            </w:rPr>
            <w:t xml:space="preserve">an </w:t>
          </w:r>
          <w:r w:rsidR="00B0440B" w:rsidRPr="00C16A75">
            <w:rPr>
              <w:rFonts w:ascii="Times New Roman" w:hAnsi="Times New Roman" w:cs="Times New Roman"/>
              <w:lang w:val="en-US"/>
            </w:rPr>
            <w:t>amount of solution flow</w:t>
          </w:r>
          <w:r w:rsidR="00855AEB" w:rsidRPr="00C16A75">
            <w:rPr>
              <w:rFonts w:ascii="Times New Roman" w:hAnsi="Times New Roman" w:cs="Times New Roman"/>
              <w:lang w:val="en-US"/>
            </w:rPr>
            <w:t xml:space="preserve"> that</w:t>
          </w:r>
          <w:r w:rsidR="00B0440B"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has been </w:t>
          </w:r>
          <w:r w:rsidR="00B0440B" w:rsidRPr="00C16A75">
            <w:rPr>
              <w:rFonts w:ascii="Times New Roman" w:hAnsi="Times New Roman" w:cs="Times New Roman"/>
              <w:lang w:val="en-US"/>
            </w:rPr>
            <w:t>fully cleared from the substance.</w:t>
          </w:r>
          <w:r w:rsidR="009C1352"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Since </w:t>
          </w:r>
          <w:r w:rsidR="00372C42" w:rsidRPr="00C16A75">
            <w:rPr>
              <w:rFonts w:ascii="Times New Roman" w:hAnsi="Times New Roman" w:cs="Times New Roman"/>
              <w:lang w:val="en-US"/>
            </w:rPr>
            <w:t>we use the mole fraction instead of molar concentration</w:t>
          </w:r>
          <w:r w:rsidR="00855AEB" w:rsidRPr="00C16A75">
            <w:rPr>
              <w:rFonts w:ascii="Times New Roman" w:hAnsi="Times New Roman" w:cs="Times New Roman"/>
              <w:lang w:val="en-US"/>
            </w:rPr>
            <w:t>,</w:t>
          </w:r>
          <w:r w:rsidR="00372C42" w:rsidRPr="00C16A75">
            <w:rPr>
              <w:rFonts w:ascii="Times New Roman" w:hAnsi="Times New Roman" w:cs="Times New Roman"/>
              <w:lang w:val="en-US"/>
            </w:rPr>
            <w:t xml:space="preserve"> we need to convert mole fraction to molar concentration using </w:t>
          </w:r>
          <w:r w:rsidR="00855AEB" w:rsidRPr="00C16A75">
            <w:rPr>
              <w:rFonts w:ascii="Times New Roman" w:hAnsi="Times New Roman" w:cs="Times New Roman"/>
              <w:lang w:val="en-US"/>
            </w:rPr>
            <w:t xml:space="preserve">the </w:t>
          </w:r>
          <w:r w:rsidR="00372C42" w:rsidRPr="00C16A75">
            <w:rPr>
              <w:rFonts w:ascii="Times New Roman" w:hAnsi="Times New Roman" w:cs="Times New Roman"/>
              <w:lang w:val="en-US"/>
            </w:rPr>
            <w:t xml:space="preserve">mole density of the solution </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EB692F" w:rsidRPr="00C16A75">
            <w:rPr>
              <w:rFonts w:ascii="Times New Roman" w:hAnsi="Times New Roman" w:cs="Times New Roman"/>
              <w:i/>
              <w:vertAlign w:val="subscript"/>
              <w:lang w:val="en-US"/>
            </w:rPr>
            <w:t xml:space="preserve"> </w:t>
          </w:r>
          <w:r w:rsidR="00EB692F" w:rsidRPr="00C16A75">
            <w:rPr>
              <w:rFonts w:ascii="Times New Roman" w:hAnsi="Times New Roman" w:cs="Times New Roman"/>
              <w:lang w:val="en-US"/>
            </w:rPr>
            <w:t>[mol.m</w:t>
          </w:r>
          <w:r w:rsidR="00EB692F" w:rsidRPr="00C16A75">
            <w:rPr>
              <w:rFonts w:ascii="Times New Roman" w:hAnsi="Times New Roman" w:cs="Times New Roman"/>
              <w:vertAlign w:val="superscript"/>
              <w:lang w:val="en-US"/>
            </w:rPr>
            <w:t>-3</w:t>
          </w:r>
          <w:r w:rsidR="00EB692F" w:rsidRPr="00C16A75">
            <w:rPr>
              <w:rFonts w:ascii="Times New Roman" w:hAnsi="Times New Roman" w:cs="Times New Roman"/>
              <w:lang w:val="en-US"/>
            </w:rPr>
            <w:t>]</w:t>
          </w:r>
          <w:r w:rsidR="00372C42" w:rsidRPr="00C16A75">
            <w:rPr>
              <w:rFonts w:ascii="Times New Roman" w:hAnsi="Times New Roman" w:cs="Times New Roman"/>
              <w:lang w:val="en-US"/>
            </w:rPr>
            <w:t xml:space="preserve">, which is the total amount of the substances per volume unit. </w:t>
          </w:r>
          <w:r w:rsidR="009C1352" w:rsidRPr="00C16A75">
            <w:rPr>
              <w:rFonts w:ascii="Times New Roman" w:hAnsi="Times New Roman" w:cs="Times New Roman"/>
              <w:lang w:val="en-US"/>
            </w:rPr>
            <w:t>In contrast with stream, there is not loss of solution.</w:t>
          </w:r>
        </w:p>
        <w:p w14:paraId="4C2999D0" w14:textId="489025DC" w:rsidR="009C1352"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43200" behindDoc="1" locked="0" layoutInCell="1" allowOverlap="1" wp14:anchorId="2BF20171" wp14:editId="61A89A78">
                <wp:simplePos x="0" y="0"/>
                <wp:positionH relativeFrom="column">
                  <wp:posOffset>-887730</wp:posOffset>
                </wp:positionH>
                <wp:positionV relativeFrom="paragraph">
                  <wp:posOffset>172085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C16A75">
            <w:rPr>
              <w:rFonts w:ascii="Times New Roman" w:hAnsi="Times New Roman" w:cs="Times New Roman"/>
              <w:lang w:val="en-US"/>
            </w:rPr>
            <w:t>One</w:t>
          </w:r>
          <w:r w:rsidR="009C1352" w:rsidRPr="00C16A75">
            <w:rPr>
              <w:rFonts w:ascii="Times New Roman" w:hAnsi="Times New Roman" w:cs="Times New Roman"/>
              <w:lang w:val="en-US"/>
            </w:rPr>
            <w:t xml:space="preserve"> must be careful, because clearance is not only one possible way of removing substances from the body. </w:t>
          </w:r>
          <w:r w:rsidR="003E5760" w:rsidRPr="00C16A75">
            <w:rPr>
              <w:rFonts w:ascii="Times New Roman" w:hAnsi="Times New Roman" w:cs="Times New Roman"/>
              <w:lang w:val="en-US"/>
            </w:rPr>
            <w:t xml:space="preserve">In </w:t>
          </w:r>
          <w:r w:rsidR="009C1352" w:rsidRPr="00C16A75">
            <w:rPr>
              <w:rFonts w:ascii="Times New Roman" w:hAnsi="Times New Roman" w:cs="Times New Roman"/>
              <w:lang w:val="en-US"/>
            </w:rPr>
            <w:t>some cases</w:t>
          </w:r>
          <w:r w:rsidR="003E5760" w:rsidRPr="00C16A75">
            <w:rPr>
              <w:rFonts w:ascii="Times New Roman" w:hAnsi="Times New Roman" w:cs="Times New Roman"/>
              <w:lang w:val="en-US"/>
            </w:rPr>
            <w:t>,</w:t>
          </w:r>
          <w:r w:rsidR="009C1352" w:rsidRPr="00C16A75">
            <w:rPr>
              <w:rFonts w:ascii="Times New Roman" w:hAnsi="Times New Roman" w:cs="Times New Roman"/>
              <w:lang w:val="en-US"/>
            </w:rPr>
            <w:t xml:space="preserve"> there is also </w:t>
          </w:r>
          <w:r w:rsidR="003E5760" w:rsidRPr="00C16A75">
            <w:rPr>
              <w:rFonts w:ascii="Times New Roman" w:hAnsi="Times New Roman" w:cs="Times New Roman"/>
              <w:lang w:val="en-US"/>
            </w:rPr>
            <w:t xml:space="preserve">the </w:t>
          </w:r>
          <w:r w:rsidR="009C1352" w:rsidRPr="00C16A75">
            <w:rPr>
              <w:rFonts w:ascii="Times New Roman" w:hAnsi="Times New Roman" w:cs="Times New Roman"/>
              <w:lang w:val="en-US"/>
            </w:rPr>
            <w:t xml:space="preserve">passive </w:t>
          </w:r>
          <w:r w:rsidR="009C1352" w:rsidRPr="00C16A75">
            <w:rPr>
              <w:rFonts w:ascii="Times New Roman" w:hAnsi="Times New Roman" w:cs="Times New Roman"/>
              <w:b/>
              <w:lang w:val="en-US"/>
            </w:rPr>
            <w:t>degradation</w:t>
          </w:r>
          <w:r w:rsidR="009C1352" w:rsidRPr="00C16A75">
            <w:rPr>
              <w:rFonts w:ascii="Times New Roman" w:hAnsi="Times New Roman" w:cs="Times New Roman"/>
              <w:lang w:val="en-US"/>
            </w:rPr>
            <w:t xml:space="preserve"> of molecules in </w:t>
          </w:r>
          <w:r w:rsidR="003E5760" w:rsidRPr="00C16A75">
            <w:rPr>
              <w:rFonts w:ascii="Times New Roman" w:hAnsi="Times New Roman" w:cs="Times New Roman"/>
              <w:lang w:val="en-US"/>
            </w:rPr>
            <w:t xml:space="preserve">the entire </w:t>
          </w:r>
          <w:r w:rsidR="009C1352" w:rsidRPr="00C16A75">
            <w:rPr>
              <w:rFonts w:ascii="Times New Roman" w:hAnsi="Times New Roman" w:cs="Times New Roman"/>
              <w:lang w:val="en-US"/>
            </w:rPr>
            <w:t>solution volume</w:t>
          </w:r>
          <w:r w:rsidR="00F1054C" w:rsidRPr="00C16A75">
            <w:rPr>
              <w:rFonts w:ascii="Times New Roman" w:hAnsi="Times New Roman" w:cs="Times New Roman"/>
              <w:lang w:val="en-US"/>
            </w:rPr>
            <w:t xml:space="preserve"> (</w:t>
          </w:r>
          <w:r w:rsidR="00F1054C" w:rsidRPr="00C16A75">
            <w:rPr>
              <w:rFonts w:ascii="Times New Roman" w:hAnsi="Times New Roman" w:cs="Times New Roman"/>
              <w:lang w:val="en-US"/>
            </w:rPr>
            <w:fldChar w:fldCharType="begin"/>
          </w:r>
          <w:r w:rsidR="00F1054C" w:rsidRPr="00C16A75">
            <w:rPr>
              <w:rFonts w:ascii="Times New Roman" w:hAnsi="Times New Roman" w:cs="Times New Roman"/>
              <w:lang w:val="en-US"/>
            </w:rPr>
            <w:instrText xml:space="preserve"> REF _Ref407100869 \h </w:instrText>
          </w:r>
          <w:r w:rsidR="00BE55F4" w:rsidRPr="00C16A75">
            <w:rPr>
              <w:rFonts w:ascii="Times New Roman" w:hAnsi="Times New Roman" w:cs="Times New Roman"/>
              <w:lang w:val="en-US"/>
            </w:rPr>
            <w:instrText xml:space="preserve"> \* MERGEFORMAT </w:instrText>
          </w:r>
          <w:r w:rsidR="00F1054C" w:rsidRPr="00C16A75">
            <w:rPr>
              <w:rFonts w:ascii="Times New Roman" w:hAnsi="Times New Roman" w:cs="Times New Roman"/>
              <w:lang w:val="en-US"/>
            </w:rPr>
          </w:r>
          <w:r w:rsidR="00F1054C"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18</w:t>
          </w:r>
          <w:r w:rsidR="00F1054C" w:rsidRPr="00C16A75">
            <w:rPr>
              <w:rFonts w:ascii="Times New Roman" w:hAnsi="Times New Roman" w:cs="Times New Roman"/>
              <w:lang w:val="en-US"/>
            </w:rPr>
            <w:fldChar w:fldCharType="end"/>
          </w:r>
          <w:r w:rsidR="00F1054C" w:rsidRPr="00C16A75">
            <w:rPr>
              <w:rFonts w:ascii="Times New Roman" w:hAnsi="Times New Roman" w:cs="Times New Roman"/>
              <w:lang w:val="en-US"/>
            </w:rPr>
            <w:t>)</w:t>
          </w:r>
          <w:r w:rsidR="009C1352" w:rsidRPr="00C16A75">
            <w:rPr>
              <w:rFonts w:ascii="Times New Roman" w:hAnsi="Times New Roman" w:cs="Times New Roman"/>
              <w:lang w:val="en-US"/>
            </w:rPr>
            <w:t xml:space="preserve">. In contrast with clearance, </w:t>
          </w:r>
          <w:r w:rsidR="00CC3CB1" w:rsidRPr="00C16A75">
            <w:rPr>
              <w:rFonts w:ascii="Times New Roman" w:hAnsi="Times New Roman" w:cs="Times New Roman"/>
              <w:lang w:val="en-US"/>
            </w:rPr>
            <w:t xml:space="preserve">degradation </w:t>
          </w:r>
          <w:r w:rsidR="009C1352" w:rsidRPr="00C16A75">
            <w:rPr>
              <w:rFonts w:ascii="Times New Roman" w:hAnsi="Times New Roman" w:cs="Times New Roman"/>
              <w:lang w:val="en-US"/>
            </w:rPr>
            <w:t xml:space="preserve">is dependent </w:t>
          </w:r>
          <w:r w:rsidR="003E5760" w:rsidRPr="00C16A75">
            <w:rPr>
              <w:rFonts w:ascii="Times New Roman" w:hAnsi="Times New Roman" w:cs="Times New Roman"/>
              <w:lang w:val="en-US"/>
            </w:rPr>
            <w:t xml:space="preserve">on the </w:t>
          </w:r>
          <w:r w:rsidR="009C1352" w:rsidRPr="00C16A75">
            <w:rPr>
              <w:rFonts w:ascii="Times New Roman" w:hAnsi="Times New Roman" w:cs="Times New Roman"/>
              <w:lang w:val="en-US"/>
            </w:rPr>
            <w:t xml:space="preserve">distribution space of </w:t>
          </w:r>
          <w:r w:rsidR="003E5760" w:rsidRPr="00C16A75">
            <w:rPr>
              <w:rFonts w:ascii="Times New Roman" w:hAnsi="Times New Roman" w:cs="Times New Roman"/>
              <w:lang w:val="en-US"/>
            </w:rPr>
            <w:t xml:space="preserve">a </w:t>
          </w:r>
          <w:r w:rsidR="009C1352" w:rsidRPr="00C16A75">
            <w:rPr>
              <w:rFonts w:ascii="Times New Roman" w:hAnsi="Times New Roman" w:cs="Times New Roman"/>
              <w:lang w:val="en-US"/>
            </w:rPr>
            <w:t xml:space="preserve">substance. </w:t>
          </w:r>
          <w:r w:rsidR="00F1054C" w:rsidRPr="00C16A75">
            <w:rPr>
              <w:rFonts w:ascii="Times New Roman" w:hAnsi="Times New Roman" w:cs="Times New Roman"/>
              <w:lang w:val="en-US"/>
            </w:rPr>
            <w:t xml:space="preserve">If there is no other change </w:t>
          </w:r>
          <w:r w:rsidR="003E5760" w:rsidRPr="00C16A75">
            <w:rPr>
              <w:rFonts w:ascii="Times New Roman" w:hAnsi="Times New Roman" w:cs="Times New Roman"/>
              <w:lang w:val="en-US"/>
            </w:rPr>
            <w:t xml:space="preserve">in the </w:t>
          </w:r>
          <w:r w:rsidR="00F1054C" w:rsidRPr="00C16A75">
            <w:rPr>
              <w:rFonts w:ascii="Times New Roman" w:hAnsi="Times New Roman" w:cs="Times New Roman"/>
              <w:lang w:val="en-US"/>
            </w:rPr>
            <w:t>substance and only degradati</w:t>
          </w:r>
          <w:r w:rsidR="004C01C2" w:rsidRPr="00C16A75">
            <w:rPr>
              <w:rFonts w:ascii="Times New Roman" w:hAnsi="Times New Roman" w:cs="Times New Roman"/>
              <w:lang w:val="en-US"/>
            </w:rPr>
            <w:t xml:space="preserve">on in the constant </w:t>
          </w:r>
          <w:r w:rsidR="00372C42" w:rsidRPr="00C16A75">
            <w:rPr>
              <w:rFonts w:ascii="Times New Roman" w:hAnsi="Times New Roman" w:cs="Times New Roman"/>
              <w:lang w:val="en-US"/>
            </w:rPr>
            <w:t xml:space="preserve">amount of solution </w:t>
          </w:r>
          <w:r w:rsidR="00372C42" w:rsidRPr="00C16A75">
            <w:rPr>
              <w:rFonts w:ascii="Times New Roman" w:hAnsi="Times New Roman" w:cs="Times New Roman"/>
              <w:i/>
              <w:lang w:val="en-US"/>
            </w:rPr>
            <w:t>n</w:t>
          </w:r>
          <w:r w:rsidR="00F1054C" w:rsidRPr="00C16A75">
            <w:rPr>
              <w:rFonts w:ascii="Times New Roman" w:hAnsi="Times New Roman" w:cs="Times New Roman"/>
              <w:lang w:val="en-US"/>
            </w:rPr>
            <w:t xml:space="preserve"> take</w:t>
          </w:r>
          <w:r w:rsidR="004C01C2" w:rsidRPr="00C16A75">
            <w:rPr>
              <w:rFonts w:ascii="Times New Roman" w:hAnsi="Times New Roman" w:cs="Times New Roman"/>
              <w:lang w:val="en-US"/>
            </w:rPr>
            <w:t>s</w:t>
          </w:r>
          <w:r w:rsidR="00F1054C" w:rsidRPr="00C16A75">
            <w:rPr>
              <w:rFonts w:ascii="Times New Roman" w:hAnsi="Times New Roman" w:cs="Times New Roman"/>
              <w:lang w:val="en-US"/>
            </w:rPr>
            <w:t xml:space="preserve"> place, then the concentration </w:t>
          </w:r>
          <w:r w:rsidR="003E5760" w:rsidRPr="00C16A75">
            <w:rPr>
              <w:rFonts w:ascii="Times New Roman" w:hAnsi="Times New Roman" w:cs="Times New Roman"/>
              <w:lang w:val="en-US"/>
            </w:rPr>
            <w:t>reverts</w:t>
          </w:r>
          <w:r w:rsidR="00F1054C" w:rsidRPr="00C16A75">
            <w:rPr>
              <w:rFonts w:ascii="Times New Roman" w:hAnsi="Times New Roman" w:cs="Times New Roman"/>
              <w:lang w:val="en-US"/>
            </w:rPr>
            <w:t xml:space="preserve"> to half </w:t>
          </w:r>
          <w:r w:rsidR="003E5760" w:rsidRPr="00C16A75">
            <w:rPr>
              <w:rFonts w:ascii="Times New Roman" w:hAnsi="Times New Roman" w:cs="Times New Roman"/>
              <w:lang w:val="en-US"/>
            </w:rPr>
            <w:t xml:space="preserve">the amount following the amount of </w:t>
          </w:r>
          <w:r w:rsidR="00F1054C" w:rsidRPr="00C16A75">
            <w:rPr>
              <w:rFonts w:ascii="Times New Roman" w:hAnsi="Times New Roman" w:cs="Times New Roman"/>
              <w:lang w:val="en-US"/>
            </w:rPr>
            <w:t xml:space="preserve">time </w:t>
          </w:r>
          <w:r w:rsidR="004C01C2" w:rsidRPr="00C16A75">
            <w:rPr>
              <w:rFonts w:ascii="Times New Roman" w:hAnsi="Times New Roman" w:cs="Times New Roman"/>
              <w:lang w:val="en-US"/>
            </w:rPr>
            <w:t xml:space="preserve">expressed </w:t>
          </w:r>
          <w:r w:rsidR="00F1054C" w:rsidRPr="00C16A75">
            <w:rPr>
              <w:rFonts w:ascii="Times New Roman" w:hAnsi="Times New Roman" w:cs="Times New Roman"/>
              <w:lang w:val="en-US"/>
            </w:rPr>
            <w:t xml:space="preserve">as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parameter </w:t>
          </w:r>
          <w:r w:rsidR="00F1054C" w:rsidRPr="00C16A75">
            <w:rPr>
              <w:rFonts w:ascii="Times New Roman" w:hAnsi="Times New Roman" w:cs="Times New Roman"/>
              <w:i/>
              <w:lang w:val="en-US"/>
            </w:rPr>
            <w:t>HalfTime</w:t>
          </w:r>
          <w:r w:rsidR="00F1054C" w:rsidRPr="00C16A75">
            <w:rPr>
              <w:rFonts w:ascii="Times New Roman" w:hAnsi="Times New Roman" w:cs="Times New Roman"/>
              <w:lang w:val="en-US"/>
            </w:rPr>
            <w:t>.</w:t>
          </w:r>
          <w:r w:rsidR="00A94FB0" w:rsidRPr="00C16A75">
            <w:rPr>
              <w:rFonts w:ascii="Times New Roman" w:hAnsi="Times New Roman" w:cs="Times New Roman"/>
              <w:lang w:val="en-US"/>
            </w:rPr>
            <w:t xml:space="preserve"> </w:t>
          </w:r>
          <w:r w:rsidR="00F1054C" w:rsidRPr="00C16A75">
            <w:rPr>
              <w:rFonts w:ascii="Times New Roman" w:hAnsi="Times New Roman" w:cs="Times New Roman"/>
              <w:lang w:val="en-US"/>
            </w:rPr>
            <w:t xml:space="preserve">In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condition of the constant solution </w:t>
          </w:r>
          <w:r w:rsidR="00372C42" w:rsidRPr="00C16A75">
            <w:rPr>
              <w:rFonts w:ascii="Times New Roman" w:hAnsi="Times New Roman" w:cs="Times New Roman"/>
              <w:lang w:val="en-US"/>
            </w:rPr>
            <w:t>amount</w:t>
          </w:r>
          <w:r w:rsidR="00F1054C" w:rsidRPr="00C16A75">
            <w:rPr>
              <w:rFonts w:ascii="Times New Roman" w:hAnsi="Times New Roman" w:cs="Times New Roman"/>
              <w:lang w:val="en-US"/>
            </w:rPr>
            <w:t xml:space="preserve"> </w:t>
          </w:r>
          <w:r w:rsidR="003E5760" w:rsidRPr="00C16A75">
            <w:rPr>
              <w:rFonts w:ascii="Times New Roman" w:hAnsi="Times New Roman" w:cs="Times New Roman"/>
              <w:lang w:val="en-US"/>
            </w:rPr>
            <w:t>this can also be rewritten</w:t>
          </w:r>
          <w:r w:rsidR="00F1054C" w:rsidRPr="00C16A75">
            <w:rPr>
              <w:rFonts w:ascii="Times New Roman" w:hAnsi="Times New Roman" w:cs="Times New Roman"/>
              <w:lang w:val="en-US"/>
            </w:rPr>
            <w:t xml:space="preserve"> to Clearance = </w:t>
          </w:r>
          <w:r w:rsidR="00372C42" w:rsidRPr="00C16A75">
            <w:rPr>
              <w:rFonts w:ascii="Times New Roman" w:hAnsi="Times New Roman" w:cs="Times New Roman"/>
              <w:lang w:val="en-US"/>
            </w:rPr>
            <w:t>(n/</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372C42" w:rsidRPr="00C16A75">
            <w:rPr>
              <w:rFonts w:ascii="Times New Roman" w:hAnsi="Times New Roman" w:cs="Times New Roman"/>
              <w:lang w:val="en-US"/>
            </w:rPr>
            <w:t>)*</w:t>
          </w:r>
          <w:proofErr w:type="gramStart"/>
          <w:r w:rsidR="00F1054C" w:rsidRPr="00C16A75">
            <w:rPr>
              <w:rFonts w:ascii="Times New Roman" w:hAnsi="Times New Roman" w:cs="Times New Roman"/>
              <w:lang w:val="en-US"/>
            </w:rPr>
            <w:t>ln(</w:t>
          </w:r>
          <w:proofErr w:type="gramEnd"/>
          <w:r w:rsidR="00F1054C" w:rsidRPr="00C16A75">
            <w:rPr>
              <w:rFonts w:ascii="Times New Roman" w:hAnsi="Times New Roman" w:cs="Times New Roman"/>
              <w:lang w:val="en-US"/>
            </w:rPr>
            <w:t>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C16A75" w14:paraId="593A6557" w14:textId="77777777" w:rsidTr="006D5ECB">
            <w:trPr>
              <w:trHeight w:val="1001"/>
            </w:trPr>
            <w:tc>
              <w:tcPr>
                <w:tcW w:w="7230" w:type="dxa"/>
                <w:vAlign w:val="center"/>
              </w:tcPr>
              <w:p w14:paraId="72FEA0D8" w14:textId="77777777" w:rsidR="001462AF" w:rsidRPr="00C16A75" w:rsidRDefault="002C7EC8" w:rsidP="00372C42">
                <w:pPr>
                  <w:keepNext/>
                  <w:jc w:val="both"/>
                  <w:rPr>
                    <w:rFonts w:ascii="Times New Roman" w:eastAsia="Times New Roman" w:hAnsi="Times New Roman" w:cs="Times New Roman"/>
                    <w:lang w:val="en-US"/>
                  </w:rPr>
                </w:pPr>
                <m:oMathPara>
                  <m:oMath>
                    <m:f>
                      <m:fPr>
                        <m:ctrlPr>
                          <w:rPr>
                            <w:rFonts w:ascii="Cambria Math" w:hAnsi="Cambria Math" w:cs="Times New Roman"/>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r>
                          <w:rPr>
                            <w:rFonts w:ascii="Cambria Math" w:hAnsi="Cambria Math" w:cs="Times New Roman"/>
                            <w:lang w:val="en-US"/>
                          </w:rPr>
                          <m:t>n</m:t>
                        </m:r>
                      </m:den>
                    </m:f>
                    <m:r>
                      <w:rPr>
                        <w:rFonts w:ascii="Cambria Math" w:hAnsi="Cambria Math" w:cs="Times New Roman"/>
                        <w:lang w:val="en-US"/>
                      </w:rPr>
                      <m:t>=</m:t>
                    </m:r>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ln</m:t>
                            </m:r>
                          </m:fName>
                          <m:e>
                            <m:r>
                              <w:rPr>
                                <w:rFonts w:ascii="Cambria Math" w:hAnsi="Cambria Math" w:cs="Times New Roman"/>
                                <w:lang w:val="en-US"/>
                              </w:rPr>
                              <m:t>2</m:t>
                            </m:r>
                          </m:e>
                        </m:func>
                      </m:num>
                      <m:den>
                        <m:r>
                          <w:rPr>
                            <w:rFonts w:ascii="Cambria Math" w:hAnsi="Cambria Math" w:cs="Times New Roman"/>
                            <w:lang w:val="en-US"/>
                          </w:rPr>
                          <m:t>HalfTime</m:t>
                        </m:r>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181" w:type="dxa"/>
                <w:vAlign w:val="center"/>
              </w:tcPr>
              <w:p w14:paraId="2D6D67F8" w14:textId="208D0BEB" w:rsidR="001462AF" w:rsidRPr="00C16A75" w:rsidRDefault="001462AF" w:rsidP="009647B0">
                <w:pPr>
                  <w:pStyle w:val="Titulek"/>
                  <w:spacing w:after="0"/>
                  <w:jc w:val="both"/>
                  <w:rPr>
                    <w:rFonts w:ascii="Times New Roman" w:hAnsi="Times New Roman" w:cs="Times New Roman"/>
                    <w:lang w:val="en-US"/>
                  </w:rPr>
                </w:pPr>
                <w:bookmarkStart w:id="141" w:name="_Ref40710086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18</w:t>
                </w:r>
                <w:r w:rsidRPr="00C16A75">
                  <w:rPr>
                    <w:rFonts w:ascii="Times New Roman" w:hAnsi="Times New Roman" w:cs="Times New Roman"/>
                    <w:lang w:val="en-US"/>
                  </w:rPr>
                  <w:fldChar w:fldCharType="end"/>
                </w:r>
                <w:bookmarkEnd w:id="141"/>
                <w:r w:rsidR="003E5760" w:rsidRPr="00C16A75">
                  <w:rPr>
                    <w:rFonts w:ascii="Times New Roman" w:hAnsi="Times New Roman" w:cs="Times New Roman"/>
                    <w:lang w:val="en-US"/>
                  </w:rPr>
                  <w:t>:</w:t>
                </w:r>
                <w:r w:rsidR="00FC027A" w:rsidRPr="00C16A75">
                  <w:rPr>
                    <w:rFonts w:ascii="Times New Roman" w:hAnsi="Times New Roman" w:cs="Times New Roman"/>
                    <w:lang w:val="en-US"/>
                  </w:rPr>
                  <w:t xml:space="preserve"> Degradation</w:t>
                </w:r>
                <w:r w:rsidR="003E5760" w:rsidRPr="00C16A75">
                  <w:rPr>
                    <w:rFonts w:ascii="Times New Roman" w:hAnsi="Times New Roman" w:cs="Times New Roman"/>
                    <w:lang w:val="en-US"/>
                  </w:rPr>
                  <w:t>.</w:t>
                </w:r>
              </w:p>
            </w:tc>
          </w:tr>
        </w:tbl>
        <w:p w14:paraId="304EA90D" w14:textId="41436D5C" w:rsidR="00F1054C" w:rsidRPr="00C16A75" w:rsidRDefault="006D5ECB" w:rsidP="00911E3F">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51392" behindDoc="1" locked="0" layoutInCell="1" allowOverlap="1" wp14:anchorId="17D7B0B6" wp14:editId="17B3CB78">
                <wp:simplePos x="0" y="0"/>
                <wp:positionH relativeFrom="column">
                  <wp:posOffset>-890905</wp:posOffset>
                </wp:positionH>
                <wp:positionV relativeFrom="paragraph">
                  <wp:posOffset>105410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C16A75">
            <w:rPr>
              <w:rFonts w:ascii="Times New Roman" w:hAnsi="Times New Roman" w:cs="Times New Roman"/>
              <w:lang w:val="en-US"/>
            </w:rPr>
            <w:t>The simplest</w:t>
          </w:r>
          <w:r w:rsidR="003A1AC0" w:rsidRPr="00C16A75">
            <w:rPr>
              <w:rFonts w:ascii="Times New Roman" w:hAnsi="Times New Roman" w:cs="Times New Roman"/>
              <w:lang w:val="en-US"/>
            </w:rPr>
            <w:t xml:space="preserve"> chemical</w:t>
          </w:r>
          <w:r w:rsidR="00F1054C" w:rsidRPr="00C16A75">
            <w:rPr>
              <w:rFonts w:ascii="Times New Roman" w:hAnsi="Times New Roman" w:cs="Times New Roman"/>
              <w:lang w:val="en-US"/>
            </w:rPr>
            <w:t xml:space="preserve"> components for chemical substances </w:t>
          </w:r>
          <w:r w:rsidR="003E5760" w:rsidRPr="00C16A75">
            <w:rPr>
              <w:rFonts w:ascii="Times New Roman" w:hAnsi="Times New Roman" w:cs="Times New Roman"/>
              <w:lang w:val="en-US"/>
            </w:rPr>
            <w:t xml:space="preserve">can be gained by simply </w:t>
          </w:r>
          <w:r w:rsidR="003A1AC0" w:rsidRPr="00C16A75">
            <w:rPr>
              <w:rFonts w:ascii="Times New Roman" w:hAnsi="Times New Roman" w:cs="Times New Roman"/>
              <w:lang w:val="en-US"/>
            </w:rPr>
            <w:t>putting a prescribed number as molar flow of substance</w:t>
          </w:r>
          <w:r w:rsidR="003E5760" w:rsidRPr="00C16A75">
            <w:rPr>
              <w:rFonts w:ascii="Times New Roman" w:hAnsi="Times New Roman" w:cs="Times New Roman"/>
              <w:lang w:val="en-US"/>
            </w:rPr>
            <w:t>; this is referred to as</w:t>
          </w:r>
          <w:r w:rsidR="003A1AC0" w:rsidRPr="00C16A75">
            <w:rPr>
              <w:rFonts w:ascii="Times New Roman" w:hAnsi="Times New Roman" w:cs="Times New Roman"/>
              <w:lang w:val="en-US"/>
            </w:rPr>
            <w:t xml:space="preserve"> </w:t>
          </w:r>
          <w:r w:rsidR="003A1AC0" w:rsidRPr="00C16A75">
            <w:rPr>
              <w:rFonts w:ascii="Times New Roman" w:hAnsi="Times New Roman" w:cs="Times New Roman"/>
              <w:b/>
              <w:lang w:val="en-US"/>
            </w:rPr>
            <w:t>Pump</w:t>
          </w:r>
          <w:r w:rsidR="003A1AC0" w:rsidRPr="00C16A75">
            <w:rPr>
              <w:rFonts w:ascii="Times New Roman" w:hAnsi="Times New Roman" w:cs="Times New Roman"/>
              <w:lang w:val="en-US"/>
            </w:rPr>
            <w:t>. This molar flow is usually calculated by user</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defined </w:t>
          </w:r>
          <w:r w:rsidR="00991967">
            <w:rPr>
              <w:rFonts w:ascii="Times New Roman" w:hAnsi="Times New Roman" w:cs="Times New Roman"/>
              <w:lang w:val="en-US"/>
            </w:rPr>
            <w:t>diagram</w:t>
          </w:r>
          <w:r w:rsidR="003A1AC0" w:rsidRPr="00C16A75">
            <w:rPr>
              <w:rFonts w:ascii="Times New Roman" w:hAnsi="Times New Roman" w:cs="Times New Roman"/>
              <w:lang w:val="en-US"/>
            </w:rPr>
            <w:t>s, for example</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 using normal flow as </w:t>
          </w:r>
          <w:r w:rsidR="003E5760" w:rsidRPr="00C16A75">
            <w:rPr>
              <w:rFonts w:ascii="Times New Roman" w:hAnsi="Times New Roman" w:cs="Times New Roman"/>
              <w:lang w:val="en-US"/>
            </w:rPr>
            <w:t xml:space="preserve">a </w:t>
          </w:r>
          <w:r w:rsidR="003A1AC0" w:rsidRPr="00C16A75">
            <w:rPr>
              <w:rFonts w:ascii="Times New Roman" w:hAnsi="Times New Roman" w:cs="Times New Roman"/>
              <w:lang w:val="en-US"/>
            </w:rPr>
            <w:t xml:space="preserve">parameter affected by factors </w:t>
          </w:r>
          <w:r w:rsidR="003E5760" w:rsidRPr="00C16A75">
            <w:rPr>
              <w:rFonts w:ascii="Times New Roman" w:hAnsi="Times New Roman" w:cs="Times New Roman"/>
              <w:lang w:val="en-US"/>
            </w:rPr>
            <w:t xml:space="preserve">such as those </w:t>
          </w:r>
          <w:r w:rsidR="003A1AC0" w:rsidRPr="00C16A75">
            <w:rPr>
              <w:rFonts w:ascii="Times New Roman" w:hAnsi="Times New Roman" w:cs="Times New Roman"/>
              <w:lang w:val="en-US"/>
            </w:rPr>
            <w:t xml:space="preserve">described in </w:t>
          </w:r>
          <w:r w:rsidR="003E5760" w:rsidRPr="00C16A75">
            <w:rPr>
              <w:rFonts w:ascii="Times New Roman" w:hAnsi="Times New Roman" w:cs="Times New Roman"/>
              <w:lang w:val="en-US"/>
            </w:rPr>
            <w:t xml:space="preserve">the </w:t>
          </w:r>
          <w:r w:rsidR="003A1AC0" w:rsidRPr="00C16A75">
            <w:rPr>
              <w:rFonts w:ascii="Times New Roman" w:hAnsi="Times New Roman" w:cs="Times New Roman"/>
              <w:lang w:val="en-US"/>
            </w:rPr>
            <w:t xml:space="preserve">section </w:t>
          </w:r>
          <w:hyperlink w:anchor="_Blocks" w:history="1">
            <w:r w:rsidR="003A1AC0" w:rsidRPr="00C16A75">
              <w:rPr>
                <w:rStyle w:val="Hypertextovodkaz"/>
                <w:rFonts w:ascii="Times New Roman" w:hAnsi="Times New Roman" w:cs="Times New Roman"/>
                <w:lang w:val="en-US"/>
              </w:rPr>
              <w:t>Blocks</w:t>
            </w:r>
          </w:hyperlink>
          <w:r w:rsidR="003A1AC0" w:rsidRPr="00C16A75">
            <w:rPr>
              <w:rFonts w:ascii="Times New Roman" w:hAnsi="Times New Roman" w:cs="Times New Roman"/>
              <w:lang w:val="en-US"/>
            </w:rPr>
            <w:t>.</w:t>
          </w:r>
        </w:p>
        <w:p w14:paraId="54B82785" w14:textId="67298AFD" w:rsidR="00A52D3A" w:rsidRPr="00C16A75" w:rsidRDefault="00C16A75" w:rsidP="00A52D3A">
          <w:pPr>
            <w:pStyle w:val="Nadpis3"/>
            <w:rPr>
              <w:rFonts w:ascii="Times New Roman" w:hAnsi="Times New Roman" w:cs="Times New Roman"/>
              <w:lang w:val="en-US"/>
            </w:rPr>
          </w:pPr>
          <w:bookmarkStart w:id="142" w:name="_Ref420408123"/>
          <w:r w:rsidRPr="00C16A75">
            <w:rPr>
              <w:rFonts w:ascii="Times New Roman" w:hAnsi="Times New Roman" w:cs="Times New Roman"/>
              <w:noProof/>
              <w:lang w:val="en-US" w:eastAsia="sk-SK"/>
            </w:rPr>
            <w:drawing>
              <wp:anchor distT="0" distB="0" distL="114300" distR="114300" simplePos="0" relativeHeight="251457536" behindDoc="1" locked="0" layoutInCell="1" allowOverlap="1" wp14:anchorId="408D5B60" wp14:editId="55A22763">
                <wp:simplePos x="0" y="0"/>
                <wp:positionH relativeFrom="column">
                  <wp:posOffset>-856615</wp:posOffset>
                </wp:positionH>
                <wp:positionV relativeFrom="paragraph">
                  <wp:posOffset>316230</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C16A75">
            <w:rPr>
              <w:rFonts w:ascii="Times New Roman" w:hAnsi="Times New Roman" w:cs="Times New Roman"/>
              <w:lang w:val="en-US"/>
            </w:rPr>
            <w:t>Macromolecule equilibria</w:t>
          </w:r>
          <w:bookmarkEnd w:id="142"/>
        </w:p>
        <w:p w14:paraId="37D10451" w14:textId="08BD7476" w:rsidR="00BC50E4" w:rsidRPr="00C16A75" w:rsidRDefault="003E5760" w:rsidP="00D86650">
          <w:pPr>
            <w:jc w:val="both"/>
            <w:rPr>
              <w:rFonts w:ascii="Times New Roman" w:hAnsi="Times New Roman" w:cs="Times New Roman"/>
              <w:lang w:val="en-US"/>
            </w:rPr>
          </w:pPr>
          <w:r w:rsidRPr="00C16A75">
            <w:rPr>
              <w:rFonts w:ascii="Times New Roman" w:hAnsi="Times New Roman" w:cs="Times New Roman"/>
              <w:lang w:val="en-US"/>
            </w:rPr>
            <w:t>M</w:t>
          </w:r>
          <w:r w:rsidR="00A52D3A" w:rsidRPr="00C16A75">
            <w:rPr>
              <w:rFonts w:ascii="Times New Roman" w:hAnsi="Times New Roman" w:cs="Times New Roman"/>
              <w:lang w:val="en-US"/>
            </w:rPr>
            <w:t>acromolecules in physiology are common</w:t>
          </w:r>
          <w:r w:rsidRPr="00C16A75">
            <w:rPr>
              <w:rFonts w:ascii="Times New Roman" w:hAnsi="Times New Roman" w:cs="Times New Roman"/>
              <w:lang w:val="en-US"/>
            </w:rPr>
            <w:t xml:space="preserve"> and include, for example,</w:t>
          </w:r>
          <w:r w:rsidR="00A52D3A" w:rsidRPr="00C16A75">
            <w:rPr>
              <w:rFonts w:ascii="Times New Roman" w:hAnsi="Times New Roman" w:cs="Times New Roman"/>
              <w:lang w:val="en-US"/>
            </w:rPr>
            <w:t xml:space="preserve"> proteins, DNA</w:t>
          </w:r>
          <w:r w:rsidRPr="00C16A75">
            <w:rPr>
              <w:rFonts w:ascii="Times New Roman" w:hAnsi="Times New Roman" w:cs="Times New Roman"/>
              <w:lang w:val="en-US"/>
            </w:rPr>
            <w:t xml:space="preserve"> and </w:t>
          </w:r>
          <w:r w:rsidR="00A52D3A" w:rsidRPr="00C16A75">
            <w:rPr>
              <w:rFonts w:ascii="Times New Roman" w:hAnsi="Times New Roman" w:cs="Times New Roman"/>
              <w:lang w:val="en-US"/>
            </w:rPr>
            <w:t>RNA.</w:t>
          </w:r>
          <w:r w:rsidRPr="00C16A75">
            <w:rPr>
              <w:rFonts w:ascii="Times New Roman" w:hAnsi="Times New Roman" w:cs="Times New Roman"/>
              <w:lang w:val="en-US"/>
            </w:rPr>
            <w:t xml:space="preserve"> </w:t>
          </w:r>
          <w:r w:rsidR="00A52D3A" w:rsidRPr="00C16A75">
            <w:rPr>
              <w:rFonts w:ascii="Times New Roman" w:hAnsi="Times New Roman" w:cs="Times New Roman"/>
              <w:lang w:val="en-US"/>
            </w:rPr>
            <w:t>These molecules are typically polymers composed from small amount</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w:t>
          </w:r>
          <w:r w:rsidR="00BC50E4" w:rsidRPr="00C16A75">
            <w:rPr>
              <w:rFonts w:ascii="Times New Roman" w:hAnsi="Times New Roman" w:cs="Times New Roman"/>
              <w:lang w:val="en-US"/>
            </w:rPr>
            <w:t xml:space="preserve">base elements such as </w:t>
          </w:r>
          <w:r w:rsidR="00A52D3A" w:rsidRPr="00C16A75">
            <w:rPr>
              <w:rFonts w:ascii="Times New Roman" w:hAnsi="Times New Roman" w:cs="Times New Roman"/>
              <w:lang w:val="en-US"/>
            </w:rPr>
            <w:t xml:space="preserve">amino acids for proteins or nucleotides for DNA. </w:t>
          </w:r>
          <w:r w:rsidR="00BC50E4" w:rsidRPr="00C16A75">
            <w:rPr>
              <w:rFonts w:ascii="Times New Roman" w:hAnsi="Times New Roman" w:cs="Times New Roman"/>
              <w:lang w:val="en-US"/>
            </w:rPr>
            <w:t xml:space="preserve">Through the </w:t>
          </w:r>
          <w:r w:rsidR="00A52D3A" w:rsidRPr="00C16A75">
            <w:rPr>
              <w:rFonts w:ascii="Times New Roman" w:hAnsi="Times New Roman" w:cs="Times New Roman"/>
              <w:lang w:val="en-US"/>
            </w:rPr>
            <w:t xml:space="preserve">polymerization of these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one strand</w:t>
          </w:r>
          <w:r w:rsidR="00BC50E4" w:rsidRPr="00C16A75">
            <w:rPr>
              <w:rFonts w:ascii="Times New Roman" w:hAnsi="Times New Roman" w:cs="Times New Roman"/>
              <w:lang w:val="en-US"/>
            </w:rPr>
            <w:t xml:space="preserve"> </w:t>
          </w:r>
          <w:r w:rsidR="00CC3CB1" w:rsidRPr="00C16A75">
            <w:rPr>
              <w:rFonts w:ascii="Times New Roman" w:hAnsi="Times New Roman" w:cs="Times New Roman"/>
              <w:lang w:val="en-US"/>
            </w:rPr>
            <w:t xml:space="preserve">of macromolecule </w:t>
          </w:r>
          <w:r w:rsidR="00BC50E4" w:rsidRPr="00C16A75">
            <w:rPr>
              <w:rFonts w:ascii="Times New Roman" w:hAnsi="Times New Roman" w:cs="Times New Roman"/>
              <w:lang w:val="en-US"/>
            </w:rPr>
            <w:t>is created</w:t>
          </w:r>
          <w:r w:rsidR="00A52D3A" w:rsidRPr="00C16A75">
            <w:rPr>
              <w:rFonts w:ascii="Times New Roman" w:hAnsi="Times New Roman" w:cs="Times New Roman"/>
              <w:lang w:val="en-US"/>
            </w:rPr>
            <w:t xml:space="preserve">, where not only the order of the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 xml:space="preserve">are critical for </w:t>
          </w:r>
          <w:r w:rsidR="00BC50E4" w:rsidRPr="00C16A75">
            <w:rPr>
              <w:rFonts w:ascii="Times New Roman" w:hAnsi="Times New Roman" w:cs="Times New Roman"/>
              <w:lang w:val="en-US"/>
            </w:rPr>
            <w:t xml:space="preserve">future </w:t>
          </w:r>
          <w:r w:rsidR="00A52D3A" w:rsidRPr="00C16A75">
            <w:rPr>
              <w:rFonts w:ascii="Times New Roman" w:hAnsi="Times New Roman" w:cs="Times New Roman"/>
              <w:lang w:val="en-US"/>
            </w:rPr>
            <w:t>functions</w:t>
          </w:r>
          <w:r w:rsidR="00BC50E4" w:rsidRPr="00C16A75">
            <w:rPr>
              <w:rFonts w:ascii="Times New Roman" w:hAnsi="Times New Roman" w:cs="Times New Roman"/>
              <w:lang w:val="en-US"/>
            </w:rPr>
            <w:t>, but</w:t>
          </w:r>
          <w:r w:rsidR="00A52D3A" w:rsidRPr="00C16A75">
            <w:rPr>
              <w:rFonts w:ascii="Times New Roman" w:hAnsi="Times New Roman" w:cs="Times New Roman"/>
              <w:lang w:val="en-US"/>
            </w:rPr>
            <w:t xml:space="preserve"> </w:t>
          </w:r>
          <w:r w:rsidR="00BC50E4" w:rsidRPr="00C16A75">
            <w:rPr>
              <w:rFonts w:ascii="Times New Roman" w:hAnsi="Times New Roman" w:cs="Times New Roman"/>
              <w:lang w:val="en-US"/>
            </w:rPr>
            <w:t xml:space="preserve">where </w:t>
          </w:r>
          <w:r w:rsidR="00A52D3A" w:rsidRPr="00C16A75">
            <w:rPr>
              <w:rFonts w:ascii="Times New Roman" w:hAnsi="Times New Roman" w:cs="Times New Roman"/>
              <w:lang w:val="en-US"/>
            </w:rPr>
            <w:t xml:space="preserve">the </w:t>
          </w:r>
          <w:r w:rsidR="00BC50E4" w:rsidRPr="00C16A75">
            <w:rPr>
              <w:rFonts w:ascii="Times New Roman" w:hAnsi="Times New Roman" w:cs="Times New Roman"/>
              <w:lang w:val="en-US"/>
            </w:rPr>
            <w:t xml:space="preserve">entire </w:t>
          </w:r>
          <w:r w:rsidR="00A52D3A" w:rsidRPr="00C16A75">
            <w:rPr>
              <w:rFonts w:ascii="Times New Roman" w:hAnsi="Times New Roman" w:cs="Times New Roman"/>
              <w:lang w:val="en-US"/>
            </w:rPr>
            <w:t>space with al</w:t>
          </w:r>
          <w:r w:rsidR="00EB692F" w:rsidRPr="00C16A75">
            <w:rPr>
              <w:rFonts w:ascii="Times New Roman" w:hAnsi="Times New Roman" w:cs="Times New Roman"/>
              <w:lang w:val="en-US"/>
            </w:rPr>
            <w:t>l</w:t>
          </w:r>
          <w:r w:rsidR="00BC50E4" w:rsidRPr="00C16A75">
            <w:rPr>
              <w:rFonts w:ascii="Times New Roman" w:hAnsi="Times New Roman" w:cs="Times New Roman"/>
              <w:lang w:val="en-US"/>
            </w:rPr>
            <w:t xml:space="preserve"> the</w:t>
          </w:r>
          <w:r w:rsidR="00A52D3A" w:rsidRPr="00C16A75">
            <w:rPr>
              <w:rFonts w:ascii="Times New Roman" w:hAnsi="Times New Roman" w:cs="Times New Roman"/>
              <w:lang w:val="en-US"/>
            </w:rPr>
            <w:t xml:space="preserve"> type</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presented bounds determine the function of the macromolecule. </w:t>
          </w:r>
        </w:p>
        <w:p w14:paraId="689F5996" w14:textId="2CD3B638"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From </w:t>
          </w:r>
          <w:r w:rsidR="00BC50E4" w:rsidRPr="00C16A75">
            <w:rPr>
              <w:rFonts w:ascii="Times New Roman" w:hAnsi="Times New Roman" w:cs="Times New Roman"/>
              <w:lang w:val="en-US"/>
            </w:rPr>
            <w:t xml:space="preserve">a </w:t>
          </w:r>
          <w:r w:rsidRPr="00C16A75">
            <w:rPr>
              <w:rFonts w:ascii="Times New Roman" w:hAnsi="Times New Roman" w:cs="Times New Roman"/>
              <w:lang w:val="en-US"/>
            </w:rPr>
            <w:t>chemical point of view</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there are many distinguishable forms of macromolecule</w:t>
          </w:r>
          <w:r w:rsidR="00BC50E4" w:rsidRPr="00C16A75">
            <w:rPr>
              <w:rFonts w:ascii="Times New Roman" w:hAnsi="Times New Roman" w:cs="Times New Roman"/>
              <w:lang w:val="en-US"/>
            </w:rPr>
            <w:t>s</w:t>
          </w:r>
          <w:r w:rsidRPr="00C16A75">
            <w:rPr>
              <w:rFonts w:ascii="Times New Roman" w:hAnsi="Times New Roman" w:cs="Times New Roman"/>
              <w:lang w:val="en-US"/>
            </w:rPr>
            <w:t>. For example the side chains of some amino acids can be presented as base or conjugate acids,</w:t>
          </w:r>
          <w:r w:rsidR="00BC50E4" w:rsidRPr="00C16A75">
            <w:rPr>
              <w:rFonts w:ascii="Times New Roman" w:hAnsi="Times New Roman" w:cs="Times New Roman"/>
              <w:lang w:val="en-US"/>
            </w:rPr>
            <w:t xml:space="preserve"> while</w:t>
          </w:r>
          <w:r w:rsidRPr="00C16A75">
            <w:rPr>
              <w:rFonts w:ascii="Times New Roman" w:hAnsi="Times New Roman" w:cs="Times New Roman"/>
              <w:lang w:val="en-US"/>
            </w:rPr>
            <w:t xml:space="preserve"> some can </w:t>
          </w:r>
          <w:r w:rsidR="00BC50E4" w:rsidRPr="00C16A75">
            <w:rPr>
              <w:rFonts w:ascii="Times New Roman" w:hAnsi="Times New Roman" w:cs="Times New Roman"/>
              <w:lang w:val="en-US"/>
            </w:rPr>
            <w:t xml:space="preserve">even </w:t>
          </w:r>
          <w:r w:rsidRPr="00C16A75">
            <w:rPr>
              <w:rFonts w:ascii="Times New Roman" w:hAnsi="Times New Roman" w:cs="Times New Roman"/>
              <w:lang w:val="en-US"/>
            </w:rPr>
            <w:t>be presented in</w:t>
          </w:r>
          <w:r w:rsidR="00BC50E4" w:rsidRPr="00C16A75">
            <w:rPr>
              <w:rFonts w:ascii="Times New Roman" w:hAnsi="Times New Roman" w:cs="Times New Roman"/>
              <w:lang w:val="en-US"/>
            </w:rPr>
            <w:t xml:space="preserve"> an</w:t>
          </w:r>
          <w:r w:rsidRPr="00C16A75">
            <w:rPr>
              <w:rFonts w:ascii="Times New Roman" w:hAnsi="Times New Roman" w:cs="Times New Roman"/>
              <w:lang w:val="en-US"/>
            </w:rPr>
            <w:t xml:space="preserve"> acid or conjugate base form at the typical cellular or interstitial pH. Fortunately</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reactions with ligands can be independent on different sites in macromolecules, which simplif</w:t>
          </w:r>
          <w:r w:rsidR="005222D8" w:rsidRPr="00C16A75">
            <w:rPr>
              <w:rFonts w:ascii="Times New Roman" w:hAnsi="Times New Roman" w:cs="Times New Roman"/>
              <w:lang w:val="en-US"/>
            </w:rPr>
            <w:t>ies</w:t>
          </w:r>
          <w:r w:rsidRPr="00C16A75">
            <w:rPr>
              <w:rFonts w:ascii="Times New Roman" w:hAnsi="Times New Roman" w:cs="Times New Roman"/>
              <w:lang w:val="en-US"/>
            </w:rPr>
            <w:t xml:space="preserve"> the calculation of equilibrium. </w:t>
          </w:r>
          <w:r w:rsidR="00783C84" w:rsidRPr="00C16A75">
            <w:rPr>
              <w:rFonts w:ascii="Times New Roman" w:hAnsi="Times New Roman" w:cs="Times New Roman"/>
              <w:lang w:val="en-US"/>
            </w:rPr>
            <w:t>T</w:t>
          </w:r>
          <w:r w:rsidRPr="00C16A75">
            <w:rPr>
              <w:rFonts w:ascii="Times New Roman" w:hAnsi="Times New Roman" w:cs="Times New Roman"/>
              <w:lang w:val="en-US"/>
            </w:rPr>
            <w:t xml:space="preserve">he mole fraction of the specific state </w:t>
          </w:r>
          <w:r w:rsidR="00783C84" w:rsidRPr="00C16A75">
            <w:rPr>
              <w:rFonts w:ascii="Times New Roman" w:hAnsi="Times New Roman" w:cs="Times New Roman"/>
              <w:lang w:val="en-US"/>
            </w:rPr>
            <w:t>“sQ” (</w:t>
          </w:r>
          <w:r w:rsidRPr="00C16A75">
            <w:rPr>
              <w:rFonts w:ascii="Times New Roman" w:hAnsi="Times New Roman" w:cs="Times New Roman"/>
              <w:lang w:val="en-US"/>
            </w:rPr>
            <w:t xml:space="preserve">defined by selected quaternary conformation </w:t>
          </w:r>
          <w:r w:rsidR="00EB692F" w:rsidRPr="00C16A75">
            <w:rPr>
              <w:rFonts w:ascii="Times New Roman" w:hAnsi="Times New Roman" w:cs="Times New Roman"/>
              <w:lang w:val="en-US"/>
            </w:rPr>
            <w:t>“Q”</w:t>
          </w:r>
          <w:r w:rsidRPr="00C16A75">
            <w:rPr>
              <w:rFonts w:ascii="Times New Roman" w:hAnsi="Times New Roman" w:cs="Times New Roman"/>
              <w:lang w:val="en-US"/>
            </w:rPr>
            <w:t xml:space="preserve"> and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state of </w:t>
          </w:r>
          <w:r w:rsidR="00783C84" w:rsidRPr="00C16A75">
            <w:rPr>
              <w:rFonts w:ascii="Times New Roman" w:hAnsi="Times New Roman" w:cs="Times New Roman"/>
              <w:lang w:val="en-US"/>
            </w:rPr>
            <w:t>each</w:t>
          </w:r>
          <w:r w:rsidRPr="00C16A75">
            <w:rPr>
              <w:rFonts w:ascii="Times New Roman" w:hAnsi="Times New Roman" w:cs="Times New Roman"/>
              <w:lang w:val="en-US"/>
            </w:rPr>
            <w:t xml:space="preserve"> independent site </w:t>
          </w:r>
          <w:r w:rsidR="00EB692F" w:rsidRPr="00C16A75">
            <w:rPr>
              <w:rFonts w:ascii="Times New Roman" w:hAnsi="Times New Roman" w:cs="Times New Roman"/>
              <w:lang w:val="en-US"/>
            </w:rPr>
            <w:t xml:space="preserve">“i” </w:t>
          </w:r>
          <w:r w:rsidRPr="00C16A75">
            <w:rPr>
              <w:rFonts w:ascii="Times New Roman" w:hAnsi="Times New Roman" w:cs="Times New Roman"/>
              <w:lang w:val="en-US"/>
            </w:rPr>
            <w:t>at equilibrium</w:t>
          </w:r>
          <w:r w:rsidR="00783C84" w:rsidRPr="00C16A75">
            <w:rPr>
              <w:rFonts w:ascii="Times New Roman" w:hAnsi="Times New Roman" w:cs="Times New Roman"/>
              <w:lang w:val="en-US"/>
            </w:rPr>
            <w:t>)</w:t>
          </w:r>
          <w:r w:rsidRPr="00C16A75">
            <w:rPr>
              <w:rFonts w:ascii="Times New Roman" w:hAnsi="Times New Roman" w:cs="Times New Roman"/>
              <w:lang w:val="en-US"/>
            </w:rPr>
            <w:t xml:space="preserve"> </w:t>
          </w:r>
          <w:r w:rsidR="00783C84" w:rsidRPr="00C16A75">
            <w:rPr>
              <w:rFonts w:ascii="Times New Roman" w:hAnsi="Times New Roman" w:cs="Times New Roman"/>
              <w:lang w:val="en-US"/>
            </w:rPr>
            <w:t>is</w:t>
          </w:r>
          <w:r w:rsidRPr="00C16A75">
            <w:rPr>
              <w:rFonts w:ascii="Times New Roman" w:hAnsi="Times New Roman" w:cs="Times New Roman"/>
              <w:lang w:val="en-US"/>
            </w:rPr>
            <w:t xml:space="preserve"> calculated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_Ref418948760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The equation can be read as the probability of the selected form in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sQ</w:t>
          </w:r>
          <w:r w:rsidRPr="00C16A75">
            <w:rPr>
              <w:rFonts w:ascii="Times New Roman" w:hAnsi="Times New Roman" w:cs="Times New Roman"/>
              <w:lang w:val="en-US"/>
            </w:rPr>
            <w:t>)</w:t>
          </w:r>
          <w:r w:rsidR="005222D8" w:rsidRPr="00C16A75">
            <w:rPr>
              <w:rFonts w:ascii="Times New Roman" w:hAnsi="Times New Roman" w:cs="Times New Roman"/>
              <w:lang w:val="en-US"/>
            </w:rPr>
            <w:t>, which</w:t>
          </w:r>
          <w:r w:rsidRPr="00C16A75">
            <w:rPr>
              <w:rFonts w:ascii="Times New Roman" w:hAnsi="Times New Roman" w:cs="Times New Roman"/>
              <w:lang w:val="en-US"/>
            </w:rPr>
            <w:t xml:space="preserve"> is the probability </w:t>
          </w:r>
          <w:r w:rsidRPr="00C16A75">
            <w:rPr>
              <w:rFonts w:ascii="Times New Roman" w:hAnsi="Times New Roman" w:cs="Times New Roman"/>
              <w:lang w:val="en-US"/>
            </w:rPr>
            <w:lastRenderedPageBreak/>
            <w:t>of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Q</w:t>
          </w:r>
          <w:r w:rsidRPr="00C16A75">
            <w:rPr>
              <w:rFonts w:ascii="Times New Roman" w:hAnsi="Times New Roman" w:cs="Times New Roman"/>
              <w:lang w:val="en-US"/>
            </w:rPr>
            <w:t xml:space="preserve">) multiplied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probability of each </w:t>
          </w:r>
          <w:r w:rsidR="00783C84" w:rsidRPr="00C16A75">
            <w:rPr>
              <w:rFonts w:ascii="Times New Roman" w:hAnsi="Times New Roman" w:cs="Times New Roman"/>
              <w:lang w:val="en-US"/>
            </w:rPr>
            <w:t xml:space="preserve">selected </w:t>
          </w:r>
          <w:r w:rsidRPr="00C16A75">
            <w:rPr>
              <w:rFonts w:ascii="Times New Roman" w:hAnsi="Times New Roman" w:cs="Times New Roman"/>
              <w:lang w:val="en-US"/>
            </w:rPr>
            <w:t xml:space="preserve">site </w:t>
          </w:r>
          <w:r w:rsidR="00783C84" w:rsidRPr="00C16A75">
            <w:rPr>
              <w:rFonts w:ascii="Times New Roman" w:hAnsi="Times New Roman" w:cs="Times New Roman"/>
              <w:lang w:val="en-US"/>
            </w:rPr>
            <w:t xml:space="preserve">form </w:t>
          </w:r>
          <w:r w:rsidRPr="00C16A75">
            <w:rPr>
              <w:rFonts w:ascii="Times New Roman" w:hAnsi="Times New Roman" w:cs="Times New Roman"/>
              <w:lang w:val="en-US"/>
            </w:rPr>
            <w:t>in the quaternary conformation (</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i</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Q</w:t>
          </w:r>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C16A75" w14:paraId="6AA091DA" w14:textId="77777777" w:rsidTr="003D7E4C">
            <w:trPr>
              <w:trHeight w:val="567"/>
            </w:trPr>
            <w:tc>
              <w:tcPr>
                <w:tcW w:w="7230" w:type="dxa"/>
                <w:vAlign w:val="center"/>
              </w:tcPr>
              <w:p w14:paraId="443CB83E" w14:textId="77777777" w:rsidR="00A52D3A" w:rsidRPr="00C16A75" w:rsidRDefault="002C7EC8" w:rsidP="00EB692F">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sQ</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i</m:t>
                        </m: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den>
                        </m:f>
                      </m:e>
                    </m:nary>
                  </m:oMath>
                </m:oMathPara>
              </w:p>
            </w:tc>
            <w:tc>
              <w:tcPr>
                <w:tcW w:w="1165" w:type="dxa"/>
                <w:vAlign w:val="center"/>
              </w:tcPr>
              <w:p w14:paraId="6874F9D0" w14:textId="08B517A4" w:rsidR="00A52D3A" w:rsidRPr="00C16A75" w:rsidRDefault="00A52D3A" w:rsidP="003D7E4C">
                <w:pPr>
                  <w:pStyle w:val="Titulek"/>
                  <w:spacing w:after="0"/>
                  <w:rPr>
                    <w:rFonts w:ascii="Times New Roman" w:hAnsi="Times New Roman" w:cs="Times New Roman"/>
                    <w:lang w:val="en-US"/>
                  </w:rPr>
                </w:pPr>
                <w:bookmarkStart w:id="143" w:name="_Ref41894876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19</w:t>
                </w:r>
                <w:r w:rsidRPr="00C16A75">
                  <w:rPr>
                    <w:rFonts w:ascii="Times New Roman" w:hAnsi="Times New Roman" w:cs="Times New Roman"/>
                    <w:lang w:val="en-US"/>
                  </w:rPr>
                  <w:fldChar w:fldCharType="end"/>
                </w:r>
                <w:bookmarkEnd w:id="143"/>
                <w:r w:rsidR="005222D8" w:rsidRPr="00C16A75">
                  <w:rPr>
                    <w:rFonts w:ascii="Times New Roman" w:hAnsi="Times New Roman" w:cs="Times New Roman"/>
                    <w:lang w:val="en-US"/>
                  </w:rPr>
                  <w:t>:</w:t>
                </w:r>
                <w:r w:rsidRPr="00C16A75">
                  <w:rPr>
                    <w:rFonts w:ascii="Times New Roman" w:hAnsi="Times New Roman" w:cs="Times New Roman"/>
                    <w:lang w:val="en-US"/>
                  </w:rPr>
                  <w:t xml:space="preserve"> Speciation</w:t>
                </w:r>
                <w:r w:rsidR="005222D8" w:rsidRPr="00C16A75">
                  <w:rPr>
                    <w:rFonts w:ascii="Times New Roman" w:hAnsi="Times New Roman" w:cs="Times New Roman"/>
                    <w:lang w:val="en-US"/>
                  </w:rPr>
                  <w:t>.</w:t>
                </w:r>
              </w:p>
            </w:tc>
          </w:tr>
        </w:tbl>
        <w:p w14:paraId="2D084A9D" w14:textId="607DCC29" w:rsidR="00A52D3A" w:rsidRPr="00C16A75" w:rsidRDefault="00A52D3A" w:rsidP="009647B0">
          <w:pPr>
            <w:spacing w:before="240"/>
            <w:jc w:val="both"/>
            <w:rPr>
              <w:rFonts w:ascii="Times New Roman" w:hAnsi="Times New Roman" w:cs="Times New Roman"/>
              <w:lang w:val="en-US"/>
            </w:rPr>
          </w:pPr>
          <w:r w:rsidRPr="00C16A75">
            <w:rPr>
              <w:rFonts w:ascii="Times New Roman" w:hAnsi="Times New Roman" w:cs="Times New Roman"/>
              <w:lang w:val="en-US"/>
            </w:rPr>
            <w:t>As a result of these general equation</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for </w:t>
          </w:r>
          <w:r w:rsidR="005222D8" w:rsidRPr="00C16A75">
            <w:rPr>
              <w:rFonts w:ascii="Times New Roman" w:hAnsi="Times New Roman" w:cs="Times New Roman"/>
              <w:lang w:val="en-US"/>
            </w:rPr>
            <w:t xml:space="preserve">attaining </w:t>
          </w:r>
          <w:r w:rsidRPr="00C16A75">
            <w:rPr>
              <w:rFonts w:ascii="Times New Roman" w:hAnsi="Times New Roman" w:cs="Times New Roman"/>
              <w:lang w:val="en-US"/>
            </w:rPr>
            <w:t>equilibrium of macromolecule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changes between quaternary conformations</w:t>
          </w:r>
          <w:r w:rsidR="005222D8" w:rsidRPr="00C16A75">
            <w:rPr>
              <w:rFonts w:ascii="Times New Roman" w:hAnsi="Times New Roman" w:cs="Times New Roman"/>
              <w:lang w:val="en-US"/>
            </w:rPr>
            <w:t xml:space="preserve"> can be easily expressed</w:t>
          </w:r>
          <w:r w:rsidRPr="00C16A75">
            <w:rPr>
              <w:rFonts w:ascii="Times New Roman" w:hAnsi="Times New Roman" w:cs="Times New Roman"/>
              <w:lang w:val="en-US"/>
            </w:rPr>
            <w:t>. For xample</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allosteric effect on hemoglobin can be described by tensed and relaxed conformation of hemoglobin tetramer molecule</w:t>
          </w:r>
          <w:r w:rsidR="005222D8" w:rsidRPr="00C16A75">
            <w:rPr>
              <w:rFonts w:ascii="Times New Roman" w:hAnsi="Times New Roman" w:cs="Times New Roman"/>
              <w:lang w:val="en-US"/>
            </w:rPr>
            <w:t>s</w:t>
          </w:r>
          <w:r w:rsidRPr="00C16A75">
            <w:rPr>
              <w:rFonts w:ascii="Times New Roman" w:hAnsi="Times New Roman" w:cs="Times New Roman"/>
              <w:lang w:val="en-US"/>
            </w:rPr>
            <w:t>, where the binding of oxygen is in each conformation independent. However</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affinity of oxygen in tensed conformation is much higher than in relaxed conformation. This simplification </w:t>
          </w:r>
          <w:r w:rsidR="005222D8" w:rsidRPr="00C16A75">
            <w:rPr>
              <w:rFonts w:ascii="Times New Roman" w:hAnsi="Times New Roman" w:cs="Times New Roman"/>
              <w:lang w:val="en-US"/>
            </w:rPr>
            <w:t>w</w:t>
          </w:r>
          <w:r w:rsidRPr="00C16A75">
            <w:rPr>
              <w:rFonts w:ascii="Times New Roman" w:hAnsi="Times New Roman" w:cs="Times New Roman"/>
              <w:lang w:val="en-US"/>
            </w:rPr>
            <w:t>as first presented</w:t>
          </w:r>
          <w:r w:rsidR="007A619B" w:rsidRPr="00C16A75">
            <w:rPr>
              <w:rFonts w:ascii="Times New Roman" w:hAnsi="Times New Roman" w:cs="Times New Roman"/>
              <w:lang w:val="en-US"/>
            </w:rPr>
            <w:t xml:space="preserve"> </w:t>
          </w:r>
          <w:r w:rsidR="005222D8" w:rsidRPr="00C16A75">
            <w:rPr>
              <w:rFonts w:ascii="Times New Roman" w:hAnsi="Times New Roman" w:cs="Times New Roman"/>
              <w:lang w:val="en-US"/>
            </w:rPr>
            <w:t>in a model</w:t>
          </w:r>
          <w:r w:rsidRPr="00C16A75">
            <w:rPr>
              <w:rFonts w:ascii="Times New Roman" w:hAnsi="Times New Roman" w:cs="Times New Roman"/>
              <w:lang w:val="en-US"/>
            </w:rPr>
            <w:t xml:space="preserve"> by Monod-Wyman-Changeux in 1965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the basis of all allosteric regulations. </w:t>
          </w:r>
          <w:r w:rsidR="00D954C2" w:rsidRPr="00C16A75">
            <w:rPr>
              <w:rFonts w:ascii="Times New Roman" w:hAnsi="Times New Roman" w:cs="Times New Roman"/>
              <w:lang w:val="en-US"/>
            </w:rPr>
            <w:t>However, they are only calculating the very simplified one ligand situation.</w:t>
          </w:r>
        </w:p>
        <w:p w14:paraId="32232A86" w14:textId="383A7BF0"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Our research </w:t>
          </w:r>
          <w:r w:rsidR="005222D8" w:rsidRPr="00C16A75">
            <w:rPr>
              <w:rFonts w:ascii="Times New Roman" w:hAnsi="Times New Roman" w:cs="Times New Roman"/>
              <w:lang w:val="en-US"/>
            </w:rPr>
            <w:t xml:space="preserve">pertaining to </w:t>
          </w:r>
          <w:r w:rsidRPr="00C16A75">
            <w:rPr>
              <w:rFonts w:ascii="Times New Roman" w:hAnsi="Times New Roman" w:cs="Times New Roman"/>
              <w:lang w:val="en-US"/>
            </w:rPr>
            <w:t xml:space="preserve">these allosteric effects </w:t>
          </w:r>
          <w:r w:rsidR="005222D8" w:rsidRPr="00C16A75">
            <w:rPr>
              <w:rFonts w:ascii="Times New Roman" w:hAnsi="Times New Roman" w:cs="Times New Roman"/>
              <w:lang w:val="en-US"/>
            </w:rPr>
            <w:t>is able to</w:t>
          </w:r>
          <w:r w:rsidRPr="00C16A75">
            <w:rPr>
              <w:rFonts w:ascii="Times New Roman" w:hAnsi="Times New Roman" w:cs="Times New Roman"/>
              <w:lang w:val="en-US"/>
            </w:rPr>
            <w:t xml:space="preserve"> extend the model </w:t>
          </w:r>
          <w:r w:rsidR="00CC3CB1" w:rsidRPr="00C16A75">
            <w:rPr>
              <w:rFonts w:ascii="Times New Roman" w:hAnsi="Times New Roman" w:cs="Times New Roman"/>
              <w:lang w:val="en-US"/>
            </w:rPr>
            <w:t xml:space="preserve">of allostery </w:t>
          </w:r>
          <w:r w:rsidRPr="00C16A75">
            <w:rPr>
              <w:rFonts w:ascii="Times New Roman" w:hAnsi="Times New Roman" w:cs="Times New Roman"/>
              <w:lang w:val="en-US"/>
            </w:rPr>
            <w:t>with many possible quaternary states and with many ligands.</w:t>
          </w:r>
          <w:r w:rsidR="00C773C2" w:rsidRPr="00C16A75">
            <w:rPr>
              <w:rFonts w:ascii="Times New Roman" w:hAnsi="Times New Roman" w:cs="Times New Roman"/>
              <w:lang w:val="en-US"/>
            </w:rPr>
            <w:t xml:space="preserve"> The example of usage this </w:t>
          </w:r>
          <w:r w:rsidR="00D954C2" w:rsidRPr="00C16A75">
            <w:rPr>
              <w:rFonts w:ascii="Times New Roman" w:hAnsi="Times New Roman" w:cs="Times New Roman"/>
              <w:lang w:val="en-US"/>
            </w:rPr>
            <w:t xml:space="preserve">extended </w:t>
          </w:r>
          <w:r w:rsidR="00C773C2" w:rsidRPr="00C16A75">
            <w:rPr>
              <w:rFonts w:ascii="Times New Roman" w:hAnsi="Times New Roman" w:cs="Times New Roman"/>
              <w:lang w:val="en-US"/>
            </w:rPr>
            <w:t xml:space="preserve">revolutionary approach is the first paper in appendix </w:t>
          </w:r>
          <w:r w:rsidR="00F71B55" w:rsidRPr="00C16A75">
            <w:rPr>
              <w:rFonts w:ascii="Times New Roman" w:hAnsi="Times New Roman" w:cs="Times New Roman"/>
              <w:lang w:val="en-US"/>
            </w:rPr>
            <w:fldChar w:fldCharType="begin"/>
          </w:r>
          <w:r w:rsidR="00F71B55"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sidRPr="00C16A75">
            <w:rPr>
              <w:rFonts w:ascii="Times New Roman" w:hAnsi="Times New Roman" w:cs="Times New Roman"/>
              <w:lang w:val="en-US"/>
            </w:rPr>
            <w:fldChar w:fldCharType="separate"/>
          </w:r>
          <w:r w:rsidR="00F71B55" w:rsidRPr="00C16A75">
            <w:rPr>
              <w:rFonts w:ascii="Times New Roman" w:hAnsi="Times New Roman" w:cs="Times New Roman"/>
              <w:noProof/>
              <w:lang w:val="en-US"/>
            </w:rPr>
            <w:t>(Mateják, et al., 2015)</w:t>
          </w:r>
          <w:r w:rsidR="00F71B55" w:rsidRPr="00C16A75">
            <w:rPr>
              <w:rFonts w:ascii="Times New Roman" w:hAnsi="Times New Roman" w:cs="Times New Roman"/>
              <w:lang w:val="en-US"/>
            </w:rPr>
            <w:fldChar w:fldCharType="end"/>
          </w:r>
          <w:r w:rsidRPr="00C16A75">
            <w:rPr>
              <w:rFonts w:ascii="Times New Roman" w:hAnsi="Times New Roman" w:cs="Times New Roman"/>
              <w:lang w:val="en-US"/>
            </w:rPr>
            <w:t xml:space="preserve"> I designed the mathematical description of the hemoglobin model including oxygenation, carboxylation, Bohr’s effects and heat balance. </w:t>
          </w:r>
          <w:r w:rsidR="005222D8" w:rsidRPr="00C16A75">
            <w:rPr>
              <w:rFonts w:ascii="Times New Roman" w:hAnsi="Times New Roman" w:cs="Times New Roman"/>
              <w:lang w:val="en-US"/>
            </w:rPr>
            <w:t>C</w:t>
          </w:r>
          <w:r w:rsidRPr="00C16A75">
            <w:rPr>
              <w:rFonts w:ascii="Times New Roman" w:hAnsi="Times New Roman" w:cs="Times New Roman"/>
              <w:lang w:val="en-US"/>
            </w:rPr>
            <w:t>o</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author Stanislav Matoušek </w:t>
          </w:r>
          <w:r w:rsidR="005222D8" w:rsidRPr="00C16A75">
            <w:rPr>
              <w:rFonts w:ascii="Times New Roman" w:hAnsi="Times New Roman" w:cs="Times New Roman"/>
              <w:lang w:val="en-US"/>
            </w:rPr>
            <w:t xml:space="preserve">completed </w:t>
          </w:r>
          <w:r w:rsidRPr="00C16A75">
            <w:rPr>
              <w:rFonts w:ascii="Times New Roman" w:hAnsi="Times New Roman" w:cs="Times New Roman"/>
              <w:lang w:val="en-US"/>
            </w:rPr>
            <w:t xml:space="preserve">the review and scientific language support </w:t>
          </w:r>
          <w:r w:rsidR="005222D8"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paper. </w:t>
          </w:r>
          <w:r w:rsidR="005222D8" w:rsidRPr="00C16A75">
            <w:rPr>
              <w:rFonts w:ascii="Times New Roman" w:hAnsi="Times New Roman" w:cs="Times New Roman"/>
              <w:lang w:val="en-US"/>
            </w:rPr>
            <w:t>Co-</w:t>
          </w:r>
          <w:r w:rsidRPr="00C16A75">
            <w:rPr>
              <w:rFonts w:ascii="Times New Roman" w:hAnsi="Times New Roman" w:cs="Times New Roman"/>
              <w:lang w:val="en-US"/>
            </w:rPr>
            <w:t xml:space="preserve">author Tomáš Kulhánek </w:t>
          </w:r>
          <w:r w:rsidR="005222D8" w:rsidRPr="00C16A75">
            <w:rPr>
              <w:rFonts w:ascii="Times New Roman" w:hAnsi="Times New Roman" w:cs="Times New Roman"/>
              <w:lang w:val="en-US"/>
            </w:rPr>
            <w:t>identified</w:t>
          </w:r>
          <w:r w:rsidRPr="00C16A75">
            <w:rPr>
              <w:rFonts w:ascii="Times New Roman" w:hAnsi="Times New Roman" w:cs="Times New Roman"/>
              <w:lang w:val="en-US"/>
            </w:rPr>
            <w:t xml:space="preserve"> the parameters of the model </w:t>
          </w:r>
          <w:r w:rsidR="005222D8"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fit experimental data.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shown in </w:t>
          </w:r>
          <w:r w:rsidR="005222D8" w:rsidRPr="00C16A75">
            <w:rPr>
              <w:rFonts w:ascii="Times New Roman" w:hAnsi="Times New Roman" w:cs="Times New Roman"/>
              <w:lang w:val="en-US"/>
            </w:rPr>
            <w:t>what follows</w:t>
          </w:r>
          <w:r w:rsidRPr="00C16A75">
            <w:rPr>
              <w:rFonts w:ascii="Times New Roman" w:hAnsi="Times New Roman" w:cs="Times New Roman"/>
              <w:lang w:val="en-US"/>
            </w:rPr>
            <w:t>, the model describe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the interconnection of all phenomena</w:t>
          </w:r>
          <w:r w:rsidR="005222D8"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joined together</w:t>
          </w:r>
          <w:r w:rsidR="005222D8" w:rsidRPr="00C16A75">
            <w:rPr>
              <w:rFonts w:ascii="Times New Roman" w:hAnsi="Times New Roman" w:cs="Times New Roman"/>
              <w:lang w:val="en-US"/>
            </w:rPr>
            <w:t xml:space="preserve"> nonlinearly</w:t>
          </w:r>
          <w:r w:rsidRPr="00C16A75">
            <w:rPr>
              <w:rFonts w:ascii="Times New Roman" w:hAnsi="Times New Roman" w:cs="Times New Roman"/>
              <w:lang w:val="en-US"/>
            </w:rPr>
            <w:t xml:space="preserve">. </w:t>
          </w:r>
          <w:r w:rsidR="005222D8" w:rsidRPr="00C16A75">
            <w:rPr>
              <w:rFonts w:ascii="Times New Roman" w:hAnsi="Times New Roman" w:cs="Times New Roman"/>
              <w:lang w:val="en-US"/>
            </w:rPr>
            <w:t>T</w:t>
          </w:r>
          <w:r w:rsidRPr="00C16A75">
            <w:rPr>
              <w:rFonts w:ascii="Times New Roman" w:hAnsi="Times New Roman" w:cs="Times New Roman"/>
              <w:lang w:val="en-US"/>
            </w:rPr>
            <w:t>herefore</w:t>
          </w:r>
          <w:r w:rsidR="005222D8" w:rsidRPr="00C16A75">
            <w:rPr>
              <w:rFonts w:ascii="Times New Roman" w:hAnsi="Times New Roman" w:cs="Times New Roman"/>
              <w:lang w:val="en-US"/>
            </w:rPr>
            <w:t>, it</w:t>
          </w:r>
          <w:r w:rsidRPr="00C16A75">
            <w:rPr>
              <w:rFonts w:ascii="Times New Roman" w:hAnsi="Times New Roman" w:cs="Times New Roman"/>
              <w:lang w:val="en-US"/>
            </w:rPr>
            <w:t xml:space="preserve"> is not possible to describe </w:t>
          </w:r>
          <w:r w:rsidR="00CC3CB1" w:rsidRPr="00C16A75">
            <w:rPr>
              <w:rFonts w:ascii="Times New Roman" w:hAnsi="Times New Roman" w:cs="Times New Roman"/>
              <w:lang w:val="en-US"/>
            </w:rPr>
            <w:t xml:space="preserve">the phenomena </w:t>
          </w:r>
          <w:r w:rsidRPr="00C16A75">
            <w:rPr>
              <w:rFonts w:ascii="Times New Roman" w:hAnsi="Times New Roman" w:cs="Times New Roman"/>
              <w:lang w:val="en-US"/>
            </w:rPr>
            <w:t>separately as independent processes.</w:t>
          </w:r>
        </w:p>
        <w:p w14:paraId="019F004A" w14:textId="4A121172" w:rsidR="003362FC" w:rsidRPr="00C16A75" w:rsidRDefault="006D5ECB" w:rsidP="00911E3F">
          <w:pPr>
            <w:pStyle w:val="Nadpis2"/>
            <w:rPr>
              <w:lang w:val="en-US"/>
            </w:rPr>
          </w:pPr>
          <w:bookmarkStart w:id="144" w:name="_Toc408842124"/>
          <w:bookmarkStart w:id="145" w:name="_Toc408844073"/>
          <w:bookmarkStart w:id="146" w:name="_Toc408845906"/>
          <w:bookmarkStart w:id="147" w:name="_Toc409289288"/>
          <w:bookmarkStart w:id="148" w:name="_Toc420288828"/>
          <w:bookmarkStart w:id="149" w:name="_Ref421686859"/>
          <w:bookmarkStart w:id="150" w:name="_Ref421686908"/>
          <w:bookmarkStart w:id="151" w:name="_Toc421792678"/>
          <w:r w:rsidRPr="00C16A75">
            <w:rPr>
              <w:noProof/>
              <w:lang w:val="en-US" w:eastAsia="sk-SK"/>
            </w:rPr>
            <w:drawing>
              <wp:anchor distT="0" distB="0" distL="114300" distR="114300" simplePos="0" relativeHeight="251461632"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lang w:val="en-US"/>
            </w:rPr>
            <w:t>Thermal domain</w:t>
          </w:r>
          <w:bookmarkEnd w:id="144"/>
          <w:bookmarkEnd w:id="145"/>
          <w:bookmarkEnd w:id="146"/>
          <w:bookmarkEnd w:id="147"/>
          <w:bookmarkEnd w:id="148"/>
          <w:bookmarkEnd w:id="149"/>
          <w:bookmarkEnd w:id="150"/>
          <w:bookmarkEnd w:id="151"/>
        </w:p>
        <w:p w14:paraId="4BDAB813" w14:textId="5EEC2C8C" w:rsidR="002769F3" w:rsidRPr="00C16A75" w:rsidRDefault="0001204F" w:rsidP="005D2519">
          <w:pPr>
            <w:jc w:val="both"/>
            <w:rPr>
              <w:rFonts w:ascii="Times New Roman" w:hAnsi="Times New Roman" w:cs="Times New Roman"/>
              <w:lang w:val="en-US"/>
            </w:rPr>
          </w:pPr>
          <w:r w:rsidRPr="00C16A75">
            <w:rPr>
              <w:rFonts w:ascii="Times New Roman" w:hAnsi="Times New Roman" w:cs="Times New Roman"/>
              <w:lang w:val="en-US"/>
            </w:rPr>
            <w:t xml:space="preserve">It </w:t>
          </w:r>
          <w:r w:rsidR="005222D8" w:rsidRPr="00C16A75">
            <w:rPr>
              <w:rFonts w:ascii="Times New Roman" w:hAnsi="Times New Roman" w:cs="Times New Roman"/>
              <w:lang w:val="en-US"/>
            </w:rPr>
            <w:t>should not be surprising</w:t>
          </w:r>
          <w:r w:rsidRPr="00C16A75">
            <w:rPr>
              <w:rFonts w:ascii="Times New Roman" w:hAnsi="Times New Roman" w:cs="Times New Roman"/>
              <w:lang w:val="en-US"/>
            </w:rPr>
            <w:t xml:space="preserve"> that in</w:t>
          </w:r>
          <w:r w:rsidR="005222D8" w:rsidRPr="00C16A75">
            <w:rPr>
              <w:rFonts w:ascii="Times New Roman" w:hAnsi="Times New Roman" w:cs="Times New Roman"/>
              <w:lang w:val="en-US"/>
            </w:rPr>
            <w:t xml:space="preserve"> the </w:t>
          </w:r>
          <w:r w:rsidRPr="00C16A75">
            <w:rPr>
              <w:rFonts w:ascii="Times New Roman" w:hAnsi="Times New Roman" w:cs="Times New Roman"/>
              <w:lang w:val="en-US"/>
            </w:rPr>
            <w:t>thermal domain</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heat energy </w:t>
          </w:r>
          <w:r w:rsidR="005222D8" w:rsidRPr="00C16A75">
            <w:rPr>
              <w:rFonts w:ascii="Times New Roman" w:hAnsi="Times New Roman" w:cs="Times New Roman"/>
              <w:lang w:val="en-US"/>
            </w:rPr>
            <w:t xml:space="preserve">is accumulated </w:t>
          </w:r>
          <w:r w:rsidRPr="00C16A75">
            <w:rPr>
              <w:rFonts w:ascii="Times New Roman" w:hAnsi="Times New Roman" w:cs="Times New Roman"/>
              <w:lang w:val="en-US"/>
            </w:rPr>
            <w:t xml:space="preserve">as </w:t>
          </w:r>
          <w:r w:rsidR="005222D8" w:rsidRPr="00C16A75">
            <w:rPr>
              <w:rFonts w:ascii="Times New Roman" w:hAnsi="Times New Roman" w:cs="Times New Roman"/>
              <w:lang w:val="en-US"/>
            </w:rPr>
            <w:t xml:space="preserve">shown </w:t>
          </w:r>
          <w:r w:rsidRPr="00C16A75">
            <w:rPr>
              <w:rFonts w:ascii="Times New Roman" w:hAnsi="Times New Roman" w:cs="Times New Roman"/>
              <w:lang w:val="en-US"/>
            </w:rPr>
            <w:t xml:space="preserve">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_Ref408220051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From </w:t>
          </w:r>
          <w:r w:rsidRPr="00C16A75">
            <w:rPr>
              <w:rFonts w:ascii="Times New Roman" w:hAnsi="Times New Roman" w:cs="Times New Roman"/>
              <w:b/>
              <w:lang w:val="en-US"/>
            </w:rPr>
            <w:t>accumulated heat</w:t>
          </w:r>
          <w:r w:rsidR="000173C7" w:rsidRPr="00C16A75">
            <w:rPr>
              <w:rFonts w:ascii="Times New Roman" w:hAnsi="Times New Roman" w:cs="Times New Roman"/>
              <w:b/>
              <w:lang w:val="en-US"/>
            </w:rPr>
            <w:t xml:space="preserve"> </w:t>
          </w:r>
          <w:r w:rsidR="000173C7" w:rsidRPr="00C16A75">
            <w:rPr>
              <w:rFonts w:ascii="Times New Roman" w:hAnsi="Times New Roman" w:cs="Times New Roman"/>
              <w:b/>
              <w:i/>
              <w:lang w:val="en-US"/>
            </w:rPr>
            <w:t>H</w:t>
          </w:r>
          <w:r w:rsidR="000173C7" w:rsidRPr="00C16A75">
            <w:rPr>
              <w:rFonts w:ascii="Times New Roman" w:hAnsi="Times New Roman" w:cs="Times New Roman"/>
              <w:lang w:val="en-US"/>
            </w:rPr>
            <w:t xml:space="preserve"> [J]</w:t>
          </w:r>
          <w:r w:rsidR="005222D8" w:rsidRPr="00C16A75">
            <w:rPr>
              <w:rFonts w:ascii="Times New Roman" w:hAnsi="Times New Roman" w:cs="Times New Roman"/>
              <w:b/>
              <w:lang w:val="en-US"/>
            </w:rPr>
            <w:t>,</w:t>
          </w:r>
          <w:r w:rsidRPr="00C16A75">
            <w:rPr>
              <w:rFonts w:ascii="Times New Roman" w:hAnsi="Times New Roman" w:cs="Times New Roman"/>
              <w:lang w:val="en-US"/>
            </w:rPr>
            <w:t xml:space="preserve"> temperature </w:t>
          </w:r>
          <w:r w:rsidR="000173C7" w:rsidRPr="00C16A75">
            <w:rPr>
              <w:rFonts w:ascii="Times New Roman" w:hAnsi="Times New Roman" w:cs="Times New Roman"/>
              <w:i/>
              <w:lang w:val="en-US"/>
            </w:rPr>
            <w:t>T</w:t>
          </w:r>
          <w:r w:rsidR="000173C7"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[K] </w:t>
          </w:r>
          <w:r w:rsidR="005222D8" w:rsidRPr="00C16A75">
            <w:rPr>
              <w:rFonts w:ascii="Times New Roman" w:hAnsi="Times New Roman" w:cs="Times New Roman"/>
              <w:lang w:val="en-US"/>
            </w:rPr>
            <w:t xml:space="preserve">can be calculated </w:t>
          </w:r>
          <w:r w:rsidRPr="00C16A75">
            <w:rPr>
              <w:rFonts w:ascii="Times New Roman" w:hAnsi="Times New Roman" w:cs="Times New Roman"/>
              <w:lang w:val="en-US"/>
            </w:rPr>
            <w:t>using</w:t>
          </w:r>
          <w:r w:rsidR="005222D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properties of materials such as their specific heat</w:t>
          </w:r>
          <w:r w:rsidR="000173C7" w:rsidRPr="00C16A75">
            <w:rPr>
              <w:rFonts w:ascii="Times New Roman" w:hAnsi="Times New Roman" w:cs="Times New Roman"/>
              <w:lang w:val="en-US"/>
            </w:rPr>
            <w:t xml:space="preserve"> </w:t>
          </w:r>
          <w:r w:rsidR="00E65B8B" w:rsidRPr="00C16A75">
            <w:rPr>
              <w:rFonts w:ascii="Times New Roman" w:hAnsi="Times New Roman" w:cs="Times New Roman"/>
              <w:i/>
              <w:lang w:val="en-US"/>
            </w:rPr>
            <w:t>C</w:t>
          </w:r>
          <w:r w:rsidR="000173C7" w:rsidRPr="00C16A75">
            <w:rPr>
              <w:rFonts w:ascii="Times New Roman" w:hAnsi="Times New Roman" w:cs="Times New Roman"/>
              <w:i/>
              <w:vertAlign w:val="subscript"/>
              <w:lang w:val="en-US"/>
            </w:rPr>
            <w:t>p</w:t>
          </w:r>
          <w:r w:rsidRPr="00C16A75">
            <w:rPr>
              <w:rFonts w:ascii="Times New Roman" w:hAnsi="Times New Roman" w:cs="Times New Roman"/>
              <w:lang w:val="en-US"/>
            </w:rPr>
            <w:t xml:space="preserve"> </w:t>
          </w:r>
          <w:r w:rsidR="00713D0B" w:rsidRPr="00C16A75">
            <w:rPr>
              <w:rFonts w:ascii="Times New Roman" w:hAnsi="Times New Roman" w:cs="Times New Roman"/>
              <w:lang w:val="en-US"/>
            </w:rPr>
            <w:t>[J.kg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w:t>
          </w:r>
          <w:r w:rsidR="00DD783B" w:rsidRPr="00C16A75">
            <w:rPr>
              <w:rFonts w:ascii="Times New Roman" w:hAnsi="Times New Roman" w:cs="Times New Roman"/>
              <w:lang w:val="en-US"/>
            </w:rPr>
            <w:t>T</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r w:rsidRPr="00C16A75">
            <w:rPr>
              <w:rFonts w:ascii="Times New Roman" w:hAnsi="Times New Roman" w:cs="Times New Roman"/>
              <w:lang w:val="en-US"/>
            </w:rPr>
            <w:t xml:space="preserve">and </w:t>
          </w:r>
          <w:r w:rsidR="00DD783B" w:rsidRPr="00C16A75">
            <w:rPr>
              <w:rFonts w:ascii="Times New Roman" w:hAnsi="Times New Roman" w:cs="Times New Roman"/>
              <w:lang w:val="en-US"/>
            </w:rPr>
            <w:t>mass</w:t>
          </w:r>
          <w:r w:rsidR="00713D0B" w:rsidRPr="00C16A75">
            <w:rPr>
              <w:rFonts w:ascii="Times New Roman" w:hAnsi="Times New Roman" w:cs="Times New Roman"/>
              <w:lang w:val="en-US"/>
            </w:rPr>
            <w:t xml:space="preserve"> </w:t>
          </w:r>
          <w:r w:rsidR="00DD783B" w:rsidRPr="00C16A75">
            <w:rPr>
              <w:rFonts w:ascii="Times New Roman" w:hAnsi="Times New Roman" w:cs="Times New Roman"/>
              <w:i/>
              <w:lang w:val="en-US"/>
            </w:rPr>
            <w:t>m</w:t>
          </w:r>
          <w:r w:rsidR="00E65B8B" w:rsidRPr="00C16A75">
            <w:rPr>
              <w:rFonts w:ascii="Times New Roman" w:hAnsi="Times New Roman" w:cs="Times New Roman"/>
              <w:lang w:val="en-US"/>
            </w:rPr>
            <w:t> </w:t>
          </w:r>
          <w:r w:rsidR="00713D0B" w:rsidRPr="00C16A75">
            <w:rPr>
              <w:rFonts w:ascii="Times New Roman" w:hAnsi="Times New Roman" w:cs="Times New Roman"/>
              <w:lang w:val="en-US"/>
            </w:rPr>
            <w:t>[</w:t>
          </w:r>
          <w:r w:rsidR="00DD783B" w:rsidRPr="00C16A75">
            <w:rPr>
              <w:rFonts w:ascii="Times New Roman" w:hAnsi="Times New Roman" w:cs="Times New Roman"/>
              <w:lang w:val="en-US"/>
            </w:rPr>
            <w:t>kg</w:t>
          </w:r>
          <w:r w:rsidR="00713D0B" w:rsidRPr="00C16A75">
            <w:rPr>
              <w:rFonts w:ascii="Times New Roman" w:hAnsi="Times New Roman" w:cs="Times New Roman"/>
              <w:lang w:val="en-US"/>
            </w:rPr>
            <w:t>]</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_Ref408220132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DA3CAE" w:rsidRPr="00C16A75">
            <w:rPr>
              <w:rFonts w:ascii="Times New Roman" w:hAnsi="Times New Roman" w:cs="Times New Roman"/>
              <w:lang w:val="en-US"/>
            </w:rPr>
            <w:t xml:space="preserve"> Since in human physiology temperature is regulated to 37°C (=310.15 K), relative heat is shifted to this value. The negative value of heat means a lack of heat to 37°C while the positive value of relative heat means heat excess and a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21"/>
          </w:tblGrid>
          <w:tr w:rsidR="009D4DBB" w:rsidRPr="00C16A75" w14:paraId="365A6A23" w14:textId="77777777" w:rsidTr="00FC027A">
            <w:tc>
              <w:tcPr>
                <w:tcW w:w="7230" w:type="dxa"/>
                <w:vAlign w:val="center"/>
              </w:tcPr>
              <w:p w14:paraId="20D49CA7" w14:textId="603D6721" w:rsidR="009D4DBB" w:rsidRPr="003D7E4C" w:rsidRDefault="003D7E4C" w:rsidP="000173C7">
                <w:pPr>
                  <w:keepNext/>
                  <w:jc w:val="both"/>
                  <w:rPr>
                    <w:rFonts w:ascii="Times New Roman" w:hAnsi="Times New Roman" w:cs="Times New Roman"/>
                    <w:b/>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∂H</m:t>
                        </m:r>
                      </m:e>
                    </m:nary>
                  </m:oMath>
                </m:oMathPara>
              </w:p>
            </w:tc>
            <w:tc>
              <w:tcPr>
                <w:tcW w:w="1165" w:type="dxa"/>
                <w:vAlign w:val="center"/>
              </w:tcPr>
              <w:p w14:paraId="178A7941" w14:textId="05013B5E" w:rsidR="009D4DBB" w:rsidRPr="00C16A75" w:rsidRDefault="009D4DBB" w:rsidP="009647B0">
                <w:pPr>
                  <w:pStyle w:val="Titulek"/>
                  <w:spacing w:after="0"/>
                  <w:jc w:val="both"/>
                  <w:rPr>
                    <w:rFonts w:ascii="Times New Roman" w:hAnsi="Times New Roman" w:cs="Times New Roman"/>
                    <w:lang w:val="en-US"/>
                  </w:rPr>
                </w:pPr>
                <w:bookmarkStart w:id="152" w:name="_Ref40822005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20</w:t>
                </w:r>
                <w:r w:rsidRPr="00C16A75">
                  <w:rPr>
                    <w:rFonts w:ascii="Times New Roman" w:hAnsi="Times New Roman" w:cs="Times New Roman"/>
                    <w:lang w:val="en-US"/>
                  </w:rPr>
                  <w:fldChar w:fldCharType="end"/>
                </w:r>
                <w:bookmarkEnd w:id="152"/>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Heat</w:t>
                </w:r>
                <w:r w:rsidR="005222D8" w:rsidRPr="00C16A75">
                  <w:rPr>
                    <w:rFonts w:ascii="Times New Roman" w:hAnsi="Times New Roman" w:cs="Times New Roman"/>
                    <w:lang w:val="en-US"/>
                  </w:rPr>
                  <w:t>.</w:t>
                </w:r>
              </w:p>
            </w:tc>
          </w:tr>
          <w:tr w:rsidR="009D4DBB" w:rsidRPr="00C16A75" w14:paraId="70C11CFF" w14:textId="77777777" w:rsidTr="00FC027A">
            <w:trPr>
              <w:trHeight w:val="823"/>
            </w:trPr>
            <w:tc>
              <w:tcPr>
                <w:tcW w:w="7230" w:type="dxa"/>
                <w:vAlign w:val="center"/>
              </w:tcPr>
              <w:p w14:paraId="45A68B0B" w14:textId="48B5331B" w:rsidR="009D4DBB" w:rsidRPr="00C16A75" w:rsidRDefault="000173C7" w:rsidP="00E65B8B">
                <w:pPr>
                  <w:keepNext/>
                  <w:jc w:val="both"/>
                  <w:rPr>
                    <w:rFonts w:ascii="Times New Roman" w:eastAsia="Times New Roman" w:hAnsi="Times New Roman" w:cs="Times New Roman"/>
                    <w:lang w:val="en-US"/>
                  </w:rPr>
                </w:pPr>
                <m:oMathPara>
                  <m:oMath>
                    <m:r>
                      <w:rPr>
                        <w:rFonts w:ascii="Cambria Math" w:hAnsi="Cambria Math" w:cs="Times New Roman"/>
                        <w:lang w:val="en-US"/>
                      </w:rPr>
                      <m:t>T=310.15+</m:t>
                    </m:r>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den>
                    </m:f>
                  </m:oMath>
                </m:oMathPara>
              </w:p>
            </w:tc>
            <w:tc>
              <w:tcPr>
                <w:tcW w:w="1165" w:type="dxa"/>
                <w:vAlign w:val="center"/>
              </w:tcPr>
              <w:p w14:paraId="21310608" w14:textId="1B4F363B" w:rsidR="009D4DBB" w:rsidRPr="00C16A75" w:rsidRDefault="009D4DBB" w:rsidP="009647B0">
                <w:pPr>
                  <w:pStyle w:val="Titulek"/>
                  <w:spacing w:after="0"/>
                  <w:jc w:val="both"/>
                  <w:rPr>
                    <w:rFonts w:ascii="Times New Roman" w:hAnsi="Times New Roman" w:cs="Times New Roman"/>
                    <w:lang w:val="en-US"/>
                  </w:rPr>
                </w:pPr>
                <w:bookmarkStart w:id="153" w:name="_Ref40822013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21</w:t>
                </w:r>
                <w:r w:rsidRPr="00C16A75">
                  <w:rPr>
                    <w:rFonts w:ascii="Times New Roman" w:hAnsi="Times New Roman" w:cs="Times New Roman"/>
                    <w:lang w:val="en-US"/>
                  </w:rPr>
                  <w:fldChar w:fldCharType="end"/>
                </w:r>
                <w:bookmarkEnd w:id="153"/>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Temperature</w:t>
                </w:r>
                <w:r w:rsidR="005222D8" w:rsidRPr="003D7E4C">
                  <w:rPr>
                    <w:rFonts w:ascii="Times New Roman" w:hAnsi="Times New Roman" w:cs="Times New Roman"/>
                    <w:b/>
                    <w:lang w:val="en-US"/>
                  </w:rPr>
                  <w:t>.</w:t>
                </w:r>
              </w:p>
            </w:tc>
          </w:tr>
        </w:tbl>
        <w:p w14:paraId="3B825667" w14:textId="371CC331" w:rsidR="009D4DBB" w:rsidRPr="00C16A75" w:rsidRDefault="001C0377" w:rsidP="009647B0">
          <w:pPr>
            <w:spacing w:before="240"/>
            <w:jc w:val="both"/>
            <w:rPr>
              <w:rFonts w:ascii="Times New Roman" w:hAnsi="Times New Roman" w:cs="Times New Roman"/>
              <w:lang w:val="en-US"/>
            </w:rPr>
          </w:pPr>
          <w:r w:rsidRPr="00C16A75">
            <w:rPr>
              <w:rFonts w:ascii="Times New Roman" w:hAnsi="Times New Roman" w:cs="Times New Roman"/>
              <w:lang w:val="en-US"/>
            </w:rPr>
            <w:t>The connectors in heat domains use temperature</w:t>
          </w:r>
          <w:r w:rsidR="00E65B8B" w:rsidRPr="00C16A75">
            <w:rPr>
              <w:rFonts w:ascii="Times New Roman" w:hAnsi="Times New Roman" w:cs="Times New Roman"/>
              <w:lang w:val="en-US"/>
            </w:rPr>
            <w:t xml:space="preserve"> </w:t>
          </w:r>
          <w:r w:rsidR="00E65B8B" w:rsidRPr="00C16A75">
            <w:rPr>
              <w:rFonts w:ascii="Times New Roman" w:hAnsi="Times New Roman" w:cs="Times New Roman"/>
              <w:i/>
              <w:lang w:val="en-US"/>
            </w:rPr>
            <w:t>T</w:t>
          </w:r>
          <w:r w:rsidR="0076130A" w:rsidRPr="00C16A75">
            <w:rPr>
              <w:rFonts w:ascii="Times New Roman" w:hAnsi="Times New Roman" w:cs="Times New Roman"/>
              <w:lang w:val="en-US"/>
            </w:rPr>
            <w:t xml:space="preserve"> [K]</w:t>
          </w:r>
          <w:r w:rsidRPr="00C16A75">
            <w:rPr>
              <w:rFonts w:ascii="Times New Roman" w:hAnsi="Times New Roman" w:cs="Times New Roman"/>
              <w:lang w:val="en-US"/>
            </w:rPr>
            <w:t xml:space="preserve"> as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and heat flow</w:t>
          </w:r>
          <w:r w:rsidR="00E65B8B" w:rsidRPr="00C16A75">
            <w:rPr>
              <w:rFonts w:ascii="Times New Roman" w:hAnsi="Times New Roman" w:cs="Times New Roman"/>
              <w:lang w:val="en-US"/>
            </w:rPr>
            <w:t xml:space="preserve"> </w:t>
          </w:r>
          <m:oMath>
            <m:r>
              <w:rPr>
                <w:rFonts w:ascii="Cambria Math" w:hAnsi="Cambria Math" w:cs="Times New Roman"/>
                <w:lang w:val="en-US"/>
              </w:rPr>
              <m:t>∂H</m:t>
            </m:r>
          </m:oMath>
          <w:r w:rsidRPr="00C16A75">
            <w:rPr>
              <w:rFonts w:ascii="Times New Roman" w:hAnsi="Times New Roman" w:cs="Times New Roman"/>
              <w:lang w:val="en-US"/>
            </w:rPr>
            <w:t xml:space="preserve"> [J.s</w:t>
          </w:r>
          <w:r w:rsidRPr="00C16A75">
            <w:rPr>
              <w:rFonts w:ascii="Times New Roman" w:hAnsi="Times New Roman" w:cs="Times New Roman"/>
              <w:vertAlign w:val="superscript"/>
              <w:lang w:val="en-US"/>
            </w:rPr>
            <w:t>-1</w:t>
          </w:r>
          <w:r w:rsidRPr="00C16A75">
            <w:rPr>
              <w:rFonts w:ascii="Times New Roman" w:hAnsi="Times New Roman" w:cs="Times New Roman"/>
              <w:lang w:val="en-US"/>
            </w:rPr>
            <w:t xml:space="preserve">] in </w:t>
          </w:r>
          <w:r w:rsidR="0017798D" w:rsidRPr="00C16A75">
            <w:rPr>
              <w:rFonts w:ascii="Times New Roman" w:hAnsi="Times New Roman" w:cs="Times New Roman"/>
              <w:lang w:val="en-US"/>
            </w:rPr>
            <w:t xml:space="preserve">establishing </w:t>
          </w:r>
          <w:r w:rsidRPr="00C16A75">
            <w:rPr>
              <w:rFonts w:ascii="Times New Roman" w:hAnsi="Times New Roman" w:cs="Times New Roman"/>
              <w:lang w:val="en-US"/>
            </w:rPr>
            <w:t>meaning</w:t>
          </w:r>
          <w:r w:rsidR="0017798D" w:rsidRPr="00C16A75">
            <w:rPr>
              <w:rFonts w:ascii="Times New Roman" w:hAnsi="Times New Roman" w:cs="Times New Roman"/>
              <w:lang w:val="en-US"/>
            </w:rPr>
            <w:t>s</w:t>
          </w:r>
          <w:r w:rsidRPr="00C16A75">
            <w:rPr>
              <w:rFonts w:ascii="Times New Roman" w:hAnsi="Times New Roman" w:cs="Times New Roman"/>
              <w:lang w:val="en-US"/>
            </w:rPr>
            <w:t xml:space="preserve"> of change </w:t>
          </w:r>
          <w:r w:rsidR="0017798D" w:rsidRPr="00C16A75">
            <w:rPr>
              <w:rFonts w:ascii="Times New Roman" w:hAnsi="Times New Roman" w:cs="Times New Roman"/>
              <w:lang w:val="en-US"/>
            </w:rPr>
            <w:t xml:space="preserve">in </w:t>
          </w:r>
          <w:r w:rsidRPr="00C16A75">
            <w:rPr>
              <w:rFonts w:ascii="Times New Roman" w:hAnsi="Times New Roman" w:cs="Times New Roman"/>
              <w:lang w:val="en-US"/>
            </w:rPr>
            <w:t xml:space="preserve">heat energy. </w:t>
          </w:r>
          <w:r w:rsidR="00783C84" w:rsidRPr="00C16A75">
            <w:rPr>
              <w:rFonts w:ascii="Times New Roman" w:hAnsi="Times New Roman" w:cs="Times New Roman"/>
              <w:lang w:val="en-US"/>
            </w:rPr>
            <w:t>T</w:t>
          </w:r>
          <w:r w:rsidR="0076130A" w:rsidRPr="00C16A75">
            <w:rPr>
              <w:rFonts w:ascii="Times New Roman" w:hAnsi="Times New Roman" w:cs="Times New Roman"/>
              <w:lang w:val="en-US"/>
            </w:rPr>
            <w:t xml:space="preserve">he connector </w:t>
          </w:r>
          <w:r w:rsidR="0017798D" w:rsidRPr="00C16A75">
            <w:rPr>
              <w:rFonts w:ascii="Times New Roman" w:hAnsi="Times New Roman" w:cs="Times New Roman"/>
              <w:lang w:val="en-US"/>
            </w:rPr>
            <w:t xml:space="preserve">was </w:t>
          </w:r>
          <w:r w:rsidR="00783C84" w:rsidRPr="00C16A75">
            <w:rPr>
              <w:rFonts w:ascii="Times New Roman" w:hAnsi="Times New Roman" w:cs="Times New Roman"/>
              <w:lang w:val="en-US"/>
            </w:rPr>
            <w:t xml:space="preserve">inherited from the package Thermal.HeatTransfer of Modelica Standard Library (MSL 3.2.1), which </w:t>
          </w:r>
          <w:r w:rsidR="0017798D" w:rsidRPr="00C16A75">
            <w:rPr>
              <w:rFonts w:ascii="Times New Roman" w:hAnsi="Times New Roman" w:cs="Times New Roman"/>
              <w:lang w:val="en-US"/>
            </w:rPr>
            <w:t>creates</w:t>
          </w:r>
          <w:r w:rsidR="00783C84" w:rsidRPr="00C16A75">
            <w:rPr>
              <w:rFonts w:ascii="Times New Roman" w:hAnsi="Times New Roman" w:cs="Times New Roman"/>
              <w:lang w:val="en-US"/>
            </w:rPr>
            <w:t xml:space="preserve"> compatibility with all standard thermal components of that package</w:t>
          </w:r>
          <w:r w:rsidR="0076130A" w:rsidRPr="00C16A75">
            <w:rPr>
              <w:rFonts w:ascii="Times New Roman" w:hAnsi="Times New Roman" w:cs="Times New Roman"/>
              <w:lang w:val="en-US"/>
            </w:rPr>
            <w:t>.</w:t>
          </w:r>
        </w:p>
        <w:p w14:paraId="12397953" w14:textId="043C6B75" w:rsidR="002769F3" w:rsidRPr="00C16A75" w:rsidRDefault="006D5ECB" w:rsidP="00EB3B08">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65728"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C16A75">
            <w:rPr>
              <w:rFonts w:ascii="Times New Roman" w:hAnsi="Times New Roman" w:cs="Times New Roman"/>
              <w:b/>
              <w:lang w:val="en-US"/>
            </w:rPr>
            <w:t>Heat conduction</w:t>
          </w:r>
          <w:r w:rsidR="00460D26" w:rsidRPr="00C16A75">
            <w:rPr>
              <w:rFonts w:ascii="Times New Roman" w:hAnsi="Times New Roman" w:cs="Times New Roman"/>
              <w:lang w:val="en-US"/>
            </w:rPr>
            <w:t xml:space="preserve"> is driven by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temperature gradient as shown in </w:t>
          </w:r>
          <w:r w:rsidR="00460D26" w:rsidRPr="00C16A75">
            <w:rPr>
              <w:rFonts w:ascii="Times New Roman" w:hAnsi="Times New Roman" w:cs="Times New Roman"/>
              <w:lang w:val="en-US"/>
            </w:rPr>
            <w:fldChar w:fldCharType="begin"/>
          </w:r>
          <w:r w:rsidR="00460D26" w:rsidRPr="00C16A75">
            <w:rPr>
              <w:rFonts w:ascii="Times New Roman" w:hAnsi="Times New Roman" w:cs="Times New Roman"/>
              <w:lang w:val="en-US"/>
            </w:rPr>
            <w:instrText xml:space="preserve"> REF _Ref408222346 \h </w:instrText>
          </w:r>
          <w:r w:rsidR="00911E3F" w:rsidRPr="00C16A75">
            <w:rPr>
              <w:rFonts w:ascii="Times New Roman" w:hAnsi="Times New Roman" w:cs="Times New Roman"/>
              <w:lang w:val="en-US"/>
            </w:rPr>
            <w:instrText xml:space="preserve"> \* MERGEFORMAT </w:instrText>
          </w:r>
          <w:r w:rsidR="00460D26" w:rsidRPr="00C16A75">
            <w:rPr>
              <w:rFonts w:ascii="Times New Roman" w:hAnsi="Times New Roman" w:cs="Times New Roman"/>
              <w:lang w:val="en-US"/>
            </w:rPr>
          </w:r>
          <w:r w:rsidR="00460D26"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22</w:t>
          </w:r>
          <w:r w:rsidR="00460D26" w:rsidRPr="00C16A75">
            <w:rPr>
              <w:rFonts w:ascii="Times New Roman" w:hAnsi="Times New Roman" w:cs="Times New Roman"/>
              <w:lang w:val="en-US"/>
            </w:rPr>
            <w:fldChar w:fldCharType="end"/>
          </w:r>
          <w:r w:rsidR="00460D26" w:rsidRPr="00C16A75">
            <w:rPr>
              <w:rFonts w:ascii="Times New Roman" w:hAnsi="Times New Roman" w:cs="Times New Roman"/>
              <w:lang w:val="en-US"/>
            </w:rPr>
            <w:t xml:space="preserve">. Heat is transferred from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warmer to colder environment until the temperature is equilibrated. The speed of conduction is determined by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 xml:space="preserve">parameter </w:t>
          </w:r>
          <w:r w:rsidR="00460D26" w:rsidRPr="00C16A75">
            <w:rPr>
              <w:rFonts w:ascii="Times New Roman" w:hAnsi="Times New Roman" w:cs="Times New Roman"/>
              <w:i/>
              <w:lang w:val="en-US"/>
            </w:rPr>
            <w:t>Cond</w:t>
          </w:r>
          <w:r w:rsidR="00460D26" w:rsidRPr="00C16A75">
            <w:rPr>
              <w:rFonts w:ascii="Times New Roman" w:hAnsi="Times New Roman" w:cs="Times New Roman"/>
              <w:lang w:val="en-US"/>
            </w:rPr>
            <w:t xml:space="preserve">, which can </w:t>
          </w:r>
          <w:r w:rsidR="0017798D" w:rsidRPr="00C16A75">
            <w:rPr>
              <w:rFonts w:ascii="Times New Roman" w:hAnsi="Times New Roman" w:cs="Times New Roman"/>
              <w:lang w:val="en-US"/>
            </w:rPr>
            <w:t xml:space="preserve">also </w:t>
          </w:r>
          <w:r w:rsidR="00460D26" w:rsidRPr="00C16A75">
            <w:rPr>
              <w:rFonts w:ascii="Times New Roman" w:hAnsi="Times New Roman" w:cs="Times New Roman"/>
              <w:lang w:val="en-US"/>
            </w:rPr>
            <w:t xml:space="preserve">be expressed as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reciprocal value of heat resistance.</w:t>
          </w:r>
          <w:r w:rsidR="00CB722E"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1341"/>
          </w:tblGrid>
          <w:tr w:rsidR="00BF74D1" w:rsidRPr="00C16A75" w14:paraId="50EC2A2D" w14:textId="77777777" w:rsidTr="003D7E4C">
            <w:trPr>
              <w:trHeight w:val="823"/>
            </w:trPr>
            <w:tc>
              <w:tcPr>
                <w:tcW w:w="7054" w:type="dxa"/>
                <w:vAlign w:val="center"/>
              </w:tcPr>
              <w:p w14:paraId="41F018B4" w14:textId="52661AA9" w:rsidR="00BF74D1" w:rsidRPr="00C16A75" w:rsidRDefault="000173C7"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w:lastRenderedPageBreak/>
                      <m:t>∂H=Cond∙</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out</m:t>
                            </m:r>
                          </m:sub>
                        </m:sSub>
                      </m:e>
                    </m:d>
                  </m:oMath>
                </m:oMathPara>
              </w:p>
            </w:tc>
            <w:tc>
              <w:tcPr>
                <w:tcW w:w="1341" w:type="dxa"/>
                <w:vAlign w:val="center"/>
              </w:tcPr>
              <w:p w14:paraId="32F08A08" w14:textId="17F394FF" w:rsidR="00BF74D1" w:rsidRPr="00C16A75" w:rsidRDefault="00BF74D1" w:rsidP="003D7E4C">
                <w:pPr>
                  <w:pStyle w:val="Titulek"/>
                  <w:spacing w:after="0"/>
                  <w:rPr>
                    <w:rFonts w:ascii="Times New Roman" w:hAnsi="Times New Roman" w:cs="Times New Roman"/>
                    <w:lang w:val="en-US"/>
                  </w:rPr>
                </w:pPr>
                <w:bookmarkStart w:id="154" w:name="_Ref40822234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22</w:t>
                </w:r>
                <w:r w:rsidRPr="00C16A75">
                  <w:rPr>
                    <w:rFonts w:ascii="Times New Roman" w:hAnsi="Times New Roman" w:cs="Times New Roman"/>
                    <w:lang w:val="en-US"/>
                  </w:rPr>
                  <w:fldChar w:fldCharType="end"/>
                </w:r>
                <w:bookmarkEnd w:id="154"/>
                <w:r w:rsidR="0017798D" w:rsidRPr="00C16A75">
                  <w:rPr>
                    <w:rFonts w:ascii="Times New Roman" w:hAnsi="Times New Roman" w:cs="Times New Roman"/>
                    <w:lang w:val="en-US"/>
                  </w:rPr>
                  <w:t>:</w:t>
                </w:r>
                <w:r w:rsidR="00FC027A" w:rsidRPr="00C16A75">
                  <w:rPr>
                    <w:rFonts w:ascii="Times New Roman" w:hAnsi="Times New Roman" w:cs="Times New Roman"/>
                    <w:lang w:val="en-US"/>
                  </w:rPr>
                  <w:t xml:space="preserve"> Conduction</w:t>
                </w:r>
                <w:r w:rsidR="0017798D" w:rsidRPr="00C16A75">
                  <w:rPr>
                    <w:rFonts w:ascii="Times New Roman" w:hAnsi="Times New Roman" w:cs="Times New Roman"/>
                    <w:lang w:val="en-US"/>
                  </w:rPr>
                  <w:t>.</w:t>
                </w:r>
              </w:p>
            </w:tc>
          </w:tr>
        </w:tbl>
        <w:p w14:paraId="0F1ACEF3" w14:textId="70318A2B" w:rsidR="002769F3" w:rsidRPr="00C16A75" w:rsidRDefault="00C16A75" w:rsidP="00911E3F">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70848" behindDoc="1" locked="0" layoutInCell="1" allowOverlap="1" wp14:anchorId="33D17C6E" wp14:editId="5212FD89">
                <wp:simplePos x="0" y="0"/>
                <wp:positionH relativeFrom="column">
                  <wp:posOffset>-751205</wp:posOffset>
                </wp:positionH>
                <wp:positionV relativeFrom="paragraph">
                  <wp:posOffset>245110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00CB722E" w:rsidRPr="00C16A75">
            <w:rPr>
              <w:rFonts w:ascii="Times New Roman" w:hAnsi="Times New Roman" w:cs="Times New Roman"/>
              <w:lang w:val="en-US"/>
            </w:rPr>
            <w:t xml:space="preserve">Heat is </w:t>
          </w:r>
          <w:r w:rsidR="0017798D" w:rsidRPr="00C16A75">
            <w:rPr>
              <w:rFonts w:ascii="Times New Roman" w:hAnsi="Times New Roman" w:cs="Times New Roman"/>
              <w:lang w:val="en-US"/>
            </w:rPr>
            <w:t xml:space="preserve">also </w:t>
          </w:r>
          <w:r w:rsidR="00CB722E" w:rsidRPr="00C16A75">
            <w:rPr>
              <w:rFonts w:ascii="Times New Roman" w:hAnsi="Times New Roman" w:cs="Times New Roman"/>
              <w:lang w:val="en-US"/>
            </w:rPr>
            <w:t>transported together with mass. Each loss of mass will decrease absolute heat, but it does not change temperature. Th</w:t>
          </w:r>
          <w:r w:rsidR="00306DF0" w:rsidRPr="00C16A75">
            <w:rPr>
              <w:rFonts w:ascii="Times New Roman" w:hAnsi="Times New Roman" w:cs="Times New Roman"/>
              <w:lang w:val="en-US"/>
            </w:rPr>
            <w:t>is</w:t>
          </w:r>
          <w:r w:rsidR="00CB722E" w:rsidRPr="00C16A75">
            <w:rPr>
              <w:rFonts w:ascii="Times New Roman" w:hAnsi="Times New Roman" w:cs="Times New Roman"/>
              <w:lang w:val="en-US"/>
            </w:rPr>
            <w:t xml:space="preserve"> situation is an analogy of substance molar flow when the </w:t>
          </w:r>
          <w:r w:rsidR="00306DF0" w:rsidRPr="00C16A75">
            <w:rPr>
              <w:rFonts w:ascii="Times New Roman" w:hAnsi="Times New Roman" w:cs="Times New Roman"/>
              <w:lang w:val="en-US"/>
            </w:rPr>
            <w:t xml:space="preserve">entire </w:t>
          </w:r>
          <w:r w:rsidR="00CB722E" w:rsidRPr="00C16A75">
            <w:rPr>
              <w:rFonts w:ascii="Times New Roman" w:hAnsi="Times New Roman" w:cs="Times New Roman"/>
              <w:lang w:val="en-US"/>
            </w:rPr>
            <w:t xml:space="preserve">solution is outflowing. </w:t>
          </w:r>
          <w:r w:rsidR="00306DF0" w:rsidRPr="00C16A75">
            <w:rPr>
              <w:rFonts w:ascii="Times New Roman" w:hAnsi="Times New Roman" w:cs="Times New Roman"/>
              <w:lang w:val="en-US"/>
            </w:rPr>
            <w:t xml:space="preserve">Additionally,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_Ref407098764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16</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and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_Ref408222815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23</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are similar, but the meaning of variables </w:t>
          </w:r>
          <w:r w:rsidR="00306DF0" w:rsidRPr="00C16A75">
            <w:rPr>
              <w:rFonts w:ascii="Times New Roman" w:hAnsi="Times New Roman" w:cs="Times New Roman"/>
              <w:lang w:val="en-US"/>
            </w:rPr>
            <w:t xml:space="preserve">is </w:t>
          </w:r>
          <w:r w:rsidR="00CB722E" w:rsidRPr="00C16A75">
            <w:rPr>
              <w:rFonts w:ascii="Times New Roman" w:hAnsi="Times New Roman" w:cs="Times New Roman"/>
              <w:lang w:val="en-US"/>
            </w:rPr>
            <w:t xml:space="preserve">different. The </w:t>
          </w:r>
          <w:r w:rsidR="00CB722E" w:rsidRPr="00C16A75">
            <w:rPr>
              <w:rFonts w:ascii="Times New Roman" w:hAnsi="Times New Roman" w:cs="Times New Roman"/>
              <w:b/>
              <w:lang w:val="en-US"/>
            </w:rPr>
            <w:t>heat stream</w:t>
          </w:r>
          <w:r w:rsidR="00CB722E" w:rsidRPr="00C16A75">
            <w:rPr>
              <w:rFonts w:ascii="Times New Roman" w:hAnsi="Times New Roman" w:cs="Times New Roman"/>
              <w:lang w:val="en-US"/>
            </w:rPr>
            <w:t xml:space="preserve"> is based </w:t>
          </w:r>
          <w:r w:rsidR="00306DF0" w:rsidRPr="00C16A75">
            <w:rPr>
              <w:rFonts w:ascii="Times New Roman" w:hAnsi="Times New Roman" w:cs="Times New Roman"/>
              <w:lang w:val="en-US"/>
            </w:rPr>
            <w:t xml:space="preserve">on </w:t>
          </w:r>
          <w:r w:rsidR="00E65B8B" w:rsidRPr="00C16A75">
            <w:rPr>
              <w:rFonts w:ascii="Times New Roman" w:hAnsi="Times New Roman" w:cs="Times New Roman"/>
              <w:lang w:val="en-US"/>
            </w:rPr>
            <w:t>m</w:t>
          </w:r>
          <w:r w:rsidR="00DD783B" w:rsidRPr="00C16A75">
            <w:rPr>
              <w:rFonts w:ascii="Times New Roman" w:hAnsi="Times New Roman" w:cs="Times New Roman"/>
              <w:lang w:val="en-US"/>
            </w:rPr>
            <w:t>ass</w:t>
          </w:r>
          <w:r w:rsidR="00CB722E" w:rsidRPr="00C16A75">
            <w:rPr>
              <w:rFonts w:ascii="Times New Roman" w:hAnsi="Times New Roman" w:cs="Times New Roman"/>
              <w:lang w:val="en-US"/>
            </w:rPr>
            <w:t xml:space="preserve"> flow </w:t>
          </w:r>
          <m:oMath>
            <m:r>
              <w:rPr>
                <w:rFonts w:ascii="Cambria Math" w:hAnsi="Cambria Math" w:cs="Times New Roman"/>
                <w:lang w:val="en-US"/>
              </w:rPr>
              <m:t>∂m</m:t>
            </m:r>
          </m:oMath>
          <w:r w:rsidR="00E65B8B" w:rsidRPr="00C16A75">
            <w:rPr>
              <w:rFonts w:ascii="Times New Roman" w:hAnsi="Times New Roman" w:cs="Times New Roman"/>
              <w:lang w:val="en-US"/>
            </w:rPr>
            <w:t xml:space="preserve"> [</w:t>
          </w:r>
          <w:r w:rsidR="00DD783B" w:rsidRPr="00C16A75">
            <w:rPr>
              <w:rFonts w:ascii="Times New Roman" w:hAnsi="Times New Roman" w:cs="Times New Roman"/>
              <w:lang w:val="en-US"/>
            </w:rPr>
            <w:t>kg</w:t>
          </w:r>
          <w:r w:rsidR="00CB722E" w:rsidRPr="00C16A75">
            <w:rPr>
              <w:rFonts w:ascii="Times New Roman" w:hAnsi="Times New Roman" w:cs="Times New Roman"/>
              <w:lang w:val="en-US"/>
            </w:rPr>
            <w:t>.s</w:t>
          </w:r>
          <w:r w:rsidR="00CB722E" w:rsidRPr="00C16A75">
            <w:rPr>
              <w:rFonts w:ascii="Times New Roman" w:hAnsi="Times New Roman" w:cs="Times New Roman"/>
              <w:vertAlign w:val="superscript"/>
              <w:lang w:val="en-US"/>
            </w:rPr>
            <w:noBreakHyphen/>
            <w:t>1</w:t>
          </w:r>
          <w:r w:rsidR="00CB722E" w:rsidRPr="00C16A75">
            <w:rPr>
              <w:rFonts w:ascii="Times New Roman" w:hAnsi="Times New Roman" w:cs="Times New Roman"/>
              <w:lang w:val="en-US"/>
            </w:rPr>
            <w:t xml:space="preserve">] not </w:t>
          </w:r>
          <w:r w:rsidR="00EB3B08" w:rsidRPr="00C16A75">
            <w:rPr>
              <w:rFonts w:ascii="Times New Roman" w:hAnsi="Times New Roman" w:cs="Times New Roman"/>
              <w:lang w:val="en-US"/>
            </w:rPr>
            <w:t>molar</w:t>
          </w:r>
          <w:r w:rsidR="00CB722E" w:rsidRPr="00C16A75">
            <w:rPr>
              <w:rFonts w:ascii="Times New Roman" w:hAnsi="Times New Roman" w:cs="Times New Roman"/>
              <w:lang w:val="en-US"/>
            </w:rPr>
            <w:t xml:space="preserve"> flow and there is no molar </w:t>
          </w:r>
          <w:r w:rsidR="00EB3B08" w:rsidRPr="00C16A75">
            <w:rPr>
              <w:rFonts w:ascii="Times New Roman" w:hAnsi="Times New Roman" w:cs="Times New Roman"/>
              <w:lang w:val="en-US"/>
            </w:rPr>
            <w:t>fraction</w:t>
          </w:r>
          <w:r w:rsidR="00CB722E" w:rsidRPr="00C16A75">
            <w:rPr>
              <w:rFonts w:ascii="Times New Roman" w:hAnsi="Times New Roman" w:cs="Times New Roman"/>
              <w:lang w:val="en-US"/>
            </w:rPr>
            <w:t>, but</w:t>
          </w:r>
          <w:r w:rsidR="00306DF0" w:rsidRPr="00C16A75">
            <w:rPr>
              <w:rFonts w:ascii="Times New Roman" w:hAnsi="Times New Roman" w:cs="Times New Roman"/>
              <w:lang w:val="en-US"/>
            </w:rPr>
            <w:t xml:space="preserve"> a</w:t>
          </w:r>
          <w:r w:rsidR="00CB722E" w:rsidRPr="00C16A75">
            <w:rPr>
              <w:rFonts w:ascii="Times New Roman" w:hAnsi="Times New Roman" w:cs="Times New Roman"/>
              <w:lang w:val="en-US"/>
            </w:rPr>
            <w:t xml:space="preserve"> </w:t>
          </w:r>
          <w:r w:rsidR="00EB3B08" w:rsidRPr="00C16A75">
            <w:rPr>
              <w:rFonts w:ascii="Times New Roman" w:hAnsi="Times New Roman" w:cs="Times New Roman"/>
              <w:lang w:val="en-US"/>
            </w:rPr>
            <w:t>“</w:t>
          </w:r>
          <w:r w:rsidR="00CB722E" w:rsidRPr="00C16A75">
            <w:rPr>
              <w:rFonts w:ascii="Times New Roman" w:hAnsi="Times New Roman" w:cs="Times New Roman"/>
              <w:lang w:val="en-US"/>
            </w:rPr>
            <w:t>concentration of heat energy</w:t>
          </w:r>
          <w:r w:rsidR="00EB3B08" w:rsidRPr="00C16A75">
            <w:rPr>
              <w:rFonts w:ascii="Times New Roman" w:hAnsi="Times New Roman" w:cs="Times New Roman"/>
              <w:lang w:val="en-US"/>
            </w:rPr>
            <w:t>”</w:t>
          </w:r>
          <w:r w:rsidR="00CB722E"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expressed as </w:t>
          </w:r>
          <w:r w:rsidR="00306DF0" w:rsidRPr="00C16A75">
            <w:rPr>
              <w:rFonts w:ascii="Times New Roman" w:hAnsi="Times New Roman" w:cs="Times New Roman"/>
              <w:lang w:val="en-US"/>
            </w:rPr>
            <w:t xml:space="preserve">the </w:t>
          </w:r>
          <w:r w:rsidR="00713D0B" w:rsidRPr="00C16A75">
            <w:rPr>
              <w:rFonts w:ascii="Times New Roman" w:hAnsi="Times New Roman" w:cs="Times New Roman"/>
              <w:lang w:val="en-US"/>
            </w:rPr>
            <w:t xml:space="preserve">multiplication of temperature [K] with </w:t>
          </w:r>
          <w:r w:rsidR="00306DF0" w:rsidRPr="00C16A75">
            <w:rPr>
              <w:rFonts w:ascii="Times New Roman" w:hAnsi="Times New Roman" w:cs="Times New Roman"/>
              <w:lang w:val="en-US"/>
            </w:rPr>
            <w:t xml:space="preserve">the </w:t>
          </w:r>
          <w:r w:rsidR="00E65B8B" w:rsidRPr="00C16A75">
            <w:rPr>
              <w:rFonts w:ascii="Times New Roman" w:hAnsi="Times New Roman" w:cs="Times New Roman"/>
              <w:lang w:val="en-US"/>
            </w:rPr>
            <w:t>specific heat of the substance</w:t>
          </w:r>
          <w:r w:rsidR="00713D0B" w:rsidRPr="00C16A75">
            <w:rPr>
              <w:rFonts w:ascii="Times New Roman" w:hAnsi="Times New Roman" w:cs="Times New Roman"/>
              <w:lang w:val="en-US"/>
            </w:rPr>
            <w:t xml:space="preserve"> [J.</w:t>
          </w:r>
          <w:r w:rsidR="00DD783B" w:rsidRPr="00C16A75">
            <w:rPr>
              <w:rFonts w:ascii="Times New Roman" w:hAnsi="Times New Roman" w:cs="Times New Roman"/>
              <w:lang w:val="en-US"/>
            </w:rPr>
            <w:t>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.K</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D20BA4" w:rsidRPr="00C16A75" w14:paraId="4302001F" w14:textId="77777777" w:rsidTr="003D7E4C">
            <w:trPr>
              <w:trHeight w:val="567"/>
              <w:jc w:val="center"/>
            </w:trPr>
            <w:tc>
              <w:tcPr>
                <w:tcW w:w="6941" w:type="dxa"/>
                <w:vAlign w:val="center"/>
              </w:tcPr>
              <w:p w14:paraId="12820883" w14:textId="2AC7A4E7" w:rsidR="00D20BA4" w:rsidRPr="00C16A75" w:rsidRDefault="00E65B8B" w:rsidP="00DD783B">
                <w:pPr>
                  <w:keepNext/>
                  <w:jc w:val="both"/>
                  <w:rPr>
                    <w:rFonts w:ascii="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r>
                          <w:rPr>
                            <w:rFonts w:ascii="Cambria Math" w:hAnsi="Cambria Math" w:cs="Times New Roman"/>
                            <w:lang w:val="en-US"/>
                          </w:rPr>
                          <m:t>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r>
                          <w:rPr>
                            <w:rFonts w:ascii="Cambria Math" w:hAnsi="Cambria Math" w:cs="Times New Roman"/>
                            <w:lang w:val="en-US"/>
                          </w:rPr>
                          <m:t>+</m:t>
                        </m:r>
                        <m:sSub>
                          <m:sSubPr>
                            <m:ctrlPr>
                              <w:rPr>
                                <w:rFonts w:ascii="Cambria Math" w:hAnsi="Cambria Math" w:cs="Times New Roman"/>
                                <w:b/>
                                <w:i/>
                                <w:lang w:val="en-US"/>
                              </w:rPr>
                            </m:ctrlPr>
                          </m:sSubPr>
                          <m:e>
                            <m:r>
                              <w:rPr>
                                <w:rFonts w:ascii="Cambria Math" w:hAnsi="Cambria Math" w:cs="Times New Roman"/>
                                <w:lang w:val="en-US"/>
                              </w:rPr>
                              <m:t>∆</m:t>
                            </m:r>
                          </m:e>
                          <m:sub>
                            <m:r>
                              <m:rPr>
                                <m:sty m:val="bi"/>
                              </m:rPr>
                              <w:rPr>
                                <w:rFonts w:ascii="Cambria Math" w:hAnsi="Cambria Math" w:cs="Times New Roman"/>
                                <w:lang w:val="en-US"/>
                              </w:rPr>
                              <m:t>vap</m:t>
                            </m:r>
                          </m:sub>
                        </m:sSub>
                        <m:r>
                          <w:rPr>
                            <w:rFonts w:ascii="Cambria Math" w:hAnsi="Cambria Math" w:cs="Times New Roman"/>
                            <w:lang w:val="en-US"/>
                          </w:rPr>
                          <m:t>H∙</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H2O</m:t>
                            </m:r>
                          </m:sub>
                        </m:sSub>
                      </m:e>
                    </m:d>
                  </m:oMath>
                </m:oMathPara>
              </w:p>
            </w:tc>
            <w:tc>
              <w:tcPr>
                <w:tcW w:w="1454" w:type="dxa"/>
                <w:vAlign w:val="center"/>
              </w:tcPr>
              <w:p w14:paraId="218D40F7" w14:textId="3A0E2CF9" w:rsidR="00D20BA4" w:rsidRPr="00C16A75" w:rsidRDefault="00D20BA4" w:rsidP="003D7E4C">
                <w:pPr>
                  <w:pStyle w:val="Titulek"/>
                  <w:spacing w:after="0"/>
                  <w:rPr>
                    <w:rFonts w:ascii="Times New Roman" w:hAnsi="Times New Roman" w:cs="Times New Roman"/>
                    <w:lang w:val="en-US"/>
                  </w:rPr>
                </w:pPr>
                <w:bookmarkStart w:id="155" w:name="_Ref408222815"/>
                <w:bookmarkStart w:id="156" w:name="_Ref41159403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23</w:t>
                </w:r>
                <w:r w:rsidRPr="00C16A75">
                  <w:rPr>
                    <w:rFonts w:ascii="Times New Roman" w:hAnsi="Times New Roman" w:cs="Times New Roman"/>
                    <w:lang w:val="en-US"/>
                  </w:rPr>
                  <w:fldChar w:fldCharType="end"/>
                </w:r>
                <w:bookmarkEnd w:id="155"/>
                <w:r w:rsidR="00306DF0"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EB3B08" w:rsidRPr="00C16A75">
                  <w:rPr>
                    <w:rFonts w:ascii="Times New Roman" w:hAnsi="Times New Roman" w:cs="Times New Roman"/>
                    <w:lang w:val="en-US"/>
                  </w:rPr>
                  <w:t>Heat change by</w:t>
                </w:r>
                <w:r w:rsidR="00306DF0" w:rsidRPr="00C16A75">
                  <w:rPr>
                    <w:rFonts w:ascii="Times New Roman" w:hAnsi="Times New Roman" w:cs="Times New Roman"/>
                    <w:lang w:val="en-US"/>
                  </w:rPr>
                  <w:t xml:space="preserve"> </w:t>
                </w:r>
                <w:r w:rsidR="00EB3B08" w:rsidRPr="00C16A75">
                  <w:rPr>
                    <w:rFonts w:ascii="Times New Roman" w:hAnsi="Times New Roman" w:cs="Times New Roman"/>
                    <w:lang w:val="en-US"/>
                  </w:rPr>
                  <w:t>water evaporation</w:t>
                </w:r>
                <w:bookmarkEnd w:id="156"/>
                <w:r w:rsidR="00306DF0" w:rsidRPr="00C16A75">
                  <w:rPr>
                    <w:rFonts w:ascii="Times New Roman" w:hAnsi="Times New Roman" w:cs="Times New Roman"/>
                    <w:lang w:val="en-US"/>
                  </w:rPr>
                  <w:t>.</w:t>
                </w:r>
              </w:p>
            </w:tc>
          </w:tr>
        </w:tbl>
        <w:p w14:paraId="3ECB8E89" w14:textId="31665843" w:rsidR="00156E29" w:rsidRPr="00C16A75" w:rsidRDefault="006D5ECB" w:rsidP="003D7E4C">
          <w:pPr>
            <w:spacing w:before="240"/>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75968" behindDoc="1" locked="0" layoutInCell="1" allowOverlap="1" wp14:anchorId="41326D62" wp14:editId="095D9633">
                <wp:simplePos x="0" y="0"/>
                <wp:positionH relativeFrom="column">
                  <wp:posOffset>-731520</wp:posOffset>
                </wp:positionH>
                <wp:positionV relativeFrom="paragraph">
                  <wp:posOffset>328295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C16A75">
            <w:rPr>
              <w:rFonts w:ascii="Times New Roman" w:hAnsi="Times New Roman" w:cs="Times New Roman"/>
              <w:lang w:val="en-US"/>
            </w:rPr>
            <w:t>Typically</w:t>
          </w:r>
          <w:r w:rsidR="00306DF0" w:rsidRPr="00C16A75">
            <w:rPr>
              <w:rFonts w:ascii="Times New Roman" w:hAnsi="Times New Roman" w:cs="Times New Roman"/>
              <w:lang w:val="en-US"/>
            </w:rPr>
            <w:t>,</w:t>
          </w:r>
          <w:r w:rsidR="00CB2621" w:rsidRPr="00C16A75">
            <w:rPr>
              <w:rFonts w:ascii="Times New Roman" w:hAnsi="Times New Roman" w:cs="Times New Roman"/>
              <w:lang w:val="en-US"/>
            </w:rPr>
            <w:t xml:space="preserve"> the m</w:t>
          </w:r>
          <w:r w:rsidR="00156E29" w:rsidRPr="00C16A75">
            <w:rPr>
              <w:rFonts w:ascii="Times New Roman" w:hAnsi="Times New Roman" w:cs="Times New Roman"/>
              <w:lang w:val="en-US"/>
            </w:rPr>
            <w:t>icroc</w:t>
          </w:r>
          <w:r w:rsidR="00E50EA8" w:rsidRPr="00C16A75">
            <w:rPr>
              <w:rFonts w:ascii="Times New Roman" w:hAnsi="Times New Roman" w:cs="Times New Roman"/>
              <w:lang w:val="en-US"/>
            </w:rPr>
            <w:t>irculation is so effective that</w:t>
          </w:r>
          <w:r w:rsidR="00156E29" w:rsidRPr="00C16A75">
            <w:rPr>
              <w:rFonts w:ascii="Times New Roman" w:hAnsi="Times New Roman" w:cs="Times New Roman"/>
              <w:lang w:val="en-US"/>
            </w:rPr>
            <w:t xml:space="preserve"> the outgoing blood from capillary nets has the same temperature as the tissue around</w:t>
          </w:r>
          <w:r w:rsidR="00306DF0" w:rsidRPr="00C16A75">
            <w:rPr>
              <w:rFonts w:ascii="Times New Roman" w:hAnsi="Times New Roman" w:cs="Times New Roman"/>
              <w:lang w:val="en-US"/>
            </w:rPr>
            <w:t xml:space="preserve"> the</w:t>
          </w:r>
          <w:r w:rsidR="00156E29" w:rsidRPr="00C16A75">
            <w:rPr>
              <w:rFonts w:ascii="Times New Roman" w:hAnsi="Times New Roman" w:cs="Times New Roman"/>
              <w:lang w:val="en-US"/>
            </w:rPr>
            <w:t xml:space="preserve"> capillaries. The principle of heat transfer from blood to tissue </w:t>
          </w:r>
          <w:r w:rsidR="00306DF0" w:rsidRPr="00C16A75">
            <w:rPr>
              <w:rFonts w:ascii="Times New Roman" w:hAnsi="Times New Roman" w:cs="Times New Roman"/>
              <w:lang w:val="en-US"/>
            </w:rPr>
            <w:t xml:space="preserve">acts </w:t>
          </w:r>
          <w:r w:rsidR="00156E29" w:rsidRPr="00C16A75">
            <w:rPr>
              <w:rFonts w:ascii="Times New Roman" w:hAnsi="Times New Roman" w:cs="Times New Roman"/>
              <w:lang w:val="en-US"/>
            </w:rPr>
            <w:t>like</w:t>
          </w:r>
          <w:r w:rsidR="00306DF0" w:rsidRPr="00C16A75">
            <w:rPr>
              <w:rFonts w:ascii="Times New Roman" w:hAnsi="Times New Roman" w:cs="Times New Roman"/>
              <w:lang w:val="en-US"/>
            </w:rPr>
            <w:t xml:space="preserve"> an</w:t>
          </w:r>
          <w:r w:rsidR="00156E29" w:rsidRPr="00C16A75">
            <w:rPr>
              <w:rFonts w:ascii="Times New Roman" w:hAnsi="Times New Roman" w:cs="Times New Roman"/>
              <w:lang w:val="en-US"/>
            </w:rPr>
            <w:t xml:space="preserve"> </w:t>
          </w:r>
          <w:r w:rsidR="00156E29" w:rsidRPr="00C16A75">
            <w:rPr>
              <w:rFonts w:ascii="Times New Roman" w:hAnsi="Times New Roman" w:cs="Times New Roman"/>
              <w:b/>
              <w:lang w:val="en-US"/>
            </w:rPr>
            <w:t>ideal radiator</w:t>
          </w:r>
          <w:r w:rsidR="00520171" w:rsidRPr="00C16A75">
            <w:rPr>
              <w:rFonts w:ascii="Times New Roman" w:hAnsi="Times New Roman" w:cs="Times New Roman"/>
              <w:lang w:val="en-US"/>
            </w:rPr>
            <w:t>,</w:t>
          </w:r>
          <w:r w:rsidR="00156E29" w:rsidRPr="00C16A75">
            <w:rPr>
              <w:rFonts w:ascii="Times New Roman" w:hAnsi="Times New Roman" w:cs="Times New Roman"/>
              <w:lang w:val="en-US"/>
            </w:rPr>
            <w:t xml:space="preserve"> </w:t>
          </w:r>
          <w:r w:rsidR="00520171" w:rsidRPr="00C16A75">
            <w:rPr>
              <w:rFonts w:ascii="Times New Roman" w:hAnsi="Times New Roman" w:cs="Times New Roman"/>
              <w:lang w:val="en-US"/>
            </w:rPr>
            <w:t>b</w:t>
          </w:r>
          <w:r w:rsidR="00C02EC0" w:rsidRPr="00C16A75">
            <w:rPr>
              <w:rFonts w:ascii="Times New Roman" w:hAnsi="Times New Roman" w:cs="Times New Roman"/>
              <w:lang w:val="en-US"/>
            </w:rPr>
            <w:t>ecause the radiator also overflo</w:t>
          </w:r>
          <w:r w:rsidR="00306DF0" w:rsidRPr="00C16A75">
            <w:rPr>
              <w:rFonts w:ascii="Times New Roman" w:hAnsi="Times New Roman" w:cs="Times New Roman"/>
              <w:lang w:val="en-US"/>
            </w:rPr>
            <w:t>ws</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with </w:t>
          </w:r>
          <w:r w:rsidR="00C02EC0" w:rsidRPr="00C16A75">
            <w:rPr>
              <w:rFonts w:ascii="Times New Roman" w:hAnsi="Times New Roman" w:cs="Times New Roman"/>
              <w:lang w:val="en-US"/>
            </w:rPr>
            <w:t>heated liquid</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specific </w:t>
          </w:r>
          <w:r w:rsidR="00EB3B08" w:rsidRPr="00C16A75">
            <w:rPr>
              <w:rFonts w:ascii="Times New Roman" w:hAnsi="Times New Roman" w:cs="Times New Roman"/>
              <w:lang w:val="en-US"/>
            </w:rPr>
            <w:t>heat [J.kg</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.K</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 xml:space="preserve">] of this liquid is named </w:t>
          </w:r>
          <w:r w:rsidR="00DD783B" w:rsidRPr="00C16A75">
            <w:rPr>
              <w:rFonts w:ascii="Times New Roman" w:hAnsi="Times New Roman" w:cs="Times New Roman"/>
              <w:i/>
              <w:lang w:val="en-US"/>
            </w:rPr>
            <w:t>C</w:t>
          </w:r>
          <w:r w:rsidR="00DD783B" w:rsidRPr="00C16A75">
            <w:rPr>
              <w:rFonts w:ascii="Times New Roman" w:hAnsi="Times New Roman" w:cs="Times New Roman"/>
              <w:i/>
              <w:vertAlign w:val="subscript"/>
              <w:lang w:val="en-US"/>
            </w:rPr>
            <w:t>p</w:t>
          </w:r>
          <w:r w:rsidR="00EB3B08"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amount </w:t>
          </w:r>
          <w:r w:rsidR="00EB3B08" w:rsidRPr="00C16A75">
            <w:rPr>
              <w:rFonts w:ascii="Times New Roman" w:hAnsi="Times New Roman" w:cs="Times New Roman"/>
              <w:lang w:val="en-US"/>
            </w:rPr>
            <w:t>of transferred heat to the environment is proportional to the flow of the liquid inside the radiator</w:t>
          </w:r>
          <w:r w:rsidR="00306DF0" w:rsidRPr="00C16A75">
            <w:rPr>
              <w:rFonts w:ascii="Times New Roman" w:hAnsi="Times New Roman" w:cs="Times New Roman"/>
              <w:lang w:val="en-US"/>
            </w:rPr>
            <w:t>,</w:t>
          </w:r>
          <w:r w:rsidR="00EB3B08" w:rsidRPr="00C16A75">
            <w:rPr>
              <w:rFonts w:ascii="Times New Roman" w:hAnsi="Times New Roman" w:cs="Times New Roman"/>
              <w:lang w:val="en-US"/>
            </w:rPr>
            <w:t xml:space="preserve"> called </w:t>
          </w:r>
          <m:oMath>
            <m:r>
              <w:rPr>
                <w:rFonts w:ascii="Cambria Math" w:hAnsi="Cambria Math" w:cs="Times New Roman"/>
                <w:lang w:val="en-US"/>
              </w:rPr>
              <m:t>∂m</m:t>
            </m:r>
          </m:oMath>
          <w:r w:rsidR="00EB3B08" w:rsidRPr="00C16A75">
            <w:rPr>
              <w:rFonts w:ascii="Times New Roman" w:hAnsi="Times New Roman" w:cs="Times New Roman"/>
              <w:lang w:val="en-US"/>
            </w:rPr>
            <w:t xml:space="preserve"> [kg.s</w:t>
          </w:r>
          <w:r w:rsidR="00EB3B08" w:rsidRPr="00C16A75">
            <w:rPr>
              <w:rFonts w:ascii="Times New Roman" w:hAnsi="Times New Roman" w:cs="Times New Roman"/>
              <w:vertAlign w:val="superscript"/>
              <w:lang w:val="en-US"/>
            </w:rPr>
            <w:noBreakHyphen/>
            <w:t>1</w:t>
          </w:r>
          <w:r w:rsidR="00EB3B08" w:rsidRPr="00C16A75">
            <w:rPr>
              <w:rFonts w:ascii="Times New Roman" w:hAnsi="Times New Roman" w:cs="Times New Roman"/>
              <w:lang w:val="en-US"/>
            </w:rPr>
            <w:t>]</w:t>
          </w:r>
          <w:r w:rsidR="00EB3B08" w:rsidRPr="00C16A75">
            <w:rPr>
              <w:rFonts w:ascii="Times New Roman" w:hAnsi="Times New Roman" w:cs="Times New Roman"/>
              <w:i/>
              <w:lang w:val="en-US"/>
            </w:rPr>
            <w:t xml:space="preserve">. </w:t>
          </w:r>
          <w:r w:rsidR="00EB3B08" w:rsidRPr="00C16A75">
            <w:rPr>
              <w:rFonts w:ascii="Times New Roman" w:hAnsi="Times New Roman" w:cs="Times New Roman"/>
              <w:lang w:val="en-US"/>
            </w:rPr>
            <w:t>M</w:t>
          </w:r>
          <w:r w:rsidR="00C02EC0" w:rsidRPr="00C16A75">
            <w:rPr>
              <w:rFonts w:ascii="Times New Roman" w:hAnsi="Times New Roman" w:cs="Times New Roman"/>
              <w:lang w:val="en-US"/>
            </w:rPr>
            <w:t xml:space="preserve">aximal heat </w:t>
          </w:r>
          <w:r w:rsidR="00520171" w:rsidRPr="00C16A75">
            <w:rPr>
              <w:rFonts w:ascii="Times New Roman" w:hAnsi="Times New Roman" w:cs="Times New Roman"/>
              <w:lang w:val="en-US"/>
            </w:rPr>
            <w:t xml:space="preserve">flow </w:t>
          </w:r>
          <w:r w:rsidR="00CB2621" w:rsidRPr="00C16A75">
            <w:rPr>
              <w:rFonts w:ascii="Times New Roman" w:hAnsi="Times New Roman" w:cs="Times New Roman"/>
              <w:lang w:val="en-US"/>
            </w:rPr>
            <w:t xml:space="preserve">to </w:t>
          </w:r>
          <w:r w:rsidR="00306DF0" w:rsidRPr="00C16A75">
            <w:rPr>
              <w:rFonts w:ascii="Times New Roman" w:hAnsi="Times New Roman" w:cs="Times New Roman"/>
              <w:lang w:val="en-US"/>
            </w:rPr>
            <w:t xml:space="preserve">the </w:t>
          </w:r>
          <w:r w:rsidR="00CB2621" w:rsidRPr="00C16A75">
            <w:rPr>
              <w:rFonts w:ascii="Times New Roman" w:hAnsi="Times New Roman" w:cs="Times New Roman"/>
              <w:lang w:val="en-US"/>
            </w:rPr>
            <w:t xml:space="preserve">environment </w:t>
          </w:r>
          <w:r w:rsidR="00C02EC0" w:rsidRPr="00C16A75">
            <w:rPr>
              <w:rFonts w:ascii="Times New Roman" w:hAnsi="Times New Roman" w:cs="Times New Roman"/>
              <w:lang w:val="en-US"/>
            </w:rPr>
            <w:t xml:space="preserve">can be limited by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equilibrium of temperatures of outflowing liquid and </w:t>
          </w:r>
          <w:r w:rsidR="00CB2621"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environment around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radiator </w:t>
          </w:r>
          <w:r w:rsidR="00306DF0" w:rsidRPr="00C16A75">
            <w:rPr>
              <w:rFonts w:ascii="Times New Roman" w:hAnsi="Times New Roman" w:cs="Times New Roman"/>
              <w:lang w:val="en-US"/>
            </w:rPr>
            <w:t>can be contro</w:t>
          </w:r>
          <w:r w:rsidR="007A619B" w:rsidRPr="00C16A75">
            <w:rPr>
              <w:rFonts w:ascii="Times New Roman" w:hAnsi="Times New Roman" w:cs="Times New Roman"/>
              <w:lang w:val="en-US"/>
            </w:rPr>
            <w:t>l</w:t>
          </w:r>
          <w:r w:rsidR="00306DF0" w:rsidRPr="00C16A75">
            <w:rPr>
              <w:rFonts w:ascii="Times New Roman" w:hAnsi="Times New Roman" w:cs="Times New Roman"/>
              <w:lang w:val="en-US"/>
            </w:rPr>
            <w:t xml:space="preserve">led </w:t>
          </w:r>
          <w:r w:rsidR="00C02EC0" w:rsidRPr="00C16A75">
            <w:rPr>
              <w:rFonts w:ascii="Times New Roman" w:hAnsi="Times New Roman" w:cs="Times New Roman"/>
              <w:lang w:val="en-US"/>
            </w:rPr>
            <w:t xml:space="preserve">as </w:t>
          </w:r>
          <w:r w:rsidR="00306DF0" w:rsidRPr="00C16A75">
            <w:rPr>
              <w:rFonts w:ascii="Times New Roman" w:hAnsi="Times New Roman" w:cs="Times New Roman"/>
              <w:lang w:val="en-US"/>
            </w:rPr>
            <w:t xml:space="preserve">in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_Ref408238917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24</w:t>
          </w:r>
          <w:r w:rsidR="00C02EC0" w:rsidRPr="00C16A75">
            <w:rPr>
              <w:rFonts w:ascii="Times New Roman" w:hAnsi="Times New Roman" w:cs="Times New Roman"/>
              <w:lang w:val="en-US"/>
            </w:rPr>
            <w:fldChar w:fldCharType="end"/>
          </w:r>
          <w:r w:rsidR="00C02EC0" w:rsidRPr="00C16A75">
            <w:rPr>
              <w:rFonts w:ascii="Times New Roman" w:hAnsi="Times New Roman" w:cs="Times New Roman"/>
              <w:lang w:val="en-US"/>
            </w:rPr>
            <w:t>.</w:t>
          </w:r>
          <w:r w:rsidR="00CB2621" w:rsidRPr="00C16A75">
            <w:rPr>
              <w:rFonts w:ascii="Times New Roman" w:hAnsi="Times New Roman" w:cs="Times New Roman"/>
              <w:lang w:val="en-US"/>
            </w:rPr>
            <w:t xml:space="preserve"> </w:t>
          </w:r>
          <w:r w:rsidR="00520171" w:rsidRPr="00C16A75">
            <w:rPr>
              <w:rFonts w:ascii="Times New Roman" w:hAnsi="Times New Roman" w:cs="Times New Roman"/>
              <w:lang w:val="en-US"/>
            </w:rPr>
            <w:fldChar w:fldCharType="begin"/>
          </w:r>
          <w:r w:rsidR="00520171" w:rsidRPr="00C16A75">
            <w:rPr>
              <w:rFonts w:ascii="Times New Roman" w:hAnsi="Times New Roman" w:cs="Times New Roman"/>
              <w:lang w:val="en-US"/>
            </w:rPr>
            <w:instrText xml:space="preserve"> REF _Ref408238654 \h  \* MERGEFORMAT </w:instrText>
          </w:r>
          <w:r w:rsidR="00520171" w:rsidRPr="00C16A75">
            <w:rPr>
              <w:rFonts w:ascii="Times New Roman" w:hAnsi="Times New Roman" w:cs="Times New Roman"/>
              <w:lang w:val="en-US"/>
            </w:rPr>
          </w:r>
          <w:r w:rsidR="00520171"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25</w:t>
          </w:r>
          <w:r w:rsidR="00520171" w:rsidRPr="00C16A75">
            <w:rPr>
              <w:rFonts w:ascii="Times New Roman" w:hAnsi="Times New Roman" w:cs="Times New Roman"/>
              <w:lang w:val="en-US"/>
            </w:rPr>
            <w:fldChar w:fldCharType="end"/>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states </w:t>
          </w:r>
          <w:r w:rsidR="00CB2621" w:rsidRPr="00C16A75">
            <w:rPr>
              <w:rFonts w:ascii="Times New Roman" w:hAnsi="Times New Roman" w:cs="Times New Roman"/>
              <w:lang w:val="en-US"/>
            </w:rPr>
            <w:t>that all heat energy of the inflowing liquid</w:t>
          </w:r>
          <w:r w:rsidR="00520171" w:rsidRPr="00C16A75">
            <w:rPr>
              <w:rFonts w:ascii="Times New Roman" w:hAnsi="Times New Roman" w:cs="Times New Roman"/>
              <w:lang w:val="en-US"/>
            </w:rPr>
            <w:t xml:space="preserve"> (T</w:t>
          </w:r>
          <w:r w:rsidR="00520171" w:rsidRPr="00C16A75">
            <w:rPr>
              <w:rFonts w:ascii="Times New Roman" w:hAnsi="Times New Roman" w:cs="Times New Roman"/>
              <w:vertAlign w:val="subscript"/>
              <w:lang w:val="en-US"/>
            </w:rPr>
            <w:t>i</w:t>
          </w:r>
          <w:r w:rsidR="00DD783B" w:rsidRPr="00C16A75">
            <w:rPr>
              <w:rFonts w:ascii="Times New Roman" w:hAnsi="Times New Roman" w:cs="Times New Roman"/>
              <w:vertAlign w:val="subscript"/>
              <w:lang w:val="en-US"/>
            </w:rPr>
            <w:t xml:space="preserve"> </w:t>
          </w:r>
          <w:r w:rsidR="00520171"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520171" w:rsidRPr="00C16A75">
            <w:rPr>
              <w:rFonts w:ascii="Times New Roman" w:hAnsi="Times New Roman" w:cs="Times New Roman"/>
              <w:lang w:val="en-US"/>
            </w:rPr>
            <w:t>)</w:t>
          </w:r>
          <w:r w:rsidR="00CB2621" w:rsidRPr="00C16A75">
            <w:rPr>
              <w:rFonts w:ascii="Times New Roman" w:hAnsi="Times New Roman" w:cs="Times New Roman"/>
              <w:lang w:val="en-US"/>
            </w:rPr>
            <w:t xml:space="preserve"> is divided only to heat energy transferred to the environment </w:t>
          </w:r>
          <w:r w:rsidR="003539A2" w:rsidRPr="00C16A75">
            <w:rPr>
              <w:rFonts w:ascii="Times New Roman" w:hAnsi="Times New Roman" w:cs="Times New Roman"/>
              <w:lang w:val="en-US"/>
            </w:rPr>
            <w:t>(</w:t>
          </w:r>
          <m:oMath>
            <m:r>
              <w:rPr>
                <w:rFonts w:ascii="Cambria Math" w:hAnsi="Cambria Math" w:cs="Times New Roman"/>
                <w:lang w:val="en-US"/>
              </w:rPr>
              <m:t>∂H/∂m</m:t>
            </m:r>
          </m:oMath>
          <w:r w:rsidR="003539A2" w:rsidRPr="00C16A75">
            <w:rPr>
              <w:rFonts w:ascii="Times New Roman" w:hAnsi="Times New Roman" w:cs="Times New Roman"/>
              <w:lang w:val="en-US"/>
            </w:rPr>
            <w:t xml:space="preserve">) </w:t>
          </w:r>
          <w:r w:rsidR="00CB2621" w:rsidRPr="00C16A75">
            <w:rPr>
              <w:rFonts w:ascii="Times New Roman" w:hAnsi="Times New Roman" w:cs="Times New Roman"/>
              <w:lang w:val="en-US"/>
            </w:rPr>
            <w:t>and the heat energy of the ou</w:t>
          </w:r>
          <w:r w:rsidR="00520171" w:rsidRPr="00C16A75">
            <w:rPr>
              <w:rFonts w:ascii="Times New Roman" w:hAnsi="Times New Roman" w:cs="Times New Roman"/>
              <w:lang w:val="en-US"/>
            </w:rPr>
            <w:t>tflowing liquid</w:t>
          </w:r>
          <w:r w:rsidR="003539A2" w:rsidRPr="00C16A75">
            <w:rPr>
              <w:rFonts w:ascii="Times New Roman" w:hAnsi="Times New Roman" w:cs="Times New Roman"/>
              <w:lang w:val="en-US"/>
            </w:rPr>
            <w:t xml:space="preserve"> (T</w:t>
          </w:r>
          <w:r w:rsidR="003539A2" w:rsidRPr="00C16A75">
            <w:rPr>
              <w:rFonts w:ascii="Times New Roman" w:hAnsi="Times New Roman" w:cs="Times New Roman"/>
              <w:vertAlign w:val="subscript"/>
              <w:lang w:val="en-US"/>
            </w:rPr>
            <w:t>o</w:t>
          </w:r>
          <w:r w:rsidR="00DD783B" w:rsidRPr="00C16A75">
            <w:rPr>
              <w:rFonts w:ascii="Times New Roman" w:hAnsi="Times New Roman" w:cs="Times New Roman"/>
              <w:vertAlign w:val="subscript"/>
              <w:lang w:val="en-US"/>
            </w:rPr>
            <w:t xml:space="preserve"> </w:t>
          </w:r>
          <w:r w:rsidR="00DD783B"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3539A2" w:rsidRPr="00C16A75">
            <w:rPr>
              <w:rFonts w:ascii="Times New Roman" w:hAnsi="Times New Roman" w:cs="Times New Roman"/>
              <w:lang w:val="en-US"/>
            </w:rPr>
            <w:t>)</w:t>
          </w:r>
          <w:r w:rsidR="00CB2621"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C16A75" w14:paraId="2D4990E1" w14:textId="77777777" w:rsidTr="00FC027A">
            <w:trPr>
              <w:trHeight w:val="723"/>
            </w:trPr>
            <w:tc>
              <w:tcPr>
                <w:tcW w:w="7088" w:type="dxa"/>
                <w:vAlign w:val="center"/>
              </w:tcPr>
              <w:p w14:paraId="2227FF7A" w14:textId="57704651" w:rsidR="00156E29" w:rsidRPr="00C16A75" w:rsidRDefault="002C7EC8" w:rsidP="00DD783B">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env</m:t>
                        </m:r>
                      </m:sub>
                    </m:sSub>
                  </m:oMath>
                </m:oMathPara>
              </w:p>
            </w:tc>
            <w:tc>
              <w:tcPr>
                <w:tcW w:w="1307" w:type="dxa"/>
                <w:vAlign w:val="center"/>
              </w:tcPr>
              <w:p w14:paraId="7380BFC3" w14:textId="36CDD7A6" w:rsidR="00156E29" w:rsidRPr="00C16A75" w:rsidRDefault="00156E29" w:rsidP="003D7E4C">
                <w:pPr>
                  <w:pStyle w:val="Titulek"/>
                  <w:spacing w:after="0"/>
                  <w:jc w:val="both"/>
                  <w:rPr>
                    <w:rFonts w:ascii="Times New Roman" w:hAnsi="Times New Roman" w:cs="Times New Roman"/>
                    <w:lang w:val="en-US"/>
                  </w:rPr>
                </w:pPr>
                <w:bookmarkStart w:id="157" w:name="_Ref408238917"/>
                <w:bookmarkStart w:id="158" w:name="_Ref4123151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24</w:t>
                </w:r>
                <w:r w:rsidRPr="00C16A75">
                  <w:rPr>
                    <w:rFonts w:ascii="Times New Roman" w:hAnsi="Times New Roman" w:cs="Times New Roman"/>
                    <w:lang w:val="en-US"/>
                  </w:rPr>
                  <w:fldChar w:fldCharType="end"/>
                </w:r>
                <w:bookmarkEnd w:id="157"/>
                <w:r w:rsidR="00B874D3" w:rsidRPr="00C16A75">
                  <w:rPr>
                    <w:rFonts w:ascii="Times New Roman" w:hAnsi="Times New Roman" w:cs="Times New Roman"/>
                    <w:lang w:val="en-US"/>
                  </w:rPr>
                  <w:t>:</w:t>
                </w:r>
                <w:r w:rsidR="00FC027A" w:rsidRPr="00C16A75">
                  <w:rPr>
                    <w:rFonts w:ascii="Times New Roman" w:hAnsi="Times New Roman" w:cs="Times New Roman"/>
                    <w:lang w:val="en-US"/>
                  </w:rPr>
                  <w:t xml:space="preserve"> Ideal </w:t>
                </w:r>
                <w:bookmarkEnd w:id="158"/>
                <w:r w:rsidR="00B874D3" w:rsidRPr="00C16A75">
                  <w:rPr>
                    <w:rFonts w:ascii="Times New Roman" w:hAnsi="Times New Roman" w:cs="Times New Roman"/>
                    <w:lang w:val="en-US"/>
                  </w:rPr>
                  <w:t>radiator.</w:t>
                </w:r>
              </w:p>
            </w:tc>
          </w:tr>
          <w:tr w:rsidR="00156E29" w:rsidRPr="00C16A75" w14:paraId="4CB90589" w14:textId="77777777" w:rsidTr="00FC027A">
            <w:trPr>
              <w:trHeight w:val="723"/>
            </w:trPr>
            <w:tc>
              <w:tcPr>
                <w:tcW w:w="7088" w:type="dxa"/>
                <w:vAlign w:val="center"/>
              </w:tcPr>
              <w:p w14:paraId="7A47D716" w14:textId="706520A7" w:rsidR="00156E29" w:rsidRPr="00C16A75" w:rsidRDefault="00E65B8B"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oMath>
                </m:oMathPara>
              </w:p>
            </w:tc>
            <w:tc>
              <w:tcPr>
                <w:tcW w:w="1307" w:type="dxa"/>
                <w:vAlign w:val="center"/>
              </w:tcPr>
              <w:p w14:paraId="31134E8B" w14:textId="7A205995" w:rsidR="00156E29" w:rsidRPr="00C16A75" w:rsidRDefault="00156E29" w:rsidP="003D7E4C">
                <w:pPr>
                  <w:pStyle w:val="Titulek"/>
                  <w:spacing w:after="0"/>
                  <w:jc w:val="both"/>
                  <w:rPr>
                    <w:rFonts w:ascii="Times New Roman" w:hAnsi="Times New Roman" w:cs="Times New Roman"/>
                    <w:lang w:val="en-US"/>
                  </w:rPr>
                </w:pPr>
                <w:bookmarkStart w:id="159" w:name="_Ref40823865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25</w:t>
                </w:r>
                <w:r w:rsidRPr="00C16A75">
                  <w:rPr>
                    <w:rFonts w:ascii="Times New Roman" w:hAnsi="Times New Roman" w:cs="Times New Roman"/>
                    <w:lang w:val="en-US"/>
                  </w:rPr>
                  <w:fldChar w:fldCharType="end"/>
                </w:r>
                <w:bookmarkEnd w:id="159"/>
                <w:r w:rsidR="00B874D3"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Heat </w:t>
                </w:r>
                <w:r w:rsidR="00B874D3" w:rsidRPr="00C16A75">
                  <w:rPr>
                    <w:rFonts w:ascii="Times New Roman" w:hAnsi="Times New Roman" w:cs="Times New Roman"/>
                    <w:lang w:val="en-US"/>
                  </w:rPr>
                  <w:t>flow.</w:t>
                </w:r>
              </w:p>
            </w:tc>
          </w:tr>
        </w:tbl>
        <w:p w14:paraId="711626D8" w14:textId="17D0A097" w:rsidR="003362FC" w:rsidRPr="00C16A75" w:rsidRDefault="003539A2" w:rsidP="003D7E4C">
          <w:pPr>
            <w:spacing w:before="240"/>
            <w:jc w:val="both"/>
            <w:rPr>
              <w:rFonts w:ascii="Times New Roman" w:hAnsi="Times New Roman" w:cs="Times New Roman"/>
              <w:lang w:val="en-US"/>
            </w:rPr>
          </w:pPr>
          <w:r w:rsidRPr="00C16A75">
            <w:rPr>
              <w:rFonts w:ascii="Times New Roman" w:hAnsi="Times New Roman" w:cs="Times New Roman"/>
              <w:lang w:val="en-US"/>
            </w:rPr>
            <w:t>However, blood</w:t>
          </w:r>
          <w:r w:rsidR="00156E29" w:rsidRPr="00C16A75">
            <w:rPr>
              <w:rFonts w:ascii="Times New Roman" w:hAnsi="Times New Roman" w:cs="Times New Roman"/>
              <w:lang w:val="en-US"/>
            </w:rPr>
            <w:t xml:space="preserve"> can transfer </w:t>
          </w:r>
          <w:r w:rsidR="00C02EC0" w:rsidRPr="00C16A75">
            <w:rPr>
              <w:rFonts w:ascii="Times New Roman" w:hAnsi="Times New Roman" w:cs="Times New Roman"/>
              <w:lang w:val="en-US"/>
            </w:rPr>
            <w:t>about 5% more</w:t>
          </w:r>
          <w:r w:rsidR="00156E29" w:rsidRPr="00C16A75">
            <w:rPr>
              <w:rFonts w:ascii="Times New Roman" w:hAnsi="Times New Roman" w:cs="Times New Roman"/>
              <w:lang w:val="en-US"/>
            </w:rPr>
            <w:t xml:space="preserve"> heat from </w:t>
          </w:r>
          <w:r w:rsidR="00C02EC0" w:rsidRPr="00C16A75">
            <w:rPr>
              <w:rFonts w:ascii="Times New Roman" w:hAnsi="Times New Roman" w:cs="Times New Roman"/>
              <w:lang w:val="en-US"/>
            </w:rPr>
            <w:t xml:space="preserve">working </w:t>
          </w:r>
          <w:r w:rsidR="00CB2621" w:rsidRPr="00C16A75">
            <w:rPr>
              <w:rFonts w:ascii="Times New Roman" w:hAnsi="Times New Roman" w:cs="Times New Roman"/>
              <w:lang w:val="en-US"/>
            </w:rPr>
            <w:t>muscles</w:t>
          </w:r>
          <w:r w:rsidR="00156E29" w:rsidRPr="00C16A75">
            <w:rPr>
              <w:rFonts w:ascii="Times New Roman" w:hAnsi="Times New Roman" w:cs="Times New Roman"/>
              <w:lang w:val="en-US"/>
            </w:rPr>
            <w:t xml:space="preserve"> to </w:t>
          </w:r>
          <w:r w:rsidR="00B874D3" w:rsidRPr="00C16A75">
            <w:rPr>
              <w:rFonts w:ascii="Times New Roman" w:hAnsi="Times New Roman" w:cs="Times New Roman"/>
              <w:lang w:val="en-US"/>
            </w:rPr>
            <w:t xml:space="preserve">the </w:t>
          </w:r>
          <w:r w:rsidR="00156E29" w:rsidRPr="00C16A75">
            <w:rPr>
              <w:rFonts w:ascii="Times New Roman" w:hAnsi="Times New Roman" w:cs="Times New Roman"/>
              <w:lang w:val="en-US"/>
            </w:rPr>
            <w:t>lungs</w:t>
          </w:r>
          <w:r w:rsidR="00C02EC0" w:rsidRPr="00C16A75">
            <w:rPr>
              <w:rFonts w:ascii="Times New Roman" w:hAnsi="Times New Roman" w:cs="Times New Roman"/>
              <w:lang w:val="en-US"/>
            </w:rPr>
            <w:t xml:space="preserve"> than is calculated by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_Ref408238654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25</w:t>
          </w:r>
          <w:r w:rsidR="00C02EC0" w:rsidRPr="00C16A75">
            <w:rPr>
              <w:rFonts w:ascii="Times New Roman" w:hAnsi="Times New Roman" w:cs="Times New Roman"/>
              <w:lang w:val="en-US"/>
            </w:rPr>
            <w:fldChar w:fldCharType="end"/>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due to the </w:t>
          </w:r>
          <w:r w:rsidR="00156E29" w:rsidRPr="00C16A75">
            <w:rPr>
              <w:rFonts w:ascii="Times New Roman" w:hAnsi="Times New Roman" w:cs="Times New Roman"/>
              <w:lang w:val="en-US"/>
            </w:rPr>
            <w:t>endothermic behavi</w:t>
          </w:r>
          <w:r w:rsidR="00D823CA" w:rsidRPr="00C16A75">
            <w:rPr>
              <w:rFonts w:ascii="Times New Roman" w:hAnsi="Times New Roman" w:cs="Times New Roman"/>
              <w:lang w:val="en-US"/>
            </w:rPr>
            <w:t xml:space="preserve">or of hemoglobin deoxygenation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156E29" w:rsidRPr="00C16A75">
            <w:rPr>
              <w:rFonts w:ascii="Times New Roman" w:hAnsi="Times New Roman" w:cs="Times New Roman"/>
              <w:lang w:val="en-US"/>
            </w:rPr>
            <w:t>. This</w:t>
          </w:r>
          <w:r w:rsidR="00CB2621" w:rsidRPr="00C16A75">
            <w:rPr>
              <w:rFonts w:ascii="Times New Roman" w:hAnsi="Times New Roman" w:cs="Times New Roman"/>
              <w:lang w:val="en-US"/>
            </w:rPr>
            <w:t xml:space="preserve"> additional</w:t>
          </w:r>
          <w:r w:rsidR="00156E29" w:rsidRPr="00C16A75">
            <w:rPr>
              <w:rFonts w:ascii="Times New Roman" w:hAnsi="Times New Roman" w:cs="Times New Roman"/>
              <w:lang w:val="en-US"/>
            </w:rPr>
            <w:t xml:space="preserve"> heat is not accumulated to mass </w:t>
          </w:r>
          <w:r w:rsidR="00B874D3" w:rsidRPr="00C16A75">
            <w:rPr>
              <w:rFonts w:ascii="Times New Roman" w:hAnsi="Times New Roman" w:cs="Times New Roman"/>
              <w:lang w:val="en-US"/>
            </w:rPr>
            <w:t xml:space="preserve">when </w:t>
          </w:r>
          <w:r w:rsidR="00156E29" w:rsidRPr="00C16A75">
            <w:rPr>
              <w:rFonts w:ascii="Times New Roman" w:hAnsi="Times New Roman" w:cs="Times New Roman"/>
              <w:lang w:val="en-US"/>
            </w:rPr>
            <w:t>temperature change</w:t>
          </w:r>
          <w:r w:rsidRPr="00C16A75">
            <w:rPr>
              <w:rFonts w:ascii="Times New Roman" w:hAnsi="Times New Roman" w:cs="Times New Roman"/>
              <w:lang w:val="en-US"/>
            </w:rPr>
            <w:t>s</w:t>
          </w:r>
          <w:r w:rsidR="00B874D3" w:rsidRPr="00C16A75">
            <w:rPr>
              <w:rFonts w:ascii="Times New Roman" w:hAnsi="Times New Roman" w:cs="Times New Roman"/>
              <w:lang w:val="en-US"/>
            </w:rPr>
            <w:t>, but</w:t>
          </w:r>
          <w:r w:rsidR="00156E29" w:rsidRPr="00C16A75">
            <w:rPr>
              <w:rFonts w:ascii="Times New Roman" w:hAnsi="Times New Roman" w:cs="Times New Roman"/>
              <w:lang w:val="en-US"/>
            </w:rPr>
            <w:t xml:space="preserve"> released by chemical reaction</w:t>
          </w:r>
          <w:r w:rsidR="00B874D3" w:rsidRPr="00C16A75">
            <w:rPr>
              <w:rFonts w:ascii="Times New Roman" w:hAnsi="Times New Roman" w:cs="Times New Roman"/>
              <w:lang w:val="en-US"/>
            </w:rPr>
            <w:t>s</w:t>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when</w:t>
          </w:r>
          <w:r w:rsidR="00156E29" w:rsidRPr="00C16A75">
            <w:rPr>
              <w:rFonts w:ascii="Times New Roman" w:hAnsi="Times New Roman" w:cs="Times New Roman"/>
              <w:lang w:val="en-US"/>
            </w:rPr>
            <w:t xml:space="preserve"> the form of molecules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changes </w:t>
          </w:r>
          <w:r w:rsidR="00C02EC0" w:rsidRPr="00C16A75">
            <w:rPr>
              <w:rFonts w:ascii="Times New Roman" w:hAnsi="Times New Roman" w:cs="Times New Roman"/>
              <w:lang w:val="en-US"/>
            </w:rPr>
            <w:t xml:space="preserve">as described </w:t>
          </w:r>
          <w:r w:rsidR="00CB2621" w:rsidRPr="00C16A75">
            <w:rPr>
              <w:rFonts w:ascii="Times New Roman" w:hAnsi="Times New Roman" w:cs="Times New Roman"/>
              <w:lang w:val="en-US"/>
            </w:rPr>
            <w:t xml:space="preserve">in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above</w:t>
          </w:r>
          <w:r w:rsidR="00CB2621" w:rsidRPr="00C16A75">
            <w:rPr>
              <w:rFonts w:ascii="Times New Roman" w:hAnsi="Times New Roman" w:cs="Times New Roman"/>
              <w:lang w:val="en-US"/>
            </w:rPr>
            <w:t xml:space="preserve"> sections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w:t>
          </w:r>
          <w:r w:rsidR="00C02EC0" w:rsidRPr="00C16A75">
            <w:rPr>
              <w:rFonts w:ascii="Times New Roman" w:hAnsi="Times New Roman" w:cs="Times New Roman"/>
              <w:lang w:val="en-US"/>
            </w:rPr>
            <w:t>chemical enthalpy</w:t>
          </w:r>
          <w:r w:rsidR="00B874D3" w:rsidRPr="00C16A75">
            <w:rPr>
              <w:rFonts w:ascii="Times New Roman" w:hAnsi="Times New Roman" w:cs="Times New Roman"/>
              <w:lang w:val="en-US"/>
            </w:rPr>
            <w:t>)</w:t>
          </w:r>
          <w:r w:rsidR="00156E29" w:rsidRPr="00C16A75">
            <w:rPr>
              <w:rFonts w:ascii="Times New Roman" w:hAnsi="Times New Roman" w:cs="Times New Roman"/>
              <w:lang w:val="en-US"/>
            </w:rPr>
            <w:t>.</w:t>
          </w:r>
          <w:r w:rsidR="00C02EC0" w:rsidRPr="00C16A75">
            <w:rPr>
              <w:rFonts w:ascii="Times New Roman" w:hAnsi="Times New Roman" w:cs="Times New Roman"/>
              <w:lang w:val="en-US"/>
            </w:rPr>
            <w:t xml:space="preserve"> Th</w:t>
          </w:r>
          <w:r w:rsidRPr="00C16A75">
            <w:rPr>
              <w:rFonts w:ascii="Times New Roman" w:hAnsi="Times New Roman" w:cs="Times New Roman"/>
              <w:lang w:val="en-US"/>
            </w:rPr>
            <w:t xml:space="preserve">is </w:t>
          </w:r>
          <w:r w:rsidR="00B874D3" w:rsidRPr="00C16A75">
            <w:rPr>
              <w:rFonts w:ascii="Times New Roman" w:hAnsi="Times New Roman" w:cs="Times New Roman"/>
              <w:lang w:val="en-US"/>
            </w:rPr>
            <w:t xml:space="preserve">type </w:t>
          </w:r>
          <w:r w:rsidRPr="00C16A75">
            <w:rPr>
              <w:rFonts w:ascii="Times New Roman" w:hAnsi="Times New Roman" w:cs="Times New Roman"/>
              <w:lang w:val="en-US"/>
            </w:rPr>
            <w:t xml:space="preserve">of </w:t>
          </w:r>
          <w:r w:rsidR="00C02EC0" w:rsidRPr="00C16A75">
            <w:rPr>
              <w:rFonts w:ascii="Times New Roman" w:hAnsi="Times New Roman" w:cs="Times New Roman"/>
              <w:lang w:val="en-US"/>
            </w:rPr>
            <w:t xml:space="preserve">chemical enthalpy </w:t>
          </w:r>
          <w:r w:rsidR="00B874D3" w:rsidRPr="00C16A75">
            <w:rPr>
              <w:rFonts w:ascii="Times New Roman" w:hAnsi="Times New Roman" w:cs="Times New Roman"/>
              <w:lang w:val="en-US"/>
            </w:rPr>
            <w:t>also t</w:t>
          </w:r>
          <w:r w:rsidR="00C02EC0" w:rsidRPr="00C16A75">
            <w:rPr>
              <w:rFonts w:ascii="Times New Roman" w:hAnsi="Times New Roman" w:cs="Times New Roman"/>
              <w:lang w:val="en-US"/>
            </w:rPr>
            <w:t>ake</w:t>
          </w:r>
          <w:r w:rsidR="00B874D3" w:rsidRPr="00C16A75">
            <w:rPr>
              <w:rFonts w:ascii="Times New Roman" w:hAnsi="Times New Roman" w:cs="Times New Roman"/>
              <w:lang w:val="en-US"/>
            </w:rPr>
            <w:t>s</w:t>
          </w:r>
          <w:r w:rsidR="00C02EC0" w:rsidRPr="00C16A75">
            <w:rPr>
              <w:rFonts w:ascii="Times New Roman" w:hAnsi="Times New Roman" w:cs="Times New Roman"/>
              <w:lang w:val="en-US"/>
            </w:rPr>
            <w:t xml:space="preserve"> place during sweating, </w:t>
          </w:r>
          <w:r w:rsidR="00B874D3" w:rsidRPr="00C16A75">
            <w:rPr>
              <w:rFonts w:ascii="Times New Roman" w:hAnsi="Times New Roman" w:cs="Times New Roman"/>
              <w:lang w:val="en-US"/>
            </w:rPr>
            <w:t xml:space="preserve">in </w:t>
          </w:r>
          <w:r w:rsidR="00C02EC0" w:rsidRPr="00C16A75">
            <w:rPr>
              <w:rFonts w:ascii="Times New Roman" w:hAnsi="Times New Roman" w:cs="Times New Roman"/>
              <w:lang w:val="en-US"/>
            </w:rPr>
            <w:t>the water change phase from liquid to gas. This process effectively cool</w:t>
          </w:r>
          <w:r w:rsidRPr="00C16A75">
            <w:rPr>
              <w:rFonts w:ascii="Times New Roman" w:hAnsi="Times New Roman" w:cs="Times New Roman"/>
              <w:lang w:val="en-US"/>
            </w:rPr>
            <w:t>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down </w:t>
          </w:r>
          <w:r w:rsidR="00C02EC0" w:rsidRPr="00C16A75">
            <w:rPr>
              <w:rFonts w:ascii="Times New Roman" w:hAnsi="Times New Roman" w:cs="Times New Roman"/>
              <w:lang w:val="en-US"/>
            </w:rPr>
            <w:t xml:space="preserve">the skin even </w:t>
          </w:r>
          <w:r w:rsidR="00B874D3" w:rsidRPr="00C16A75">
            <w:rPr>
              <w:rFonts w:ascii="Times New Roman" w:hAnsi="Times New Roman" w:cs="Times New Roman"/>
              <w:lang w:val="en-US"/>
            </w:rPr>
            <w:t xml:space="preserve">when </w:t>
          </w:r>
          <w:r w:rsidR="00C02EC0" w:rsidRPr="00C16A75">
            <w:rPr>
              <w:rFonts w:ascii="Times New Roman" w:hAnsi="Times New Roman" w:cs="Times New Roman"/>
              <w:lang w:val="en-US"/>
            </w:rPr>
            <w:t xml:space="preserve">the environment temperature is higher than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temperature of</w:t>
          </w:r>
          <w:r w:rsidR="00B874D3" w:rsidRPr="00C16A75">
            <w:rPr>
              <w:rFonts w:ascii="Times New Roman" w:hAnsi="Times New Roman" w:cs="Times New Roman"/>
              <w:lang w:val="en-US"/>
            </w:rPr>
            <w:t xml:space="preserve"> the</w:t>
          </w:r>
          <w:r w:rsidR="00C02EC0" w:rsidRPr="00C16A75">
            <w:rPr>
              <w:rFonts w:ascii="Times New Roman" w:hAnsi="Times New Roman" w:cs="Times New Roman"/>
              <w:lang w:val="en-US"/>
            </w:rPr>
            <w:t xml:space="preserve"> skin.</w:t>
          </w:r>
          <w:r w:rsidR="00B02618" w:rsidRPr="00C16A75">
            <w:rPr>
              <w:rFonts w:ascii="Times New Roman" w:hAnsi="Times New Roman" w:cs="Times New Roman"/>
              <w:lang w:val="en-US"/>
            </w:rPr>
            <w:t xml:space="preserve"> </w:t>
          </w:r>
        </w:p>
        <w:p w14:paraId="79DD10A5" w14:textId="0C5C7809" w:rsidR="003362FC" w:rsidRPr="00C16A75" w:rsidRDefault="003362FC" w:rsidP="00911E3F">
          <w:pPr>
            <w:pStyle w:val="Nadpis2"/>
            <w:rPr>
              <w:lang w:val="en-US"/>
            </w:rPr>
          </w:pPr>
          <w:bookmarkStart w:id="160" w:name="_Toc408842125"/>
          <w:bookmarkStart w:id="161" w:name="_Toc408844074"/>
          <w:bookmarkStart w:id="162" w:name="_Toc408845907"/>
          <w:bookmarkStart w:id="163" w:name="_Toc409289289"/>
          <w:bookmarkStart w:id="164" w:name="_Toc420288829"/>
          <w:bookmarkStart w:id="165" w:name="_Ref421686910"/>
          <w:bookmarkStart w:id="166" w:name="_Toc421792679"/>
          <w:r w:rsidRPr="00C16A75">
            <w:rPr>
              <w:lang w:val="en-US"/>
            </w:rPr>
            <w:t>Hydraulic domain</w:t>
          </w:r>
          <w:bookmarkEnd w:id="160"/>
          <w:bookmarkEnd w:id="161"/>
          <w:bookmarkEnd w:id="162"/>
          <w:bookmarkEnd w:id="163"/>
          <w:bookmarkEnd w:id="164"/>
          <w:bookmarkEnd w:id="165"/>
          <w:bookmarkEnd w:id="166"/>
        </w:p>
        <w:p w14:paraId="30D4849A" w14:textId="5275A98A" w:rsidR="00544189" w:rsidRPr="00C16A75" w:rsidRDefault="00C16A75" w:rsidP="005D2519">
          <w:pPr>
            <w:jc w:val="both"/>
            <w:rPr>
              <w:rFonts w:ascii="Times New Roman" w:hAnsi="Times New Roman" w:cs="Times New Roman"/>
              <w:lang w:val="en-US"/>
            </w:rPr>
          </w:pPr>
          <w:r w:rsidRPr="00C16A75">
            <w:rPr>
              <w:noProof/>
              <w:lang w:val="en-US" w:eastAsia="sk-SK"/>
            </w:rPr>
            <w:drawing>
              <wp:anchor distT="0" distB="0" distL="114300" distR="114300" simplePos="0" relativeHeight="251483136" behindDoc="1" locked="0" layoutInCell="1" allowOverlap="1" wp14:anchorId="70A6EC65" wp14:editId="1E69998F">
                <wp:simplePos x="0" y="0"/>
                <wp:positionH relativeFrom="column">
                  <wp:posOffset>-731520</wp:posOffset>
                </wp:positionH>
                <wp:positionV relativeFrom="paragraph">
                  <wp:posOffset>148590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4189" w:rsidRPr="00C16A75">
            <w:rPr>
              <w:rFonts w:ascii="Times New Roman" w:hAnsi="Times New Roman" w:cs="Times New Roman"/>
              <w:lang w:val="en-US"/>
            </w:rPr>
            <w:t xml:space="preserve">The modeling of </w:t>
          </w:r>
          <w:r w:rsidR="00B874D3" w:rsidRPr="00C16A75">
            <w:rPr>
              <w:rFonts w:ascii="Times New Roman" w:hAnsi="Times New Roman" w:cs="Times New Roman"/>
              <w:lang w:val="en-US"/>
            </w:rPr>
            <w:t xml:space="preserve">the </w:t>
          </w:r>
          <w:r w:rsidR="00544189" w:rsidRPr="00C16A75">
            <w:rPr>
              <w:rFonts w:ascii="Times New Roman" w:hAnsi="Times New Roman" w:cs="Times New Roman"/>
              <w:lang w:val="en-US"/>
            </w:rPr>
            <w:t>cardiovascular system is based on hydraulic principles where volume</w:t>
          </w:r>
          <w:r w:rsidR="00DD783B" w:rsidRPr="00C16A75">
            <w:rPr>
              <w:rFonts w:ascii="Times New Roman" w:hAnsi="Times New Roman" w:cs="Times New Roman"/>
              <w:lang w:val="en-US"/>
            </w:rPr>
            <w:t xml:space="preserve"> </w:t>
          </w:r>
          <w:r w:rsidR="00DD783B" w:rsidRPr="00C16A75">
            <w:rPr>
              <w:rFonts w:ascii="Times New Roman" w:hAnsi="Times New Roman" w:cs="Times New Roman"/>
              <w:i/>
              <w:lang w:val="en-US"/>
            </w:rPr>
            <w:t>V</w:t>
          </w:r>
          <w:r w:rsidR="00060AF1" w:rsidRPr="00C16A75">
            <w:rPr>
              <w:rFonts w:ascii="Times New Roman" w:hAnsi="Times New Roman" w:cs="Times New Roman"/>
              <w:lang w:val="en-US"/>
            </w:rPr>
            <w:t xml:space="preserve">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w:t>
          </w:r>
          <w:r w:rsidR="00544189" w:rsidRPr="00C16A75">
            <w:rPr>
              <w:rFonts w:ascii="Times New Roman" w:hAnsi="Times New Roman" w:cs="Times New Roman"/>
              <w:lang w:val="en-US"/>
            </w:rPr>
            <w:t xml:space="preserve"> in </w:t>
          </w:r>
          <w:r w:rsidR="00544189" w:rsidRPr="00C16A75">
            <w:rPr>
              <w:rFonts w:ascii="Times New Roman" w:hAnsi="Times New Roman" w:cs="Times New Roman"/>
              <w:b/>
              <w:lang w:val="en-US"/>
            </w:rPr>
            <w:t>elastic vessels</w:t>
          </w:r>
          <w:r w:rsidR="00544189" w:rsidRPr="00C16A75">
            <w:rPr>
              <w:rFonts w:ascii="Times New Roman" w:hAnsi="Times New Roman" w:cs="Times New Roman"/>
              <w:lang w:val="en-US"/>
            </w:rPr>
            <w:t xml:space="preserve"> generate</w:t>
          </w:r>
          <w:r w:rsidR="005313F6" w:rsidRPr="00C16A75">
            <w:rPr>
              <w:rFonts w:ascii="Times New Roman" w:hAnsi="Times New Roman" w:cs="Times New Roman"/>
              <w:lang w:val="en-US"/>
            </w:rPr>
            <w:t>s</w:t>
          </w:r>
          <w:r w:rsidR="00544189" w:rsidRPr="00C16A75">
            <w:rPr>
              <w:rFonts w:ascii="Times New Roman" w:hAnsi="Times New Roman" w:cs="Times New Roman"/>
              <w:lang w:val="en-US"/>
            </w:rPr>
            <w:t xml:space="preserve"> pressure</w:t>
          </w:r>
          <w:r w:rsidR="001B7695" w:rsidRPr="00C16A75">
            <w:rPr>
              <w:rFonts w:ascii="Times New Roman" w:hAnsi="Times New Roman" w:cs="Times New Roman"/>
              <w:lang w:val="en-US"/>
            </w:rPr>
            <w:t xml:space="preserve"> </w:t>
          </w:r>
          <w:r w:rsidR="001B7695" w:rsidRPr="00C16A75">
            <w:rPr>
              <w:rFonts w:ascii="Times New Roman" w:hAnsi="Times New Roman" w:cs="Times New Roman"/>
              <w:i/>
              <w:lang w:val="en-US"/>
            </w:rPr>
            <w:t>p</w:t>
          </w:r>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[Pa] </w:t>
          </w:r>
          <w:r w:rsidR="00544189" w:rsidRPr="00C16A75">
            <w:rPr>
              <w:rFonts w:ascii="Times New Roman" w:hAnsi="Times New Roman" w:cs="Times New Roman"/>
              <w:lang w:val="en-US"/>
            </w:rPr>
            <w:t xml:space="preserve">and the pressure </w:t>
          </w:r>
          <w:r w:rsidR="00B874D3" w:rsidRPr="00C16A75">
            <w:rPr>
              <w:rFonts w:ascii="Times New Roman" w:hAnsi="Times New Roman" w:cs="Times New Roman"/>
              <w:lang w:val="en-US"/>
            </w:rPr>
            <w:t>drives</w:t>
          </w:r>
          <w:r w:rsidR="00544189" w:rsidRPr="00C16A75">
            <w:rPr>
              <w:rFonts w:ascii="Times New Roman" w:hAnsi="Times New Roman" w:cs="Times New Roman"/>
              <w:lang w:val="en-US"/>
            </w:rPr>
            <w:t xml:space="preserve"> blood flow</w:t>
          </w:r>
          <w:r w:rsidR="001B7695" w:rsidRPr="00C16A75">
            <w:rPr>
              <w:rFonts w:ascii="Times New Roman" w:hAnsi="Times New Roman" w:cs="Times New Roman"/>
              <w:lang w:val="en-US"/>
            </w:rPr>
            <w:t xml:space="preserve"> </w:t>
          </w:r>
          <m:oMath>
            <m:r>
              <w:rPr>
                <w:rFonts w:ascii="Cambria Math" w:hAnsi="Cambria Math" w:cs="Times New Roman"/>
                <w:lang w:val="en-US"/>
              </w:rPr>
              <m:t>∂V</m:t>
            </m:r>
          </m:oMath>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.s</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 xml:space="preserve">] </w:t>
          </w:r>
          <w:r w:rsidR="00544189" w:rsidRPr="00C16A75">
            <w:rPr>
              <w:rFonts w:ascii="Times New Roman" w:hAnsi="Times New Roman" w:cs="Times New Roman"/>
              <w:lang w:val="en-US"/>
            </w:rPr>
            <w:t xml:space="preserve">through circulation. The main component </w:t>
          </w:r>
          <w:r w:rsidR="00B874D3" w:rsidRPr="00C16A75">
            <w:rPr>
              <w:rFonts w:ascii="Times New Roman" w:hAnsi="Times New Roman" w:cs="Times New Roman"/>
              <w:lang w:val="en-US"/>
            </w:rPr>
            <w:t xml:space="preserve">in the </w:t>
          </w:r>
          <w:r w:rsidR="00544189" w:rsidRPr="00C16A75">
            <w:rPr>
              <w:rFonts w:ascii="Times New Roman" w:hAnsi="Times New Roman" w:cs="Times New Roman"/>
              <w:lang w:val="en-US"/>
            </w:rPr>
            <w:t>accumulation of volume is</w:t>
          </w:r>
          <w:r w:rsidR="00EE2854" w:rsidRPr="00C16A75">
            <w:rPr>
              <w:rFonts w:ascii="Times New Roman" w:hAnsi="Times New Roman" w:cs="Times New Roman"/>
              <w:lang w:val="en-US"/>
            </w:rPr>
            <w:t xml:space="preserve"> called ElasticVessel and is described with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26</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and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27</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As a result of </w:t>
          </w:r>
          <w:r w:rsidR="00B874D3" w:rsidRPr="00C16A75">
            <w:rPr>
              <w:rFonts w:ascii="Times New Roman" w:hAnsi="Times New Roman" w:cs="Times New Roman"/>
              <w:lang w:val="en-US"/>
            </w:rPr>
            <w:t xml:space="preserve">the </w:t>
          </w:r>
          <w:r w:rsidR="00EE2854" w:rsidRPr="00C16A75">
            <w:rPr>
              <w:rFonts w:ascii="Times New Roman" w:hAnsi="Times New Roman" w:cs="Times New Roman"/>
              <w:lang w:val="en-US"/>
            </w:rPr>
            <w:t>elastic properties of blood vessels</w:t>
          </w:r>
          <w:r w:rsidR="005313F6" w:rsidRPr="00C16A75">
            <w:rPr>
              <w:rFonts w:ascii="Times New Roman" w:hAnsi="Times New Roman" w:cs="Times New Roman"/>
              <w:lang w:val="en-US"/>
            </w:rPr>
            <w:t>,</w:t>
          </w:r>
          <w:r w:rsidR="00EE2854" w:rsidRPr="00C16A75">
            <w:rPr>
              <w:rFonts w:ascii="Times New Roman" w:hAnsi="Times New Roman" w:cs="Times New Roman"/>
              <w:lang w:val="en-US"/>
            </w:rPr>
            <w:t xml:space="preserve"> there is an increase </w:t>
          </w:r>
          <w:r w:rsidR="00644A2F" w:rsidRPr="00C16A75">
            <w:rPr>
              <w:rFonts w:ascii="Times New Roman" w:hAnsi="Times New Roman" w:cs="Times New Roman"/>
              <w:lang w:val="en-US"/>
            </w:rPr>
            <w:t>in</w:t>
          </w:r>
          <w:r w:rsidR="00EE2854" w:rsidRPr="00C16A75">
            <w:rPr>
              <w:rFonts w:ascii="Times New Roman" w:hAnsi="Times New Roman" w:cs="Times New Roman"/>
              <w:lang w:val="en-US"/>
            </w:rPr>
            <w:t xml:space="preserve"> pressure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together with </w:t>
          </w:r>
          <w:r w:rsidR="00644A2F" w:rsidRPr="00C16A75">
            <w:rPr>
              <w:rFonts w:ascii="Times New Roman" w:hAnsi="Times New Roman" w:cs="Times New Roman"/>
              <w:lang w:val="en-US"/>
            </w:rPr>
            <w:t xml:space="preserve">an </w:t>
          </w:r>
          <w:r w:rsidR="00EE2854" w:rsidRPr="00C16A75">
            <w:rPr>
              <w:rFonts w:ascii="Times New Roman" w:hAnsi="Times New Roman" w:cs="Times New Roman"/>
              <w:lang w:val="en-US"/>
            </w:rPr>
            <w:t xml:space="preserve">increase </w:t>
          </w:r>
          <w:r w:rsidR="00644A2F" w:rsidRPr="00C16A75">
            <w:rPr>
              <w:rFonts w:ascii="Times New Roman" w:hAnsi="Times New Roman" w:cs="Times New Roman"/>
              <w:lang w:val="en-US"/>
            </w:rPr>
            <w:t xml:space="preserve">in </w:t>
          </w:r>
          <w:r w:rsidR="00EE2854" w:rsidRPr="00C16A75">
            <w:rPr>
              <w:rFonts w:ascii="Times New Roman" w:hAnsi="Times New Roman" w:cs="Times New Roman"/>
              <w:lang w:val="en-US"/>
            </w:rPr>
            <w:t xml:space="preserve">the volume inside this component. This proportional dependence is set by </w:t>
          </w:r>
          <w:r w:rsidR="00644A2F" w:rsidRPr="00C16A75">
            <w:rPr>
              <w:rFonts w:ascii="Times New Roman" w:hAnsi="Times New Roman" w:cs="Times New Roman"/>
              <w:lang w:val="en-US"/>
            </w:rPr>
            <w:t>the</w:t>
          </w:r>
          <w:r w:rsidR="001B7695" w:rsidRPr="00C16A75">
            <w:rPr>
              <w:rFonts w:ascii="Times New Roman" w:hAnsi="Times New Roman" w:cs="Times New Roman"/>
              <w:lang w:val="en-US"/>
            </w:rPr>
            <w:t xml:space="preserve"> compliance</w:t>
          </w:r>
          <w:r w:rsidR="00644A2F" w:rsidRPr="00C16A75">
            <w:rPr>
              <w:rFonts w:ascii="Times New Roman" w:hAnsi="Times New Roman" w:cs="Times New Roman"/>
              <w:lang w:val="en-US"/>
            </w:rPr>
            <w:t xml:space="preserve"> </w:t>
          </w:r>
          <w:r w:rsidR="00EE2854" w:rsidRPr="00C16A75">
            <w:rPr>
              <w:rFonts w:ascii="Times New Roman" w:hAnsi="Times New Roman" w:cs="Times New Roman"/>
              <w:lang w:val="en-US"/>
            </w:rPr>
            <w:t xml:space="preserve">parameter </w:t>
          </w:r>
          <w:r w:rsidR="00EE2854" w:rsidRPr="00C16A75">
            <w:rPr>
              <w:rFonts w:ascii="Times New Roman" w:hAnsi="Times New Roman" w:cs="Times New Roman"/>
              <w:i/>
              <w:lang w:val="en-US"/>
            </w:rPr>
            <w:t>C</w:t>
          </w:r>
          <w:r w:rsidR="00060AF1" w:rsidRPr="00C16A75">
            <w:rPr>
              <w:rFonts w:ascii="Times New Roman" w:hAnsi="Times New Roman" w:cs="Times New Roman"/>
              <w:lang w:val="en-US"/>
            </w:rPr>
            <w:t>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.Pa</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w:t>
          </w:r>
          <w:r w:rsidR="00EE2854" w:rsidRPr="00C16A75">
            <w:rPr>
              <w:rFonts w:ascii="Times New Roman" w:hAnsi="Times New Roman" w:cs="Times New Roman"/>
              <w:lang w:val="en-US"/>
            </w:rPr>
            <w:t>, which is the property of the wall of the blood vessel. For example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compliance is bigger for systemic veins, where the same additional volume does not increase </w:t>
          </w:r>
          <w:r w:rsidR="00EE2854" w:rsidRPr="00C16A75">
            <w:rPr>
              <w:rFonts w:ascii="Times New Roman" w:hAnsi="Times New Roman" w:cs="Times New Roman"/>
              <w:lang w:val="en-US"/>
            </w:rPr>
            <w:lastRenderedPageBreak/>
            <w:t>the pressure as much as in systemic arteries.</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 xml:space="preserve">The walls do not generate positive pressure </w:t>
          </w:r>
          <w:r w:rsidR="00644A2F" w:rsidRPr="00C16A75">
            <w:rPr>
              <w:rFonts w:ascii="Times New Roman" w:hAnsi="Times New Roman" w:cs="Times New Roman"/>
              <w:lang w:val="en-US"/>
            </w:rPr>
            <w:t>within</w:t>
          </w:r>
          <w:r w:rsidR="00EE686E" w:rsidRPr="00C16A75">
            <w:rPr>
              <w:rFonts w:ascii="Times New Roman" w:hAnsi="Times New Roman" w:cs="Times New Roman"/>
              <w:lang w:val="en-US"/>
            </w:rPr>
            <w:t xml:space="preserve"> w</w:t>
          </w:r>
          <w:r w:rsidR="003539A2" w:rsidRPr="00C16A75">
            <w:rPr>
              <w:rFonts w:ascii="Times New Roman" w:hAnsi="Times New Roman" w:cs="Times New Roman"/>
              <w:lang w:val="en-US"/>
            </w:rPr>
            <w:t>hen</w:t>
          </w:r>
          <w:r w:rsidR="005313F6" w:rsidRPr="00C16A75">
            <w:rPr>
              <w:rFonts w:ascii="Times New Roman" w:hAnsi="Times New Roman" w:cs="Times New Roman"/>
              <w:lang w:val="en-US"/>
            </w:rPr>
            <w:t xml:space="preserve"> the volume decreases bellow V</w:t>
          </w:r>
          <w:r w:rsidR="005313F6" w:rsidRPr="00C16A75">
            <w:rPr>
              <w:rFonts w:ascii="Times New Roman" w:hAnsi="Times New Roman" w:cs="Times New Roman"/>
              <w:vertAlign w:val="subscript"/>
              <w:lang w:val="en-US"/>
            </w:rPr>
            <w:t>0</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and they</w:t>
          </w:r>
          <w:r w:rsidR="003539A2" w:rsidRPr="00C16A75">
            <w:rPr>
              <w:rFonts w:ascii="Times New Roman" w:hAnsi="Times New Roman" w:cs="Times New Roman"/>
              <w:lang w:val="en-US"/>
            </w:rPr>
            <w:t xml:space="preserve"> lose tension</w:t>
          </w:r>
          <w:r w:rsidR="00760D2B" w:rsidRPr="00C16A75">
            <w:rPr>
              <w:rFonts w:ascii="Times New Roman" w:hAnsi="Times New Roman" w:cs="Times New Roman"/>
              <w:lang w:val="en-US"/>
            </w:rPr>
            <w:t>.</w:t>
          </w:r>
          <w:r w:rsidR="005313F6" w:rsidRPr="00C16A75">
            <w:rPr>
              <w:rFonts w:ascii="Times New Roman" w:hAnsi="Times New Roman" w:cs="Times New Roman"/>
              <w:lang w:val="en-US"/>
            </w:rPr>
            <w:t xml:space="preserve"> </w:t>
          </w:r>
          <w:r w:rsidR="00760D2B" w:rsidRPr="00C16A75">
            <w:rPr>
              <w:rFonts w:ascii="Times New Roman" w:hAnsi="Times New Roman" w:cs="Times New Roman"/>
              <w:lang w:val="en-US"/>
            </w:rPr>
            <w:t>T</w:t>
          </w:r>
          <w:r w:rsidR="005313F6" w:rsidRPr="00C16A75">
            <w:rPr>
              <w:rFonts w:ascii="Times New Roman" w:hAnsi="Times New Roman" w:cs="Times New Roman"/>
              <w:lang w:val="en-US"/>
            </w:rPr>
            <w:t xml:space="preserve">he result is the same pressure inside as outside the </w:t>
          </w:r>
          <w:r w:rsidR="00191860" w:rsidRPr="00C16A75">
            <w:rPr>
              <w:rFonts w:ascii="Times New Roman" w:hAnsi="Times New Roman" w:cs="Times New Roman"/>
              <w:lang w:val="en-US"/>
            </w:rPr>
            <w:t>vessel</w:t>
          </w:r>
          <w:r w:rsidR="005313F6"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A3CAE" w:rsidRPr="00C16A75" w14:paraId="0366C52B" w14:textId="77777777" w:rsidTr="0027184D">
            <w:trPr>
              <w:trHeight w:val="1115"/>
            </w:trPr>
            <w:tc>
              <w:tcPr>
                <w:tcW w:w="7230" w:type="dxa"/>
                <w:vAlign w:val="center"/>
              </w:tcPr>
              <w:p w14:paraId="155978AB" w14:textId="33144061"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∂V</m:t>
                        </m:r>
                      </m:e>
                    </m:nary>
                  </m:oMath>
                </m:oMathPara>
              </w:p>
            </w:tc>
            <w:tc>
              <w:tcPr>
                <w:tcW w:w="1165" w:type="dxa"/>
                <w:vAlign w:val="center"/>
              </w:tcPr>
              <w:p w14:paraId="2476FA23" w14:textId="77777777" w:rsidR="00DA3CAE" w:rsidRPr="00C16A75" w:rsidRDefault="00DA3CAE" w:rsidP="0027184D">
                <w:pPr>
                  <w:pStyle w:val="Titulek"/>
                  <w:spacing w:after="0"/>
                  <w:jc w:val="both"/>
                  <w:rPr>
                    <w:rFonts w:ascii="Times New Roman" w:hAnsi="Times New Roman" w:cs="Times New Roman"/>
                    <w:lang w:val="en-US"/>
                  </w:rPr>
                </w:pPr>
                <w:bookmarkStart w:id="167" w:name="_Ref40824081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26</w:t>
                </w:r>
                <w:r w:rsidRPr="00C16A75">
                  <w:rPr>
                    <w:rFonts w:ascii="Times New Roman" w:hAnsi="Times New Roman" w:cs="Times New Roman"/>
                    <w:lang w:val="en-US"/>
                  </w:rPr>
                  <w:fldChar w:fldCharType="end"/>
                </w:r>
                <w:bookmarkEnd w:id="167"/>
                <w:r w:rsidRPr="00C16A75">
                  <w:rPr>
                    <w:rFonts w:ascii="Times New Roman" w:hAnsi="Times New Roman" w:cs="Times New Roman"/>
                    <w:lang w:val="en-US"/>
                  </w:rPr>
                  <w:t xml:space="preserve">: </w:t>
                </w:r>
                <w:r w:rsidRPr="003D7E4C">
                  <w:rPr>
                    <w:rFonts w:ascii="Times New Roman" w:hAnsi="Times New Roman" w:cs="Times New Roman"/>
                    <w:b/>
                    <w:lang w:val="en-US"/>
                  </w:rPr>
                  <w:t>Volume.</w:t>
                </w:r>
              </w:p>
            </w:tc>
          </w:tr>
          <w:tr w:rsidR="00DA3CAE" w:rsidRPr="00C16A75" w14:paraId="4CF52180" w14:textId="77777777" w:rsidTr="0027184D">
            <w:trPr>
              <w:trHeight w:val="823"/>
            </w:trPr>
            <w:tc>
              <w:tcPr>
                <w:tcW w:w="7230" w:type="dxa"/>
                <w:vAlign w:val="center"/>
              </w:tcPr>
              <w:p w14:paraId="18A6BBCB" w14:textId="68F325EA"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p=</m:t>
                    </m:r>
                    <m:d>
                      <m:dPr>
                        <m:begChr m:val="{"/>
                        <m:endChr m:val=""/>
                        <m:ctrlPr>
                          <w:rPr>
                            <w:rFonts w:ascii="Cambria Math" w:hAnsi="Cambria Math" w:cs="Times New Roman"/>
                            <w:b/>
                            <w:i/>
                            <w:lang w:val="en-US"/>
                          </w:rPr>
                        </m:ctrlPr>
                      </m:dPr>
                      <m:e>
                        <m:eqArr>
                          <m:eqArrPr>
                            <m:ctrlPr>
                              <w:rPr>
                                <w:rFonts w:ascii="Cambria Math" w:hAnsi="Cambria Math" w:cs="Times New Roman"/>
                                <w:b/>
                                <w:i/>
                                <w:lang w:val="en-US"/>
                              </w:rPr>
                            </m:ctrlPr>
                          </m:eqArrPr>
                          <m:e>
                            <m:f>
                              <m:fPr>
                                <m:ctrlPr>
                                  <w:rPr>
                                    <w:rFonts w:ascii="Cambria Math" w:hAnsi="Cambria Math" w:cs="Times New Roman"/>
                                    <w:b/>
                                    <w:i/>
                                    <w:lang w:val="en-US"/>
                                  </w:rPr>
                                </m:ctrlPr>
                              </m:fPr>
                              <m:num>
                                <m:r>
                                  <m:rPr>
                                    <m:sty m:val="bi"/>
                                  </m:rPr>
                                  <w:rPr>
                                    <w:rFonts w:ascii="Cambria Math" w:hAnsi="Cambria Math" w:cs="Times New Roman"/>
                                    <w:lang w:val="en-US"/>
                                  </w:rPr>
                                  <m:t>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p w14:paraId="4F7F24ED" w14:textId="77777777" w:rsidR="00DA3CAE" w:rsidRPr="00C16A75" w:rsidRDefault="00DA3CAE" w:rsidP="0027184D">
                <w:pPr>
                  <w:keepNext/>
                  <w:jc w:val="both"/>
                  <w:rPr>
                    <w:rFonts w:ascii="Times New Roman" w:eastAsia="Times New Roman" w:hAnsi="Times New Roman" w:cs="Times New Roman"/>
                    <w:lang w:val="en-US"/>
                  </w:rPr>
                </w:pPr>
              </w:p>
            </w:tc>
            <w:tc>
              <w:tcPr>
                <w:tcW w:w="1165" w:type="dxa"/>
                <w:vAlign w:val="center"/>
              </w:tcPr>
              <w:p w14:paraId="5BB86B31" w14:textId="77777777" w:rsidR="00DA3CAE" w:rsidRPr="00C16A75" w:rsidRDefault="00DA3CAE" w:rsidP="0027184D">
                <w:pPr>
                  <w:pStyle w:val="Titulek"/>
                  <w:spacing w:after="0"/>
                  <w:jc w:val="both"/>
                  <w:rPr>
                    <w:rFonts w:ascii="Times New Roman" w:hAnsi="Times New Roman" w:cs="Times New Roman"/>
                    <w:lang w:val="en-US"/>
                  </w:rPr>
                </w:pPr>
                <w:bookmarkStart w:id="168" w:name="_Ref408240831"/>
                <w:bookmarkStart w:id="169" w:name="_Ref41418782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27</w:t>
                </w:r>
                <w:r w:rsidRPr="00C16A75">
                  <w:rPr>
                    <w:rFonts w:ascii="Times New Roman" w:hAnsi="Times New Roman" w:cs="Times New Roman"/>
                    <w:lang w:val="en-US"/>
                  </w:rPr>
                  <w:fldChar w:fldCharType="end"/>
                </w:r>
                <w:bookmarkEnd w:id="168"/>
                <w:r w:rsidRPr="00C16A75">
                  <w:rPr>
                    <w:rFonts w:ascii="Times New Roman" w:hAnsi="Times New Roman" w:cs="Times New Roman"/>
                    <w:lang w:val="en-US"/>
                  </w:rPr>
                  <w:t xml:space="preserve">: </w:t>
                </w:r>
                <w:r w:rsidRPr="003D7E4C">
                  <w:rPr>
                    <w:rFonts w:ascii="Times New Roman" w:hAnsi="Times New Roman" w:cs="Times New Roman"/>
                    <w:b/>
                    <w:lang w:val="en-US"/>
                  </w:rPr>
                  <w:t>Elastic Vessel</w:t>
                </w:r>
                <w:bookmarkEnd w:id="169"/>
                <w:r w:rsidRPr="003D7E4C">
                  <w:rPr>
                    <w:rFonts w:ascii="Times New Roman" w:hAnsi="Times New Roman" w:cs="Times New Roman"/>
                    <w:b/>
                    <w:lang w:val="en-US"/>
                  </w:rPr>
                  <w:t>.</w:t>
                </w:r>
              </w:p>
            </w:tc>
          </w:tr>
        </w:tbl>
        <w:p w14:paraId="32F30C9A" w14:textId="6D626A6A" w:rsidR="008B4463" w:rsidRPr="00C16A75" w:rsidRDefault="009570DF" w:rsidP="003D7E4C">
          <w:pPr>
            <w:spacing w:before="240"/>
            <w:jc w:val="both"/>
            <w:rPr>
              <w:rFonts w:ascii="Times New Roman" w:hAnsi="Times New Roman" w:cs="Times New Roman"/>
              <w:lang w:val="en-US"/>
            </w:rPr>
          </w:pPr>
          <w:r w:rsidRPr="00C16A75">
            <w:rPr>
              <w:rFonts w:ascii="Times New Roman" w:hAnsi="Times New Roman" w:cs="Times New Roman"/>
              <w:lang w:val="en-US"/>
            </w:rPr>
            <w:t xml:space="preserve">Fortunately, </w:t>
          </w:r>
          <w:r w:rsidR="00644A2F" w:rsidRPr="00C16A75">
            <w:rPr>
              <w:rFonts w:ascii="Times New Roman" w:hAnsi="Times New Roman" w:cs="Times New Roman"/>
              <w:lang w:val="en-US"/>
            </w:rPr>
            <w:t xml:space="preserve">the </w:t>
          </w:r>
          <w:r w:rsidRPr="00C16A75">
            <w:rPr>
              <w:rFonts w:ascii="Times New Roman" w:hAnsi="Times New Roman" w:cs="Times New Roman"/>
              <w:lang w:val="en-US"/>
            </w:rPr>
            <w:t>t</w:t>
          </w:r>
          <w:r w:rsidR="00191860" w:rsidRPr="00C16A75">
            <w:rPr>
              <w:rFonts w:ascii="Times New Roman" w:hAnsi="Times New Roman" w:cs="Times New Roman"/>
              <w:lang w:val="en-US"/>
            </w:rPr>
            <w:t xml:space="preserve">ypical working state of elastic vessels </w:t>
          </w:r>
          <w:r w:rsidR="00060AF1" w:rsidRPr="00C16A75">
            <w:rPr>
              <w:rFonts w:ascii="Times New Roman" w:hAnsi="Times New Roman" w:cs="Times New Roman"/>
              <w:lang w:val="en-US"/>
            </w:rPr>
            <w:t xml:space="preserve">at each place during each phase in </w:t>
          </w:r>
          <w:r w:rsidR="00644A2F" w:rsidRPr="00C16A75">
            <w:rPr>
              <w:rFonts w:ascii="Times New Roman" w:hAnsi="Times New Roman" w:cs="Times New Roman"/>
              <w:lang w:val="en-US"/>
            </w:rPr>
            <w:t xml:space="preserve">the </w:t>
          </w:r>
          <w:r w:rsidR="00060AF1" w:rsidRPr="00C16A75">
            <w:rPr>
              <w:rFonts w:ascii="Times New Roman" w:hAnsi="Times New Roman" w:cs="Times New Roman"/>
              <w:lang w:val="en-US"/>
            </w:rPr>
            <w:t xml:space="preserve">heart period </w:t>
          </w:r>
          <w:r w:rsidR="00191860" w:rsidRPr="00C16A75">
            <w:rPr>
              <w:rFonts w:ascii="Times New Roman" w:hAnsi="Times New Roman" w:cs="Times New Roman"/>
              <w:lang w:val="en-US"/>
            </w:rPr>
            <w:t xml:space="preserve">is at the first branch, where </w:t>
          </w:r>
          <w:r w:rsidR="001B7695" w:rsidRPr="00C16A75">
            <w:rPr>
              <w:rFonts w:ascii="Times New Roman" w:hAnsi="Times New Roman" w:cs="Times New Roman"/>
              <w:lang w:val="en-US"/>
            </w:rPr>
            <w:t>V</w:t>
          </w:r>
          <w:r w:rsidR="00AD49EB" w:rsidRPr="00C16A75">
            <w:rPr>
              <w:rFonts w:ascii="Times New Roman" w:hAnsi="Times New Roman" w:cs="Times New Roman"/>
              <w:lang w:val="en-US"/>
            </w:rPr>
            <w:t>&gt;V</w:t>
          </w:r>
          <w:r w:rsidR="00AD49EB" w:rsidRPr="00C16A75">
            <w:rPr>
              <w:rFonts w:ascii="Times New Roman" w:hAnsi="Times New Roman" w:cs="Times New Roman"/>
              <w:vertAlign w:val="subscript"/>
              <w:lang w:val="en-US"/>
            </w:rPr>
            <w:t>0</w:t>
          </w:r>
          <w:r w:rsidR="00191860"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second </w:t>
          </w:r>
          <w:r w:rsidR="00060AF1" w:rsidRPr="00C16A75">
            <w:rPr>
              <w:rFonts w:ascii="Times New Roman" w:hAnsi="Times New Roman" w:cs="Times New Roman"/>
              <w:lang w:val="en-US"/>
            </w:rPr>
            <w:t>additional branch solve</w:t>
          </w:r>
          <w:r w:rsidRPr="00C16A75">
            <w:rPr>
              <w:rFonts w:ascii="Times New Roman" w:hAnsi="Times New Roman" w:cs="Times New Roman"/>
              <w:lang w:val="en-US"/>
            </w:rPr>
            <w:t>s</w:t>
          </w:r>
          <w:r w:rsidR="00060AF1" w:rsidRPr="00C16A75">
            <w:rPr>
              <w:rFonts w:ascii="Times New Roman" w:hAnsi="Times New Roman" w:cs="Times New Roman"/>
              <w:lang w:val="en-US"/>
            </w:rPr>
            <w:t xml:space="preserve"> critical situations, which </w:t>
          </w:r>
          <w:r w:rsidR="00644A2F" w:rsidRPr="00C16A75">
            <w:rPr>
              <w:rFonts w:ascii="Times New Roman" w:hAnsi="Times New Roman" w:cs="Times New Roman"/>
              <w:lang w:val="en-US"/>
            </w:rPr>
            <w:t xml:space="preserve">may </w:t>
          </w:r>
          <w:r w:rsidR="00060AF1" w:rsidRPr="00C16A75">
            <w:rPr>
              <w:rFonts w:ascii="Times New Roman" w:hAnsi="Times New Roman" w:cs="Times New Roman"/>
              <w:lang w:val="en-US"/>
            </w:rPr>
            <w:t>appear</w:t>
          </w:r>
          <w:r w:rsidR="00644A2F" w:rsidRPr="00C16A75">
            <w:rPr>
              <w:rFonts w:ascii="Times New Roman" w:hAnsi="Times New Roman" w:cs="Times New Roman"/>
              <w:lang w:val="en-US"/>
            </w:rPr>
            <w:t>,</w:t>
          </w:r>
          <w:r w:rsidR="00060AF1" w:rsidRPr="00C16A75">
            <w:rPr>
              <w:rFonts w:ascii="Times New Roman" w:hAnsi="Times New Roman" w:cs="Times New Roman"/>
              <w:lang w:val="en-US"/>
            </w:rPr>
            <w:t xml:space="preserve"> for example</w:t>
          </w:r>
          <w:r w:rsidR="00644A2F" w:rsidRPr="00C16A75">
            <w:rPr>
              <w:rFonts w:ascii="Times New Roman" w:hAnsi="Times New Roman" w:cs="Times New Roman"/>
              <w:lang w:val="en-US"/>
            </w:rPr>
            <w:t xml:space="preserve">, </w:t>
          </w:r>
          <w:r w:rsidR="00060AF1" w:rsidRPr="00C16A75">
            <w:rPr>
              <w:rFonts w:ascii="Times New Roman" w:hAnsi="Times New Roman" w:cs="Times New Roman"/>
              <w:lang w:val="en-US"/>
            </w:rPr>
            <w:t>after massive hemorrhage.</w:t>
          </w:r>
          <w:r w:rsidRPr="00C16A75">
            <w:rPr>
              <w:rFonts w:ascii="Times New Roman" w:hAnsi="Times New Roman" w:cs="Times New Roman"/>
              <w:lang w:val="en-US"/>
            </w:rPr>
            <w:t xml:space="preserve"> </w:t>
          </w:r>
          <w:r w:rsidR="00AD49EB" w:rsidRPr="00C16A75">
            <w:rPr>
              <w:rFonts w:ascii="Times New Roman" w:hAnsi="Times New Roman" w:cs="Times New Roman"/>
              <w:lang w:val="en-US"/>
            </w:rPr>
            <w:t>The e</w:t>
          </w:r>
          <w:r w:rsidR="00060AF1" w:rsidRPr="00C16A75">
            <w:rPr>
              <w:rFonts w:ascii="Times New Roman" w:hAnsi="Times New Roman" w:cs="Times New Roman"/>
              <w:lang w:val="en-US"/>
            </w:rPr>
            <w:t xml:space="preserve">xternal pressure around vessels </w:t>
          </w:r>
          <w:r w:rsidR="00AD49EB" w:rsidRPr="00C16A75">
            <w:rPr>
              <w:rFonts w:ascii="Times New Roman" w:hAnsi="Times New Roman" w:cs="Times New Roman"/>
              <w:i/>
              <w:lang w:val="en-US"/>
            </w:rPr>
            <w:t>P</w:t>
          </w:r>
          <w:r w:rsidR="00AD49EB" w:rsidRPr="00C16A75">
            <w:rPr>
              <w:rFonts w:ascii="Times New Roman" w:hAnsi="Times New Roman" w:cs="Times New Roman"/>
              <w:i/>
              <w:vertAlign w:val="subscript"/>
              <w:lang w:val="en-US"/>
            </w:rPr>
            <w:t>Ext</w:t>
          </w:r>
          <w:r w:rsidR="00AD49EB" w:rsidRPr="00C16A75">
            <w:rPr>
              <w:rFonts w:ascii="Times New Roman" w:hAnsi="Times New Roman" w:cs="Times New Roman"/>
              <w:lang w:val="en-US"/>
            </w:rPr>
            <w:t xml:space="preserve"> </w:t>
          </w:r>
          <w:r w:rsidR="00060AF1" w:rsidRPr="00C16A75">
            <w:rPr>
              <w:rFonts w:ascii="Times New Roman" w:hAnsi="Times New Roman" w:cs="Times New Roman"/>
              <w:lang w:val="en-US"/>
            </w:rPr>
            <w:t>are typically set to zero with</w:t>
          </w:r>
          <w:r w:rsidR="00644A2F" w:rsidRPr="00C16A75">
            <w:rPr>
              <w:rFonts w:ascii="Times New Roman" w:hAnsi="Times New Roman" w:cs="Times New Roman"/>
              <w:lang w:val="en-US"/>
            </w:rPr>
            <w:t xml:space="preserve"> the</w:t>
          </w:r>
          <w:r w:rsidR="00060AF1" w:rsidRPr="00C16A75">
            <w:rPr>
              <w:rFonts w:ascii="Times New Roman" w:hAnsi="Times New Roman" w:cs="Times New Roman"/>
              <w:lang w:val="en-US"/>
            </w:rPr>
            <w:t xml:space="preserve"> exception of </w:t>
          </w:r>
          <w:r w:rsidR="008104A7" w:rsidRPr="00C16A75">
            <w:rPr>
              <w:rFonts w:ascii="Times New Roman" w:hAnsi="Times New Roman" w:cs="Times New Roman"/>
              <w:lang w:val="en-US"/>
            </w:rPr>
            <w:t xml:space="preserve">a </w:t>
          </w:r>
          <w:r w:rsidR="00AD49EB" w:rsidRPr="00C16A75">
            <w:rPr>
              <w:rFonts w:ascii="Times New Roman" w:hAnsi="Times New Roman" w:cs="Times New Roman"/>
              <w:lang w:val="en-US"/>
            </w:rPr>
            <w:t xml:space="preserve">local bandage or </w:t>
          </w:r>
          <w:r w:rsidR="00060AF1" w:rsidRPr="00C16A75">
            <w:rPr>
              <w:rFonts w:ascii="Times New Roman" w:hAnsi="Times New Roman" w:cs="Times New Roman"/>
              <w:lang w:val="en-US"/>
            </w:rPr>
            <w:t xml:space="preserve">intrathorax pressure. </w:t>
          </w:r>
          <w:r w:rsidR="00BD5E15" w:rsidRPr="00C16A75">
            <w:rPr>
              <w:rFonts w:ascii="Times New Roman" w:hAnsi="Times New Roman" w:cs="Times New Roman"/>
              <w:lang w:val="en-US"/>
            </w:rPr>
            <w:t>N</w:t>
          </w:r>
          <w:r w:rsidRPr="00C16A75">
            <w:rPr>
              <w:rFonts w:ascii="Times New Roman" w:hAnsi="Times New Roman" w:cs="Times New Roman"/>
              <w:lang w:val="en-US"/>
            </w:rPr>
            <w:t xml:space="preserve">egative intrathorax </w:t>
          </w:r>
          <w:r w:rsidR="00060AF1" w:rsidRPr="00C16A75">
            <w:rPr>
              <w:rFonts w:ascii="Times New Roman" w:hAnsi="Times New Roman" w:cs="Times New Roman"/>
              <w:lang w:val="en-US"/>
            </w:rPr>
            <w:t xml:space="preserve">pressure around </w:t>
          </w:r>
          <w:r w:rsidR="00060AF1" w:rsidRPr="00C16A75">
            <w:rPr>
              <w:rFonts w:ascii="Times New Roman" w:hAnsi="Times New Roman" w:cs="Times New Roman"/>
              <w:lang w:val="en-US"/>
            </w:rPr>
            <w:noBreakHyphen/>
            <w:t xml:space="preserve">500 Pa is a result of respiration quotient. </w:t>
          </w:r>
          <w:r w:rsidR="00A11DB1" w:rsidRPr="00C16A75">
            <w:rPr>
              <w:rFonts w:ascii="Times New Roman" w:hAnsi="Times New Roman" w:cs="Times New Roman"/>
              <w:lang w:val="en-US"/>
            </w:rPr>
            <w:t>Inside the lungs</w:t>
          </w:r>
          <w:r w:rsidR="00BD5E15"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more oxygen </w:t>
          </w:r>
          <w:r w:rsidR="00CC3CB1" w:rsidRPr="00C16A75">
            <w:rPr>
              <w:rFonts w:ascii="Times New Roman" w:hAnsi="Times New Roman" w:cs="Times New Roman"/>
              <w:lang w:val="en-US"/>
            </w:rPr>
            <w:t xml:space="preserve">is bound </w:t>
          </w:r>
          <w:r w:rsidR="00060AF1" w:rsidRPr="00C16A75">
            <w:rPr>
              <w:rFonts w:ascii="Times New Roman" w:hAnsi="Times New Roman" w:cs="Times New Roman"/>
              <w:lang w:val="en-US"/>
            </w:rPr>
            <w:t xml:space="preserve">by hemoglobin than carbon dioxide </w:t>
          </w:r>
          <w:r w:rsidR="00BD5E15" w:rsidRPr="00C16A75">
            <w:rPr>
              <w:rFonts w:ascii="Times New Roman" w:hAnsi="Times New Roman" w:cs="Times New Roman"/>
              <w:lang w:val="en-US"/>
            </w:rPr>
            <w:t xml:space="preserve">is </w:t>
          </w:r>
          <w:r w:rsidR="00060AF1" w:rsidRPr="00C16A75">
            <w:rPr>
              <w:rFonts w:ascii="Times New Roman" w:hAnsi="Times New Roman" w:cs="Times New Roman"/>
              <w:lang w:val="en-US"/>
            </w:rPr>
            <w:t xml:space="preserve">released </w:t>
          </w:r>
          <w:r w:rsidR="00A11DB1" w:rsidRPr="00C16A75">
            <w:rPr>
              <w:rFonts w:ascii="Times New Roman" w:hAnsi="Times New Roman" w:cs="Times New Roman"/>
              <w:lang w:val="en-US"/>
            </w:rPr>
            <w:t xml:space="preserve">from </w:t>
          </w:r>
          <w:r w:rsidR="00BD5E15"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E686E" w:rsidRPr="00C16A75">
            <w:rPr>
              <w:rFonts w:ascii="Times New Roman" w:hAnsi="Times New Roman" w:cs="Times New Roman"/>
              <w:lang w:val="en-US"/>
            </w:rPr>
            <w:t xml:space="preserve">, </w:t>
          </w:r>
          <w:r w:rsidR="00BD5E15" w:rsidRPr="00C16A75">
            <w:rPr>
              <w:rFonts w:ascii="Times New Roman" w:hAnsi="Times New Roman" w:cs="Times New Roman"/>
              <w:lang w:val="en-US"/>
            </w:rPr>
            <w:t>leading to a</w:t>
          </w:r>
          <w:r w:rsidR="00EE686E" w:rsidRPr="00C16A75">
            <w:rPr>
              <w:rFonts w:ascii="Times New Roman" w:hAnsi="Times New Roman" w:cs="Times New Roman"/>
              <w:lang w:val="en-US"/>
            </w:rPr>
            <w:t xml:space="preserve"> lack of molecules </w:t>
          </w:r>
          <w:r w:rsidR="00BD5E15" w:rsidRPr="00C16A75">
            <w:rPr>
              <w:rFonts w:ascii="Times New Roman" w:hAnsi="Times New Roman" w:cs="Times New Roman"/>
              <w:lang w:val="en-US"/>
            </w:rPr>
            <w:t xml:space="preserve">within </w:t>
          </w:r>
          <w:r w:rsidR="00EE686E" w:rsidRPr="00C16A75">
            <w:rPr>
              <w:rFonts w:ascii="Times New Roman" w:hAnsi="Times New Roman" w:cs="Times New Roman"/>
              <w:lang w:val="en-US"/>
            </w:rPr>
            <w:t>properly working alveoli</w:t>
          </w:r>
          <w:r w:rsidR="00A11DB1" w:rsidRPr="00C16A75">
            <w:rPr>
              <w:rFonts w:ascii="Times New Roman" w:hAnsi="Times New Roman" w:cs="Times New Roman"/>
              <w:lang w:val="en-US"/>
            </w:rPr>
            <w:t xml:space="preserve">. </w:t>
          </w:r>
          <w:r w:rsidR="00BD5E15" w:rsidRPr="00C16A75">
            <w:rPr>
              <w:rFonts w:ascii="Times New Roman" w:hAnsi="Times New Roman" w:cs="Times New Roman"/>
              <w:lang w:val="en-US"/>
            </w:rPr>
            <w:t>This causes a</w:t>
          </w:r>
          <w:r w:rsidRPr="00C16A75">
            <w:rPr>
              <w:rFonts w:ascii="Times New Roman" w:hAnsi="Times New Roman" w:cs="Times New Roman"/>
              <w:lang w:val="en-US"/>
            </w:rPr>
            <w:t xml:space="preserve"> small pressure de</w:t>
          </w:r>
          <w:r w:rsidR="00535F87" w:rsidRPr="00C16A75">
            <w:rPr>
              <w:rFonts w:ascii="Times New Roman" w:hAnsi="Times New Roman" w:cs="Times New Roman"/>
              <w:lang w:val="en-US"/>
            </w:rPr>
            <w:t>b</w:t>
          </w:r>
          <w:r w:rsidRPr="00C16A75">
            <w:rPr>
              <w:rFonts w:ascii="Times New Roman" w:hAnsi="Times New Roman" w:cs="Times New Roman"/>
              <w:lang w:val="en-US"/>
            </w:rPr>
            <w:t>t to t</w:t>
          </w:r>
          <w:r w:rsidR="008104A7" w:rsidRPr="00C16A75">
            <w:rPr>
              <w:rFonts w:ascii="Times New Roman" w:hAnsi="Times New Roman" w:cs="Times New Roman"/>
              <w:lang w:val="en-US"/>
            </w:rPr>
            <w:t xml:space="preserve">he </w:t>
          </w:r>
          <w:r w:rsidR="00535F87" w:rsidRPr="00C16A75">
            <w:rPr>
              <w:rFonts w:ascii="Times New Roman" w:hAnsi="Times New Roman" w:cs="Times New Roman"/>
              <w:lang w:val="en-US"/>
            </w:rPr>
            <w:t xml:space="preserve">intrathorax extravascular pressure during </w:t>
          </w:r>
          <w:r w:rsidR="00BD5E15" w:rsidRPr="00C16A75">
            <w:rPr>
              <w:rFonts w:ascii="Times New Roman" w:hAnsi="Times New Roman" w:cs="Times New Roman"/>
              <w:lang w:val="en-US"/>
            </w:rPr>
            <w:t xml:space="preserve">the entire </w:t>
          </w:r>
          <w:r w:rsidR="00535F87" w:rsidRPr="00C16A75">
            <w:rPr>
              <w:rFonts w:ascii="Times New Roman" w:hAnsi="Times New Roman" w:cs="Times New Roman"/>
              <w:lang w:val="en-US"/>
            </w:rPr>
            <w:t>respiration period</w:t>
          </w:r>
          <w:r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 </w:t>
          </w:r>
        </w:p>
        <w:p w14:paraId="313742D1" w14:textId="71C96C9E" w:rsidR="003362FC"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87232"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C16A75">
            <w:rPr>
              <w:rFonts w:ascii="Times New Roman" w:hAnsi="Times New Roman" w:cs="Times New Roman"/>
              <w:lang w:val="en-US"/>
            </w:rPr>
            <w:t>The volumetric flow through segment</w:t>
          </w:r>
          <w:r w:rsidR="00BD5E15" w:rsidRPr="00C16A75">
            <w:rPr>
              <w:rFonts w:ascii="Times New Roman" w:hAnsi="Times New Roman" w:cs="Times New Roman"/>
              <w:lang w:val="en-US"/>
            </w:rPr>
            <w:t>s</w:t>
          </w:r>
          <w:r w:rsidR="001739E5" w:rsidRPr="00C16A75">
            <w:rPr>
              <w:rFonts w:ascii="Times New Roman" w:hAnsi="Times New Roman" w:cs="Times New Roman"/>
              <w:lang w:val="en-US"/>
            </w:rPr>
            <w:t xml:space="preserve"> of vessel is driven by </w:t>
          </w:r>
          <w:r w:rsidR="00BD5E15" w:rsidRPr="00C16A75">
            <w:rPr>
              <w:rFonts w:ascii="Times New Roman" w:hAnsi="Times New Roman" w:cs="Times New Roman"/>
              <w:lang w:val="en-US"/>
            </w:rPr>
            <w:t xml:space="preserve">the </w:t>
          </w:r>
          <w:r w:rsidR="001739E5" w:rsidRPr="00C16A75">
            <w:rPr>
              <w:rFonts w:ascii="Times New Roman" w:hAnsi="Times New Roman" w:cs="Times New Roman"/>
              <w:lang w:val="en-US"/>
            </w:rPr>
            <w:t>pressure gradient. This component is called</w:t>
          </w:r>
          <w:r w:rsidR="00BD5E15" w:rsidRPr="00C16A75">
            <w:rPr>
              <w:rFonts w:ascii="Times New Roman" w:hAnsi="Times New Roman" w:cs="Times New Roman"/>
              <w:lang w:val="en-US"/>
            </w:rPr>
            <w:t xml:space="preserve"> the</w:t>
          </w:r>
          <w:r w:rsidR="001739E5" w:rsidRPr="00C16A75">
            <w:rPr>
              <w:rFonts w:ascii="Times New Roman" w:hAnsi="Times New Roman" w:cs="Times New Roman"/>
              <w:lang w:val="en-US"/>
            </w:rPr>
            <w:t xml:space="preserve"> </w:t>
          </w:r>
          <w:r w:rsidR="00BD5E15" w:rsidRPr="00C16A75">
            <w:rPr>
              <w:rFonts w:ascii="Times New Roman" w:hAnsi="Times New Roman" w:cs="Times New Roman"/>
              <w:b/>
              <w:lang w:val="en-US"/>
            </w:rPr>
            <w:t>conductor</w:t>
          </w:r>
          <w:r w:rsidR="00BD5E15" w:rsidRPr="00C16A75">
            <w:rPr>
              <w:rFonts w:ascii="Times New Roman" w:hAnsi="Times New Roman" w:cs="Times New Roman"/>
              <w:lang w:val="en-US"/>
            </w:rPr>
            <w:t xml:space="preserve"> </w:t>
          </w:r>
          <w:r w:rsidR="00056157" w:rsidRPr="00C16A75">
            <w:rPr>
              <w:rFonts w:ascii="Times New Roman" w:hAnsi="Times New Roman" w:cs="Times New Roman"/>
              <w:lang w:val="en-US"/>
            </w:rPr>
            <w:t>or hydraulic resistor</w:t>
          </w:r>
          <w:r w:rsidR="001739E5" w:rsidRPr="00C16A75">
            <w:rPr>
              <w:rFonts w:ascii="Times New Roman" w:hAnsi="Times New Roman" w:cs="Times New Roman"/>
              <w:lang w:val="en-US"/>
            </w:rPr>
            <w:t xml:space="preserve">. Flow </w:t>
          </w:r>
          <w:r w:rsidR="00BD5E15" w:rsidRPr="00C16A75">
            <w:rPr>
              <w:rFonts w:ascii="Times New Roman" w:hAnsi="Times New Roman" w:cs="Times New Roman"/>
              <w:lang w:val="en-US"/>
            </w:rPr>
            <w:t xml:space="preserve">moves </w:t>
          </w:r>
          <w:r w:rsidR="001739E5" w:rsidRPr="00C16A75">
            <w:rPr>
              <w:rFonts w:ascii="Times New Roman" w:hAnsi="Times New Roman" w:cs="Times New Roman"/>
              <w:lang w:val="en-US"/>
            </w:rPr>
            <w:t>from</w:t>
          </w:r>
          <w:r w:rsidR="00BD5E15" w:rsidRPr="00C16A75">
            <w:rPr>
              <w:rFonts w:ascii="Times New Roman" w:hAnsi="Times New Roman" w:cs="Times New Roman"/>
              <w:lang w:val="en-US"/>
            </w:rPr>
            <w:t xml:space="preserve"> a</w:t>
          </w:r>
          <w:r w:rsidR="001739E5" w:rsidRPr="00C16A75">
            <w:rPr>
              <w:rFonts w:ascii="Times New Roman" w:hAnsi="Times New Roman" w:cs="Times New Roman"/>
              <w:lang w:val="en-US"/>
            </w:rPr>
            <w:t xml:space="preserve"> higher to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lower pressure</w:t>
          </w:r>
          <w:r w:rsidR="00BD5E15" w:rsidRPr="00C16A75">
            <w:rPr>
              <w:rFonts w:ascii="Times New Roman" w:hAnsi="Times New Roman" w:cs="Times New Roman"/>
              <w:lang w:val="en-US"/>
            </w:rPr>
            <w:t>; its</w:t>
          </w:r>
          <w:r w:rsidR="001739E5" w:rsidRPr="00C16A75">
            <w:rPr>
              <w:rFonts w:ascii="Times New Roman" w:hAnsi="Times New Roman" w:cs="Times New Roman"/>
              <w:lang w:val="en-US"/>
            </w:rPr>
            <w:t xml:space="preserve"> value is determined with c</w:t>
          </w:r>
          <w:r w:rsidR="003362FC" w:rsidRPr="00C16A75">
            <w:rPr>
              <w:rFonts w:ascii="Times New Roman" w:hAnsi="Times New Roman" w:cs="Times New Roman"/>
              <w:lang w:val="en-US"/>
            </w:rPr>
            <w:t>onductance</w:t>
          </w:r>
          <w:r w:rsidR="001739E5" w:rsidRPr="00C16A75">
            <w:rPr>
              <w:rFonts w:ascii="Times New Roman" w:hAnsi="Times New Roman" w:cs="Times New Roman"/>
              <w:lang w:val="en-US"/>
            </w:rPr>
            <w:t xml:space="preserve"> </w:t>
          </w:r>
          <w:r w:rsidR="001739E5" w:rsidRPr="00C16A75">
            <w:rPr>
              <w:rFonts w:ascii="Times New Roman" w:hAnsi="Times New Roman" w:cs="Times New Roman"/>
              <w:i/>
              <w:lang w:val="en-US"/>
            </w:rPr>
            <w:t>Cond</w:t>
          </w:r>
          <w:r w:rsidR="001739E5" w:rsidRPr="00C16A75">
            <w:rPr>
              <w:rFonts w:ascii="Times New Roman" w:hAnsi="Times New Roman" w:cs="Times New Roman"/>
              <w:lang w:val="en-US"/>
            </w:rPr>
            <w:t xml:space="preserve"> [m</w:t>
          </w:r>
          <w:r w:rsidR="001739E5" w:rsidRPr="00C16A75">
            <w:rPr>
              <w:rFonts w:ascii="Times New Roman" w:hAnsi="Times New Roman" w:cs="Times New Roman"/>
              <w:vertAlign w:val="superscript"/>
              <w:lang w:val="en-US"/>
            </w:rPr>
            <w:t>3</w:t>
          </w:r>
          <w:r w:rsidR="001739E5" w:rsidRPr="00C16A75">
            <w:rPr>
              <w:rFonts w:ascii="Times New Roman" w:hAnsi="Times New Roman" w:cs="Times New Roman"/>
              <w:lang w:val="en-US"/>
            </w:rPr>
            <w:t>.s</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.Pa</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 xml:space="preserve">], which can be expressed </w:t>
          </w:r>
          <w:r w:rsidR="00056157" w:rsidRPr="00C16A75">
            <w:rPr>
              <w:rFonts w:ascii="Times New Roman" w:hAnsi="Times New Roman" w:cs="Times New Roman"/>
              <w:lang w:val="en-US"/>
            </w:rPr>
            <w:t>with</w:t>
          </w:r>
          <w:r w:rsidR="001739E5" w:rsidRPr="00C16A75">
            <w:rPr>
              <w:rFonts w:ascii="Times New Roman" w:hAnsi="Times New Roman" w:cs="Times New Roman"/>
              <w:lang w:val="en-US"/>
            </w:rPr>
            <w:t xml:space="preserve">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 xml:space="preserve">reciprocal value </w:t>
          </w:r>
          <w:r w:rsidR="00BD5E15" w:rsidRPr="00C16A75">
            <w:rPr>
              <w:rFonts w:ascii="Times New Roman" w:hAnsi="Times New Roman" w:cs="Times New Roman"/>
              <w:lang w:val="en-US"/>
            </w:rPr>
            <w:t xml:space="preserve">in the form of </w:t>
          </w:r>
          <w:r w:rsidR="001739E5" w:rsidRPr="00C16A75">
            <w:rPr>
              <w:rFonts w:ascii="Times New Roman" w:hAnsi="Times New Roman" w:cs="Times New Roman"/>
              <w:lang w:val="en-US"/>
            </w:rPr>
            <w:t>hydraulic resistance</w:t>
          </w:r>
          <w:r w:rsidR="00056157" w:rsidRPr="00C16A75">
            <w:rPr>
              <w:rFonts w:ascii="Times New Roman" w:hAnsi="Times New Roman" w:cs="Times New Roman"/>
              <w:lang w:val="en-US"/>
            </w:rPr>
            <w:t xml:space="preserve"> [Pa.s.m</w:t>
          </w:r>
          <w:r w:rsidR="00056157" w:rsidRPr="00C16A75">
            <w:rPr>
              <w:rFonts w:ascii="Times New Roman" w:hAnsi="Times New Roman" w:cs="Times New Roman"/>
              <w:vertAlign w:val="superscript"/>
              <w:lang w:val="en-US"/>
            </w:rPr>
            <w:noBreakHyphen/>
            <w:t>3</w:t>
          </w:r>
          <w:r w:rsidR="00056157" w:rsidRPr="00C16A75">
            <w:rPr>
              <w:rFonts w:ascii="Times New Roman" w:hAnsi="Times New Roman" w:cs="Times New Roman"/>
              <w:lang w:val="en-US"/>
            </w:rPr>
            <w:t>]</w:t>
          </w:r>
          <w:r w:rsidR="001739E5"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C16A75" w14:paraId="07D891AC" w14:textId="77777777" w:rsidTr="002E666E">
            <w:trPr>
              <w:trHeight w:val="823"/>
            </w:trPr>
            <w:tc>
              <w:tcPr>
                <w:tcW w:w="7230" w:type="dxa"/>
                <w:vAlign w:val="center"/>
              </w:tcPr>
              <w:p w14:paraId="300B21B8" w14:textId="3A1295FD" w:rsidR="00793706" w:rsidRPr="003D7E4C" w:rsidRDefault="003D7E4C" w:rsidP="00DD783B">
                <w:pPr>
                  <w:keepNext/>
                  <w:jc w:val="both"/>
                  <w:rPr>
                    <w:rFonts w:ascii="Times New Roman" w:eastAsia="Times New Roman" w:hAnsi="Times New Roman" w:cs="Times New Roman"/>
                    <w:b/>
                    <w:lang w:val="en-US"/>
                  </w:rPr>
                </w:pPr>
                <m:oMathPara>
                  <m:oMath>
                    <m:r>
                      <m:rPr>
                        <m:sty m:val="bi"/>
                      </m:rPr>
                      <w:rPr>
                        <w:rFonts w:ascii="Cambria Math" w:hAnsi="Cambria Math" w:cs="Times New Roman"/>
                        <w:lang w:val="en-US"/>
                      </w:rPr>
                      <m:t>∂V=Cond∙</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oMath>
                </m:oMathPara>
              </w:p>
            </w:tc>
            <w:tc>
              <w:tcPr>
                <w:tcW w:w="1165" w:type="dxa"/>
                <w:vAlign w:val="center"/>
              </w:tcPr>
              <w:p w14:paraId="361968DC" w14:textId="4D3A76F8" w:rsidR="00793706" w:rsidRPr="00C16A75" w:rsidRDefault="00793706" w:rsidP="009647B0">
                <w:pPr>
                  <w:pStyle w:val="Titulek"/>
                  <w:spacing w:after="0"/>
                  <w:jc w:val="both"/>
                  <w:rPr>
                    <w:rFonts w:ascii="Times New Roman" w:hAnsi="Times New Roman" w:cs="Times New Roman"/>
                    <w:lang w:val="en-US"/>
                  </w:rPr>
                </w:pPr>
                <w:bookmarkStart w:id="170" w:name="_Ref40930161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28</w:t>
                </w:r>
                <w:r w:rsidRPr="00C16A75">
                  <w:rPr>
                    <w:rFonts w:ascii="Times New Roman" w:hAnsi="Times New Roman" w:cs="Times New Roman"/>
                    <w:lang w:val="en-US"/>
                  </w:rPr>
                  <w:fldChar w:fldCharType="end"/>
                </w:r>
                <w:bookmarkEnd w:id="170"/>
                <w:r w:rsidR="00BD5E15" w:rsidRPr="00C16A75">
                  <w:rPr>
                    <w:rFonts w:ascii="Times New Roman" w:hAnsi="Times New Roman" w:cs="Times New Roman"/>
                    <w:lang w:val="en-US"/>
                  </w:rPr>
                  <w:t>:</w:t>
                </w:r>
                <w:r w:rsidR="00D823CA" w:rsidRPr="00C16A75">
                  <w:rPr>
                    <w:rFonts w:ascii="Times New Roman" w:hAnsi="Times New Roman" w:cs="Times New Roman"/>
                    <w:lang w:val="en-US"/>
                  </w:rPr>
                  <w:t xml:space="preserve"> Conductance</w:t>
                </w:r>
                <w:r w:rsidR="00BD5E15" w:rsidRPr="00C16A75">
                  <w:rPr>
                    <w:rFonts w:ascii="Times New Roman" w:hAnsi="Times New Roman" w:cs="Times New Roman"/>
                    <w:lang w:val="en-US"/>
                  </w:rPr>
                  <w:t>.</w:t>
                </w:r>
              </w:p>
            </w:tc>
          </w:tr>
        </w:tbl>
        <w:p w14:paraId="1A592D7B" w14:textId="7A24F03C" w:rsidR="00793706" w:rsidRPr="00C16A75" w:rsidRDefault="00BD5E15" w:rsidP="003D7E4C">
          <w:pPr>
            <w:spacing w:before="240"/>
            <w:jc w:val="both"/>
            <w:rPr>
              <w:rFonts w:ascii="Times New Roman" w:hAnsi="Times New Roman" w:cs="Times New Roman"/>
              <w:lang w:val="en-US"/>
            </w:rPr>
          </w:pPr>
          <w:r w:rsidRPr="00C16A75">
            <w:rPr>
              <w:rFonts w:ascii="Times New Roman" w:hAnsi="Times New Roman" w:cs="Times New Roman"/>
              <w:lang w:val="en-US"/>
            </w:rPr>
            <w:t>C</w:t>
          </w:r>
          <w:r w:rsidR="001739E5" w:rsidRPr="00C16A75">
            <w:rPr>
              <w:rFonts w:ascii="Times New Roman" w:hAnsi="Times New Roman" w:cs="Times New Roman"/>
              <w:lang w:val="en-US"/>
            </w:rPr>
            <w:t xml:space="preserve">onductance is dependent on </w:t>
          </w:r>
          <w:r w:rsidRPr="00C16A75">
            <w:rPr>
              <w:rFonts w:ascii="Times New Roman" w:hAnsi="Times New Roman" w:cs="Times New Roman"/>
              <w:lang w:val="en-US"/>
            </w:rPr>
            <w:t xml:space="preserve">the </w:t>
          </w:r>
          <w:r w:rsidR="001739E5" w:rsidRPr="00C16A75">
            <w:rPr>
              <w:rFonts w:ascii="Times New Roman" w:hAnsi="Times New Roman" w:cs="Times New Roman"/>
              <w:lang w:val="en-US"/>
            </w:rPr>
            <w:t xml:space="preserve">current radius of the vessel. Vasoconstriction and vasodilation changes the radius, </w:t>
          </w:r>
          <w:r w:rsidRPr="00C16A75">
            <w:rPr>
              <w:rFonts w:ascii="Times New Roman" w:hAnsi="Times New Roman" w:cs="Times New Roman"/>
              <w:lang w:val="en-US"/>
            </w:rPr>
            <w:t xml:space="preserve">which in turn </w:t>
          </w:r>
          <w:r w:rsidR="001739E5" w:rsidRPr="00C16A75">
            <w:rPr>
              <w:rFonts w:ascii="Times New Roman" w:hAnsi="Times New Roman" w:cs="Times New Roman"/>
              <w:lang w:val="en-US"/>
            </w:rPr>
            <w:t xml:space="preserve">changes conductance. Higher conductance </w:t>
          </w:r>
          <w:r w:rsidR="00A11DB1" w:rsidRPr="00C16A75">
            <w:rPr>
              <w:rFonts w:ascii="Times New Roman" w:hAnsi="Times New Roman" w:cs="Times New Roman"/>
              <w:lang w:val="en-US"/>
            </w:rPr>
            <w:t xml:space="preserve">means </w:t>
          </w:r>
          <w:r w:rsidR="001739E5" w:rsidRPr="00C16A75">
            <w:rPr>
              <w:rFonts w:ascii="Times New Roman" w:hAnsi="Times New Roman" w:cs="Times New Roman"/>
              <w:lang w:val="en-US"/>
            </w:rPr>
            <w:t xml:space="preserve">higher flow for the same pressure gradient. </w:t>
          </w:r>
        </w:p>
        <w:p w14:paraId="6A3291C9" w14:textId="162EEF19"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91328"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C16A75">
            <w:rPr>
              <w:rFonts w:ascii="Times New Roman" w:hAnsi="Times New Roman" w:cs="Times New Roman"/>
              <w:lang w:val="en-US"/>
            </w:rPr>
            <w:tab/>
          </w:r>
          <w:r w:rsidR="00056157" w:rsidRPr="00C16A75">
            <w:rPr>
              <w:rFonts w:ascii="Times New Roman" w:hAnsi="Times New Roman" w:cs="Times New Roman"/>
              <w:lang w:val="en-US"/>
            </w:rPr>
            <w:t xml:space="preserve">Pressure in liquid is also generated by gravity. </w:t>
          </w:r>
          <w:r w:rsidR="00D81793" w:rsidRPr="00C16A75">
            <w:rPr>
              <w:rFonts w:ascii="Times New Roman" w:hAnsi="Times New Roman" w:cs="Times New Roman"/>
              <w:lang w:val="en-US"/>
            </w:rPr>
            <w:t>H</w:t>
          </w:r>
          <w:r w:rsidR="00056157" w:rsidRPr="00C16A75">
            <w:rPr>
              <w:rFonts w:ascii="Times New Roman" w:hAnsi="Times New Roman" w:cs="Times New Roman"/>
              <w:lang w:val="en-US"/>
            </w:rPr>
            <w:t>ydrostatic</w:t>
          </w:r>
          <w:r w:rsidR="00D52354" w:rsidRPr="00C16A75">
            <w:rPr>
              <w:rFonts w:ascii="Times New Roman" w:hAnsi="Times New Roman" w:cs="Times New Roman"/>
              <w:lang w:val="en-US"/>
            </w:rPr>
            <w:t xml:space="preserve"> pressure</w:t>
          </w:r>
          <w:r w:rsidR="00056157" w:rsidRPr="00C16A75">
            <w:rPr>
              <w:rFonts w:ascii="Times New Roman" w:hAnsi="Times New Roman" w:cs="Times New Roman"/>
              <w:lang w:val="en-US"/>
            </w:rPr>
            <w:t xml:space="preserve"> is dependent on</w:t>
          </w:r>
          <w:r w:rsidR="00A31151" w:rsidRPr="00C16A75">
            <w:rPr>
              <w:rFonts w:ascii="Times New Roman" w:hAnsi="Times New Roman" w:cs="Times New Roman"/>
              <w:lang w:val="en-US"/>
            </w:rPr>
            <w:t xml:space="preserve"> de</w:t>
          </w:r>
          <w:r w:rsidR="00D52354" w:rsidRPr="00C16A75">
            <w:rPr>
              <w:rFonts w:ascii="Times New Roman" w:hAnsi="Times New Roman" w:cs="Times New Roman"/>
              <w:lang w:val="en-US"/>
            </w:rPr>
            <w:t>p</w:t>
          </w:r>
          <w:r w:rsidR="00A31151" w:rsidRPr="00C16A75">
            <w:rPr>
              <w:rFonts w:ascii="Times New Roman" w:hAnsi="Times New Roman" w:cs="Times New Roman"/>
              <w:lang w:val="en-US"/>
            </w:rPr>
            <w:t>th</w:t>
          </w:r>
          <w:r w:rsidR="00D52354" w:rsidRPr="00C16A75">
            <w:rPr>
              <w:rFonts w:ascii="Times New Roman" w:hAnsi="Times New Roman" w:cs="Times New Roman"/>
              <w:lang w:val="en-US"/>
            </w:rPr>
            <w:t xml:space="preserve"> below the surface,</w:t>
          </w:r>
          <w:r w:rsidR="00056157" w:rsidRPr="00C16A75">
            <w:rPr>
              <w:rFonts w:ascii="Times New Roman" w:hAnsi="Times New Roman" w:cs="Times New Roman"/>
              <w:lang w:val="en-US"/>
            </w:rPr>
            <w:t xml:space="preserve"> on </w:t>
          </w:r>
          <w:r w:rsidR="00D81793" w:rsidRPr="00C16A75">
            <w:rPr>
              <w:rFonts w:ascii="Times New Roman" w:hAnsi="Times New Roman" w:cs="Times New Roman"/>
              <w:lang w:val="en-US"/>
            </w:rPr>
            <w:t xml:space="preserve">the </w:t>
          </w:r>
          <w:r w:rsidR="00056157" w:rsidRPr="00C16A75">
            <w:rPr>
              <w:rFonts w:ascii="Times New Roman" w:hAnsi="Times New Roman" w:cs="Times New Roman"/>
              <w:lang w:val="en-US"/>
            </w:rPr>
            <w:t>density of the liquid</w:t>
          </w:r>
          <w:r w:rsidR="00D52354" w:rsidRPr="00C16A75">
            <w:rPr>
              <w:rFonts w:ascii="Times New Roman" w:hAnsi="Times New Roman" w:cs="Times New Roman"/>
              <w:lang w:val="en-US"/>
            </w:rPr>
            <w:t xml:space="preserve"> and on gravit</w:t>
          </w:r>
          <w:r w:rsidR="003300AF" w:rsidRPr="00C16A75">
            <w:rPr>
              <w:rFonts w:ascii="Times New Roman" w:hAnsi="Times New Roman" w:cs="Times New Roman"/>
              <w:lang w:val="en-US"/>
            </w:rPr>
            <w:t>ational</w:t>
          </w:r>
          <w:r w:rsidR="00D52354" w:rsidRPr="00C16A75">
            <w:rPr>
              <w:rFonts w:ascii="Times New Roman" w:hAnsi="Times New Roman" w:cs="Times New Roman"/>
              <w:lang w:val="en-US"/>
            </w:rPr>
            <w:t xml:space="preserve"> acceleration</w:t>
          </w:r>
          <w:r w:rsidR="00056157" w:rsidRPr="00C16A75">
            <w:rPr>
              <w:rFonts w:ascii="Times New Roman" w:hAnsi="Times New Roman" w:cs="Times New Roman"/>
              <w:lang w:val="en-US"/>
            </w:rPr>
            <w:t>. For example</w:t>
          </w:r>
          <w:r w:rsidR="00D81793" w:rsidRPr="00C16A75">
            <w:rPr>
              <w:rFonts w:ascii="Times New Roman" w:hAnsi="Times New Roman" w:cs="Times New Roman"/>
              <w:lang w:val="en-US"/>
            </w:rPr>
            <w:t>,</w:t>
          </w:r>
          <w:r w:rsidR="00D52354" w:rsidRPr="00C16A75">
            <w:rPr>
              <w:rFonts w:ascii="Times New Roman" w:hAnsi="Times New Roman" w:cs="Times New Roman"/>
              <w:lang w:val="en-US"/>
            </w:rPr>
            <w:t xml:space="preserve"> </w:t>
          </w:r>
          <w:r w:rsidR="00056157" w:rsidRPr="00C16A75">
            <w:rPr>
              <w:rFonts w:ascii="Times New Roman" w:hAnsi="Times New Roman" w:cs="Times New Roman"/>
              <w:lang w:val="en-US"/>
            </w:rPr>
            <w:t xml:space="preserve">pressure </w:t>
          </w:r>
          <w:r w:rsidR="00371355" w:rsidRPr="00C16A75">
            <w:rPr>
              <w:rFonts w:ascii="Times New Roman" w:hAnsi="Times New Roman" w:cs="Times New Roman"/>
              <w:lang w:val="en-US"/>
            </w:rPr>
            <w:t>gradient of</w:t>
          </w:r>
          <w:r w:rsidR="00056157" w:rsidRPr="00C16A75">
            <w:rPr>
              <w:rFonts w:ascii="Times New Roman" w:hAnsi="Times New Roman" w:cs="Times New Roman"/>
              <w:lang w:val="en-US"/>
            </w:rPr>
            <w:t xml:space="preserve"> one atmosphere is </w:t>
          </w:r>
          <w:r w:rsidR="00D81793" w:rsidRPr="00C16A75">
            <w:rPr>
              <w:rFonts w:ascii="Times New Roman" w:hAnsi="Times New Roman" w:cs="Times New Roman"/>
              <w:lang w:val="en-US"/>
            </w:rPr>
            <w:t xml:space="preserve">at </w:t>
          </w:r>
          <w:r w:rsidR="00056157" w:rsidRPr="00C16A75">
            <w:rPr>
              <w:rFonts w:ascii="Times New Roman" w:hAnsi="Times New Roman" w:cs="Times New Roman"/>
              <w:lang w:val="en-US"/>
            </w:rPr>
            <w:t>the bottom of</w:t>
          </w:r>
          <w:r w:rsidR="00D81793" w:rsidRPr="00C16A75">
            <w:rPr>
              <w:rFonts w:ascii="Times New Roman" w:hAnsi="Times New Roman" w:cs="Times New Roman"/>
              <w:lang w:val="en-US"/>
            </w:rPr>
            <w:t xml:space="preserve"> a</w:t>
          </w:r>
          <w:r w:rsidR="00056157" w:rsidRPr="00C16A75">
            <w:rPr>
              <w:rFonts w:ascii="Times New Roman" w:hAnsi="Times New Roman" w:cs="Times New Roman"/>
              <w:lang w:val="en-US"/>
            </w:rPr>
            <w:t xml:space="preserve"> </w:t>
          </w:r>
          <w:r w:rsidR="003300AF" w:rsidRPr="00C16A75">
            <w:rPr>
              <w:rFonts w:ascii="Times New Roman" w:hAnsi="Times New Roman" w:cs="Times New Roman"/>
              <w:lang w:val="en-US"/>
            </w:rPr>
            <w:t>0.</w:t>
          </w:r>
          <w:r w:rsidR="00056157" w:rsidRPr="00C16A75">
            <w:rPr>
              <w:rFonts w:ascii="Times New Roman" w:hAnsi="Times New Roman" w:cs="Times New Roman"/>
              <w:lang w:val="en-US"/>
            </w:rPr>
            <w:t>7</w:t>
          </w:r>
          <w:r w:rsidR="003300AF" w:rsidRPr="00C16A75">
            <w:rPr>
              <w:rFonts w:ascii="Times New Roman" w:hAnsi="Times New Roman" w:cs="Times New Roman"/>
              <w:lang w:val="en-US"/>
            </w:rPr>
            <w:t xml:space="preserve">6 </w:t>
          </w:r>
          <w:r w:rsidR="00056157" w:rsidRPr="00C16A75">
            <w:rPr>
              <w:rFonts w:ascii="Times New Roman" w:hAnsi="Times New Roman" w:cs="Times New Roman"/>
              <w:lang w:val="en-US"/>
            </w:rPr>
            <w:t>m</w:t>
          </w:r>
          <w:r w:rsidR="00D52354" w:rsidRPr="00C16A75">
            <w:rPr>
              <w:rFonts w:ascii="Times New Roman" w:hAnsi="Times New Roman" w:cs="Times New Roman"/>
              <w:lang w:val="en-US"/>
            </w:rPr>
            <w:t xml:space="preserve"> high</w:t>
          </w:r>
          <w:r w:rsidR="00056157" w:rsidRPr="00C16A75">
            <w:rPr>
              <w:rFonts w:ascii="Times New Roman" w:hAnsi="Times New Roman" w:cs="Times New Roman"/>
              <w:lang w:val="en-US"/>
            </w:rPr>
            <w:t xml:space="preserve"> column of mercury or</w:t>
          </w:r>
          <w:r w:rsidR="00D52354" w:rsidRPr="00C16A75">
            <w:rPr>
              <w:rFonts w:ascii="Times New Roman" w:hAnsi="Times New Roman" w:cs="Times New Roman"/>
              <w:lang w:val="en-US"/>
            </w:rPr>
            <w:t xml:space="preserve"> </w:t>
          </w:r>
          <w:r w:rsidR="00D81793" w:rsidRPr="00C16A75">
            <w:rPr>
              <w:rFonts w:ascii="Times New Roman" w:hAnsi="Times New Roman" w:cs="Times New Roman"/>
              <w:lang w:val="en-US"/>
            </w:rPr>
            <w:t xml:space="preserve">at </w:t>
          </w:r>
          <w:r w:rsidR="00D52354" w:rsidRPr="00C16A75">
            <w:rPr>
              <w:rFonts w:ascii="Times New Roman" w:hAnsi="Times New Roman" w:cs="Times New Roman"/>
              <w:lang w:val="en-US"/>
            </w:rPr>
            <w:t xml:space="preserve">the bottom of </w:t>
          </w:r>
          <w:r w:rsidR="00D81793" w:rsidRPr="00C16A75">
            <w:rPr>
              <w:rFonts w:ascii="Times New Roman" w:hAnsi="Times New Roman" w:cs="Times New Roman"/>
              <w:lang w:val="en-US"/>
            </w:rPr>
            <w:t xml:space="preserve">a roughly </w:t>
          </w:r>
          <w:r w:rsidR="00D52354" w:rsidRPr="00C16A75">
            <w:rPr>
              <w:rFonts w:ascii="Times New Roman" w:hAnsi="Times New Roman" w:cs="Times New Roman"/>
              <w:lang w:val="en-US"/>
            </w:rPr>
            <w:t xml:space="preserve">10 m high column of water. </w:t>
          </w:r>
          <w:r w:rsidR="00A31151" w:rsidRPr="00C16A75">
            <w:rPr>
              <w:rFonts w:ascii="Times New Roman" w:hAnsi="Times New Roman" w:cs="Times New Roman"/>
              <w:lang w:val="en-US"/>
            </w:rPr>
            <w:t>This phenomenon cause</w:t>
          </w:r>
          <w:r w:rsidR="00D81793" w:rsidRPr="00C16A75">
            <w:rPr>
              <w:rFonts w:ascii="Times New Roman" w:hAnsi="Times New Roman" w:cs="Times New Roman"/>
              <w:lang w:val="en-US"/>
            </w:rPr>
            <w:t>s</w:t>
          </w:r>
          <w:r w:rsidR="00A31151" w:rsidRPr="00C16A75">
            <w:rPr>
              <w:rFonts w:ascii="Times New Roman" w:hAnsi="Times New Roman" w:cs="Times New Roman"/>
              <w:lang w:val="en-US"/>
            </w:rPr>
            <w:t xml:space="preserve"> additional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 xml:space="preserve">pressure in the lower parts of </w:t>
          </w:r>
          <w:r w:rsidR="000B2249" w:rsidRPr="00C16A75">
            <w:rPr>
              <w:rFonts w:ascii="Times New Roman" w:hAnsi="Times New Roman" w:cs="Times New Roman"/>
              <w:lang w:val="en-US"/>
            </w:rPr>
            <w:t>circulation</w:t>
          </w:r>
          <w:r w:rsidR="00A31151" w:rsidRPr="00C16A75">
            <w:rPr>
              <w:rFonts w:ascii="Times New Roman" w:hAnsi="Times New Roman" w:cs="Times New Roman"/>
              <w:lang w:val="en-US"/>
            </w:rPr>
            <w:t xml:space="preserve"> and lower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pressure in the upper parts</w:t>
          </w:r>
          <w:r w:rsidR="00D81793" w:rsidRPr="00C16A75">
            <w:rPr>
              <w:rFonts w:ascii="Times New Roman" w:hAnsi="Times New Roman" w:cs="Times New Roman"/>
              <w:lang w:val="en-US"/>
            </w:rPr>
            <w:t>,</w:t>
          </w:r>
          <w:r w:rsidR="00A31151" w:rsidRPr="00C16A75">
            <w:rPr>
              <w:rFonts w:ascii="Times New Roman" w:hAnsi="Times New Roman" w:cs="Times New Roman"/>
              <w:lang w:val="en-US"/>
            </w:rPr>
            <w:t xml:space="preserve"> as expressed by </w:t>
          </w:r>
          <w:r w:rsidR="00A31151" w:rsidRPr="00C16A75">
            <w:rPr>
              <w:rFonts w:ascii="Times New Roman" w:hAnsi="Times New Roman" w:cs="Times New Roman"/>
              <w:lang w:val="en-US"/>
            </w:rPr>
            <w:fldChar w:fldCharType="begin"/>
          </w:r>
          <w:r w:rsidR="00A31151"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A31151" w:rsidRPr="00C16A75">
            <w:rPr>
              <w:rFonts w:ascii="Times New Roman" w:hAnsi="Times New Roman" w:cs="Times New Roman"/>
              <w:lang w:val="en-US"/>
            </w:rPr>
          </w:r>
          <w:r w:rsidR="00A31151"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29</w:t>
          </w:r>
          <w:r w:rsidR="00A31151" w:rsidRPr="00C16A75">
            <w:rPr>
              <w:rFonts w:ascii="Times New Roman" w:hAnsi="Times New Roman" w:cs="Times New Roman"/>
              <w:lang w:val="en-US"/>
            </w:rPr>
            <w:fldChar w:fldCharType="end"/>
          </w:r>
          <w:r w:rsidR="00A31151" w:rsidRPr="00C16A75">
            <w:rPr>
              <w:rFonts w:ascii="Times New Roman" w:hAnsi="Times New Roman" w:cs="Times New Roman"/>
              <w:lang w:val="en-US"/>
            </w:rPr>
            <w:t>.</w:t>
          </w:r>
          <w:r w:rsidR="000B2249" w:rsidRPr="00C16A75">
            <w:rPr>
              <w:rFonts w:ascii="Times New Roman" w:hAnsi="Times New Roman" w:cs="Times New Roman"/>
              <w:lang w:val="en-US"/>
            </w:rPr>
            <w:t xml:space="preserve"> The classic formula (gravity*density*height) is here extended with pumping effect (</w:t>
          </w:r>
          <w:r w:rsidR="000B2249" w:rsidRPr="00C16A75">
            <w:rPr>
              <w:rFonts w:ascii="Times New Roman" w:hAnsi="Times New Roman" w:cs="Times New Roman"/>
              <w:i/>
              <w:lang w:val="en-US"/>
            </w:rPr>
            <w:t>pumpE</w:t>
          </w:r>
          <w:r w:rsidR="000B2249" w:rsidRPr="00C16A75">
            <w:rPr>
              <w:rFonts w:ascii="Times New Roman" w:hAnsi="Times New Roman" w:cs="Times New Roman"/>
              <w:lang w:val="en-US"/>
            </w:rPr>
            <w:t xml:space="preserve">), which significantly helps to break the </w:t>
          </w:r>
          <w:r w:rsidR="000B2249" w:rsidRPr="00C16A75">
            <w:rPr>
              <w:rFonts w:ascii="Times New Roman" w:hAnsi="Times New Roman" w:cs="Times New Roman"/>
              <w:b/>
              <w:lang w:val="en-US"/>
            </w:rPr>
            <w:t>hydrostatic column</w:t>
          </w:r>
          <w:r w:rsidR="00A11DB1" w:rsidRPr="00C16A75">
            <w:rPr>
              <w:rFonts w:ascii="Times New Roman" w:hAnsi="Times New Roman" w:cs="Times New Roman"/>
              <w:lang w:val="en-US"/>
            </w:rPr>
            <w:t xml:space="preserve"> with</w:t>
          </w:r>
          <w:r w:rsidR="00D81793" w:rsidRPr="00C16A75">
            <w:rPr>
              <w:rFonts w:ascii="Times New Roman" w:hAnsi="Times New Roman" w:cs="Times New Roman"/>
              <w:lang w:val="en-US"/>
            </w:rPr>
            <w:t>in the</w:t>
          </w:r>
          <w:r w:rsidR="00A11DB1" w:rsidRPr="00C16A75">
            <w:rPr>
              <w:rFonts w:ascii="Times New Roman" w:hAnsi="Times New Roman" w:cs="Times New Roman"/>
              <w:lang w:val="en-US"/>
            </w:rPr>
            <w:t xml:space="preserve"> </w:t>
          </w:r>
          <w:r w:rsidR="00133AF4" w:rsidRPr="00C16A75">
            <w:rPr>
              <w:rFonts w:ascii="Times New Roman" w:hAnsi="Times New Roman" w:cs="Times New Roman"/>
              <w:lang w:val="en-US"/>
            </w:rPr>
            <w:t xml:space="preserve">vein’s </w:t>
          </w:r>
          <w:r w:rsidR="00A11DB1" w:rsidRPr="00C16A75">
            <w:rPr>
              <w:rFonts w:ascii="Times New Roman" w:hAnsi="Times New Roman" w:cs="Times New Roman"/>
              <w:lang w:val="en-US"/>
            </w:rPr>
            <w:t>valves</w:t>
          </w:r>
          <w:r w:rsidR="000B2249" w:rsidRPr="00C16A75">
            <w:rPr>
              <w:rFonts w:ascii="Times New Roman" w:hAnsi="Times New Roman" w:cs="Times New Roman"/>
              <w:lang w:val="en-US"/>
            </w:rPr>
            <w:t>.</w:t>
          </w:r>
          <w:r w:rsidR="00A31151"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C16A75" w14:paraId="2C3348A3" w14:textId="77777777" w:rsidTr="002E666E">
            <w:trPr>
              <w:trHeight w:val="823"/>
            </w:trPr>
            <w:tc>
              <w:tcPr>
                <w:tcW w:w="7230" w:type="dxa"/>
                <w:vAlign w:val="center"/>
              </w:tcPr>
              <w:p w14:paraId="310FBE83" w14:textId="68060482" w:rsidR="00793706" w:rsidRPr="00C16A75" w:rsidRDefault="002C7EC8" w:rsidP="00DA3CAE">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down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up</m:t>
                        </m:r>
                      </m:sub>
                    </m:sSub>
                    <m:r>
                      <w:rPr>
                        <w:rFonts w:ascii="Cambria Math" w:hAnsi="Cambria Math" w:cs="Times New Roman"/>
                        <w:lang w:val="en-US"/>
                      </w:rPr>
                      <m:t>+G∙ρ∙h</m:t>
                    </m:r>
                    <m:r>
                      <w:rPr>
                        <w:rFonts w:ascii="Cambria Math" w:hAnsi="Cambria Math" w:cs="Times New Roman"/>
                        <w:color w:val="A6A6A6" w:themeColor="background1" w:themeShade="A6"/>
                        <w:lang w:val="en-US"/>
                      </w:rPr>
                      <m:t>∙pumpE</m:t>
                    </m:r>
                  </m:oMath>
                </m:oMathPara>
              </w:p>
            </w:tc>
            <w:tc>
              <w:tcPr>
                <w:tcW w:w="1165" w:type="dxa"/>
                <w:vAlign w:val="center"/>
              </w:tcPr>
              <w:p w14:paraId="440C700C" w14:textId="0D7793DF" w:rsidR="00793706" w:rsidRPr="00C16A75" w:rsidRDefault="00793706" w:rsidP="003D7E4C">
                <w:pPr>
                  <w:pStyle w:val="Titulek"/>
                  <w:spacing w:after="0"/>
                  <w:jc w:val="both"/>
                  <w:rPr>
                    <w:rFonts w:ascii="Times New Roman" w:hAnsi="Times New Roman" w:cs="Times New Roman"/>
                    <w:lang w:val="en-US"/>
                  </w:rPr>
                </w:pPr>
                <w:bookmarkStart w:id="171" w:name="_Ref408302351"/>
                <w:bookmarkStart w:id="172" w:name="_Ref409539518"/>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29</w:t>
                </w:r>
                <w:r w:rsidRPr="00C16A75">
                  <w:rPr>
                    <w:rFonts w:ascii="Times New Roman" w:hAnsi="Times New Roman" w:cs="Times New Roman"/>
                    <w:lang w:val="en-US"/>
                  </w:rPr>
                  <w:fldChar w:fldCharType="end"/>
                </w:r>
                <w:bookmarkEnd w:id="171"/>
                <w:r w:rsidR="00D81793" w:rsidRPr="00C16A75">
                  <w:rPr>
                    <w:rFonts w:ascii="Times New Roman" w:hAnsi="Times New Roman" w:cs="Times New Roman"/>
                    <w:lang w:val="en-US"/>
                  </w:rPr>
                  <w:t>:</w:t>
                </w:r>
                <w:r w:rsidR="00D823CA" w:rsidRPr="00C16A75">
                  <w:rPr>
                    <w:rFonts w:ascii="Times New Roman" w:hAnsi="Times New Roman" w:cs="Times New Roman"/>
                    <w:lang w:val="en-US"/>
                  </w:rPr>
                  <w:t xml:space="preserve"> Hydrostatic</w:t>
                </w:r>
                <w:bookmarkEnd w:id="172"/>
                <w:r w:rsidR="00133AF4" w:rsidRPr="00C16A75">
                  <w:rPr>
                    <w:rFonts w:ascii="Times New Roman" w:hAnsi="Times New Roman" w:cs="Times New Roman"/>
                    <w:lang w:val="en-US"/>
                  </w:rPr>
                  <w:t xml:space="preserve"> pressure gradient</w:t>
                </w:r>
                <w:r w:rsidR="00D81793" w:rsidRPr="00C16A75">
                  <w:rPr>
                    <w:rFonts w:ascii="Times New Roman" w:hAnsi="Times New Roman" w:cs="Times New Roman"/>
                    <w:lang w:val="en-US"/>
                  </w:rPr>
                  <w:t>.</w:t>
                </w:r>
              </w:p>
            </w:tc>
          </w:tr>
        </w:tbl>
        <w:p w14:paraId="46766B9B" w14:textId="463D0E49" w:rsidR="000B2249" w:rsidRPr="00C16A75" w:rsidRDefault="000B2249" w:rsidP="003D7E4C">
          <w:pPr>
            <w:spacing w:before="240"/>
            <w:jc w:val="both"/>
            <w:rPr>
              <w:rFonts w:ascii="Times New Roman" w:hAnsi="Times New Roman" w:cs="Times New Roman"/>
              <w:lang w:val="en-US"/>
            </w:rPr>
          </w:pPr>
          <w:r w:rsidRPr="00C16A75">
            <w:rPr>
              <w:rFonts w:ascii="Times New Roman" w:hAnsi="Times New Roman" w:cs="Times New Roman"/>
              <w:lang w:val="en-US"/>
            </w:rPr>
            <w:t>T</w:t>
          </w:r>
          <w:r w:rsidR="00A11DB1" w:rsidRPr="00C16A75">
            <w:rPr>
              <w:rFonts w:ascii="Times New Roman" w:hAnsi="Times New Roman" w:cs="Times New Roman"/>
              <w:lang w:val="en-US"/>
            </w:rPr>
            <w:t>ypically</w:t>
          </w:r>
          <w:r w:rsidR="00535F87" w:rsidRPr="00C16A75">
            <w:rPr>
              <w:rFonts w:ascii="Times New Roman" w:hAnsi="Times New Roman" w:cs="Times New Roman"/>
              <w:lang w:val="en-US"/>
            </w:rPr>
            <w:t>, one point</w:t>
          </w:r>
          <w:r w:rsidR="00A11DB1" w:rsidRPr="00C16A75">
            <w:rPr>
              <w:rFonts w:ascii="Times New Roman" w:hAnsi="Times New Roman" w:cs="Times New Roman"/>
              <w:lang w:val="en-US"/>
            </w:rPr>
            <w:t xml:space="preserve"> is selected </w:t>
          </w:r>
          <w:r w:rsidRPr="00C16A75">
            <w:rPr>
              <w:rFonts w:ascii="Times New Roman" w:hAnsi="Times New Roman" w:cs="Times New Roman"/>
              <w:lang w:val="en-US"/>
            </w:rPr>
            <w:t>f</w:t>
          </w:r>
          <w:r w:rsidR="00A11DB1" w:rsidRPr="00C16A75">
            <w:rPr>
              <w:rFonts w:ascii="Times New Roman" w:hAnsi="Times New Roman" w:cs="Times New Roman"/>
              <w:lang w:val="en-US"/>
            </w:rPr>
            <w:t>or</w:t>
          </w:r>
          <w:r w:rsidRPr="00C16A75">
            <w:rPr>
              <w:rFonts w:ascii="Times New Roman" w:hAnsi="Times New Roman" w:cs="Times New Roman"/>
              <w:lang w:val="en-US"/>
            </w:rPr>
            <w:t xml:space="preserve"> circulation (e.g.</w:t>
          </w:r>
          <w:r w:rsidR="00D81793" w:rsidRPr="00C16A75">
            <w:rPr>
              <w:rFonts w:ascii="Times New Roman" w:hAnsi="Times New Roman" w:cs="Times New Roman"/>
              <w:lang w:val="en-US"/>
            </w:rPr>
            <w:t>,</w:t>
          </w:r>
          <w:r w:rsidRPr="00C16A75">
            <w:rPr>
              <w:rFonts w:ascii="Times New Roman" w:hAnsi="Times New Roman" w:cs="Times New Roman"/>
              <w:lang w:val="en-US"/>
            </w:rPr>
            <w:t xml:space="preserve"> heart aortic valve). Height below this point is positive. Height above</w:t>
          </w:r>
          <w:r w:rsidR="003300AF" w:rsidRPr="00C16A75">
            <w:rPr>
              <w:rFonts w:ascii="Times New Roman" w:hAnsi="Times New Roman" w:cs="Times New Roman"/>
              <w:lang w:val="en-US"/>
            </w:rPr>
            <w:t xml:space="preserve"> this point is negative.</w:t>
          </w:r>
          <w:r w:rsidR="005D3570" w:rsidRPr="00C16A75">
            <w:rPr>
              <w:rFonts w:ascii="Times New Roman" w:hAnsi="Times New Roman" w:cs="Times New Roman"/>
              <w:lang w:val="en-US"/>
            </w:rPr>
            <w:t xml:space="preserve"> Change </w:t>
          </w:r>
          <w:r w:rsidR="00D81793" w:rsidRPr="00C16A75">
            <w:rPr>
              <w:rFonts w:ascii="Times New Roman" w:hAnsi="Times New Roman" w:cs="Times New Roman"/>
              <w:lang w:val="en-US"/>
            </w:rPr>
            <w:t xml:space="preserve">in the </w:t>
          </w:r>
          <w:r w:rsidR="005D3570" w:rsidRPr="00C16A75">
            <w:rPr>
              <w:rFonts w:ascii="Times New Roman" w:hAnsi="Times New Roman" w:cs="Times New Roman"/>
              <w:lang w:val="en-US"/>
            </w:rPr>
            <w:t>orthostatic position of the body during standing or lying is represented by changing the height of computed vessels.</w:t>
          </w:r>
          <w:r w:rsidR="00B02618" w:rsidRPr="00C16A75">
            <w:rPr>
              <w:rFonts w:ascii="Times New Roman" w:hAnsi="Times New Roman" w:cs="Times New Roman"/>
              <w:lang w:val="en-US"/>
            </w:rPr>
            <w:t xml:space="preserve"> </w:t>
          </w:r>
          <w:r w:rsidR="003300AF" w:rsidRPr="00C16A75">
            <w:rPr>
              <w:rFonts w:ascii="Times New Roman" w:hAnsi="Times New Roman" w:cs="Times New Roman"/>
              <w:lang w:val="en-US"/>
            </w:rPr>
            <w:t>Gravitational</w:t>
          </w:r>
          <w:r w:rsidRPr="00C16A75">
            <w:rPr>
              <w:rFonts w:ascii="Times New Roman" w:hAnsi="Times New Roman" w:cs="Times New Roman"/>
              <w:lang w:val="en-US"/>
            </w:rPr>
            <w:t xml:space="preserve"> acceleration </w:t>
          </w:r>
          <w:r w:rsidR="003300AF" w:rsidRPr="00C16A75">
            <w:rPr>
              <w:rFonts w:ascii="Times New Roman" w:hAnsi="Times New Roman" w:cs="Times New Roman"/>
              <w:lang w:val="en-US"/>
            </w:rPr>
            <w:t>(</w:t>
          </w:r>
          <w:r w:rsidR="003300AF" w:rsidRPr="00C16A75">
            <w:rPr>
              <w:rFonts w:ascii="Times New Roman" w:hAnsi="Times New Roman" w:cs="Times New Roman"/>
              <w:i/>
              <w:lang w:val="en-US"/>
            </w:rPr>
            <w:t>gravity</w:t>
          </w:r>
          <w:r w:rsidR="003300AF" w:rsidRPr="00C16A75">
            <w:rPr>
              <w:rFonts w:ascii="Times New Roman" w:hAnsi="Times New Roman" w:cs="Times New Roman"/>
              <w:lang w:val="en-US"/>
            </w:rPr>
            <w:t xml:space="preserve">) </w:t>
          </w:r>
          <w:r w:rsidRPr="00C16A75">
            <w:rPr>
              <w:rFonts w:ascii="Times New Roman" w:hAnsi="Times New Roman" w:cs="Times New Roman"/>
              <w:lang w:val="en-US"/>
            </w:rPr>
            <w:t>in the ear</w:t>
          </w:r>
          <w:r w:rsidR="003300AF" w:rsidRPr="00C16A75">
            <w:rPr>
              <w:rFonts w:ascii="Times New Roman" w:hAnsi="Times New Roman" w:cs="Times New Roman"/>
              <w:lang w:val="en-US"/>
            </w:rPr>
            <w:t>th</w:t>
          </w:r>
          <w:r w:rsidR="00D81793" w:rsidRPr="00C16A75">
            <w:rPr>
              <w:rFonts w:ascii="Times New Roman" w:hAnsi="Times New Roman" w:cs="Times New Roman"/>
              <w:lang w:val="en-US"/>
            </w:rPr>
            <w:t>’s</w:t>
          </w:r>
          <w:r w:rsidR="003300AF" w:rsidRPr="00C16A75">
            <w:rPr>
              <w:rFonts w:ascii="Times New Roman" w:hAnsi="Times New Roman" w:cs="Times New Roman"/>
              <w:lang w:val="en-US"/>
            </w:rPr>
            <w:t xml:space="preserve"> surface is always set </w:t>
          </w:r>
          <w:r w:rsidR="00E44913" w:rsidRPr="00C16A75">
            <w:rPr>
              <w:rFonts w:ascii="Times New Roman" w:hAnsi="Times New Roman" w:cs="Times New Roman"/>
              <w:lang w:val="en-US"/>
            </w:rPr>
            <w:t>to</w:t>
          </w:r>
          <w:r w:rsidR="003300AF" w:rsidRPr="00C16A75">
            <w:rPr>
              <w:rFonts w:ascii="Times New Roman" w:hAnsi="Times New Roman" w:cs="Times New Roman"/>
              <w:lang w:val="en-US"/>
            </w:rPr>
            <w:t xml:space="preserve"> 9.8</w:t>
          </w:r>
          <w:r w:rsidRPr="00C16A75">
            <w:rPr>
              <w:rFonts w:ascii="Times New Roman" w:hAnsi="Times New Roman" w:cs="Times New Roman"/>
              <w:lang w:val="en-US"/>
            </w:rPr>
            <w:t xml:space="preserve"> [m.s</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w:t>
          </w:r>
          <w:r w:rsidR="003300AF" w:rsidRPr="00C16A75">
            <w:rPr>
              <w:rFonts w:ascii="Times New Roman" w:hAnsi="Times New Roman" w:cs="Times New Roman"/>
              <w:lang w:val="en-US"/>
            </w:rPr>
            <w:t xml:space="preserve"> The </w:t>
          </w:r>
          <w:r w:rsidR="003300AF" w:rsidRPr="00C16A75">
            <w:rPr>
              <w:rFonts w:ascii="Times New Roman" w:hAnsi="Times New Roman" w:cs="Times New Roman"/>
              <w:lang w:val="en-US"/>
            </w:rPr>
            <w:lastRenderedPageBreak/>
            <w:t xml:space="preserve">pumping effect </w:t>
          </w:r>
          <w:r w:rsidR="00D81793" w:rsidRPr="00C16A75">
            <w:rPr>
              <w:rFonts w:ascii="Times New Roman" w:hAnsi="Times New Roman" w:cs="Times New Roman"/>
              <w:lang w:val="en-US"/>
            </w:rPr>
            <w:t>changes</w:t>
          </w:r>
          <w:r w:rsidR="003300AF" w:rsidRPr="00C16A75">
            <w:rPr>
              <w:rFonts w:ascii="Times New Roman" w:hAnsi="Times New Roman" w:cs="Times New Roman"/>
              <w:lang w:val="en-US"/>
            </w:rPr>
            <w:t xml:space="preserve"> with movement of</w:t>
          </w:r>
          <w:r w:rsidR="00D81793" w:rsidRPr="00C16A75">
            <w:rPr>
              <w:rFonts w:ascii="Times New Roman" w:hAnsi="Times New Roman" w:cs="Times New Roman"/>
              <w:lang w:val="en-US"/>
            </w:rPr>
            <w:t xml:space="preserve"> the</w:t>
          </w:r>
          <w:r w:rsidR="003300AF" w:rsidRPr="00C16A75">
            <w:rPr>
              <w:rFonts w:ascii="Times New Roman" w:hAnsi="Times New Roman" w:cs="Times New Roman"/>
              <w:lang w:val="en-US"/>
            </w:rPr>
            <w:t xml:space="preserve"> legs, because the segments of leg veins between valves can push the blood up only when </w:t>
          </w:r>
          <w:r w:rsidR="007247E6" w:rsidRPr="00C16A75">
            <w:rPr>
              <w:rFonts w:ascii="Times New Roman" w:hAnsi="Times New Roman" w:cs="Times New Roman"/>
              <w:lang w:val="en-US"/>
            </w:rPr>
            <w:t>the leg’s skeletal muscles periodically contract and relax</w:t>
          </w:r>
          <w:r w:rsidR="003300AF" w:rsidRPr="00C16A75">
            <w:rPr>
              <w:rFonts w:ascii="Times New Roman" w:hAnsi="Times New Roman" w:cs="Times New Roman"/>
              <w:lang w:val="en-US"/>
            </w:rPr>
            <w:t xml:space="preserve">. </w:t>
          </w:r>
        </w:p>
        <w:p w14:paraId="480B03B5" w14:textId="5B880721"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95424" behindDoc="1" locked="0" layoutInCell="1" allowOverlap="1" wp14:anchorId="4091EA32" wp14:editId="33D24AC2">
                <wp:simplePos x="0" y="0"/>
                <wp:positionH relativeFrom="column">
                  <wp:posOffset>-705485</wp:posOffset>
                </wp:positionH>
                <wp:positionV relativeFrom="paragraph">
                  <wp:posOffset>214630</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C16A75">
            <w:rPr>
              <w:rFonts w:ascii="Times New Roman" w:hAnsi="Times New Roman" w:cs="Times New Roman"/>
              <w:lang w:val="en-US"/>
            </w:rPr>
            <w:tab/>
          </w:r>
          <w:r w:rsidR="00535F87" w:rsidRPr="00C16A75">
            <w:rPr>
              <w:rFonts w:ascii="Times New Roman" w:hAnsi="Times New Roman" w:cs="Times New Roman"/>
              <w:b/>
              <w:lang w:val="en-US"/>
            </w:rPr>
            <w:t>Id</w:t>
          </w:r>
          <w:r w:rsidR="00A52568" w:rsidRPr="00C16A75">
            <w:rPr>
              <w:rFonts w:ascii="Times New Roman" w:hAnsi="Times New Roman" w:cs="Times New Roman"/>
              <w:b/>
              <w:lang w:val="en-US"/>
            </w:rPr>
            <w:t>eal valve</w:t>
          </w:r>
          <w:r w:rsidR="005D3570" w:rsidRPr="00C16A75">
            <w:rPr>
              <w:rFonts w:ascii="Times New Roman" w:hAnsi="Times New Roman" w:cs="Times New Roman"/>
              <w:lang w:val="en-US"/>
            </w:rPr>
            <w:t xml:space="preserve"> is </w:t>
          </w:r>
          <w:r w:rsidR="00D81793" w:rsidRPr="00C16A75">
            <w:rPr>
              <w:rFonts w:ascii="Times New Roman" w:hAnsi="Times New Roman" w:cs="Times New Roman"/>
              <w:lang w:val="en-US"/>
            </w:rPr>
            <w:t xml:space="preserve">a </w:t>
          </w:r>
          <w:r w:rsidR="005D3570" w:rsidRPr="00C16A75">
            <w:rPr>
              <w:rFonts w:ascii="Times New Roman" w:hAnsi="Times New Roman" w:cs="Times New Roman"/>
              <w:lang w:val="en-US"/>
            </w:rPr>
            <w:t xml:space="preserve">designed </w:t>
          </w:r>
          <w:r w:rsidR="00535F87" w:rsidRPr="00C16A75">
            <w:rPr>
              <w:rFonts w:ascii="Times New Roman" w:hAnsi="Times New Roman" w:cs="Times New Roman"/>
              <w:lang w:val="en-US"/>
            </w:rPr>
            <w:t xml:space="preserve">hydraulic </w:t>
          </w:r>
          <w:r w:rsidR="005D3570" w:rsidRPr="00C16A75">
            <w:rPr>
              <w:rFonts w:ascii="Times New Roman" w:hAnsi="Times New Roman" w:cs="Times New Roman"/>
              <w:lang w:val="en-US"/>
            </w:rPr>
            <w:t xml:space="preserve">component </w:t>
          </w:r>
          <w:r w:rsidR="00D81793" w:rsidRPr="00C16A75">
            <w:rPr>
              <w:rFonts w:ascii="Times New Roman" w:hAnsi="Times New Roman" w:cs="Times New Roman"/>
              <w:lang w:val="en-US"/>
            </w:rPr>
            <w:t xml:space="preserve">that acts </w:t>
          </w:r>
          <w:r w:rsidR="005D3570" w:rsidRPr="00C16A75">
            <w:rPr>
              <w:rFonts w:ascii="Times New Roman" w:hAnsi="Times New Roman" w:cs="Times New Roman"/>
              <w:lang w:val="en-US"/>
            </w:rPr>
            <w:t xml:space="preserve">as conductor, but with different resistance for each flow direction. Forward flow has high conductance (low resistance) </w:t>
          </w:r>
          <w:r w:rsidR="005D3570" w:rsidRPr="00C16A75">
            <w:rPr>
              <w:rFonts w:ascii="Times New Roman" w:hAnsi="Times New Roman" w:cs="Times New Roman"/>
              <w:i/>
              <w:lang w:val="en-US"/>
            </w:rPr>
            <w:t>G</w:t>
          </w:r>
          <w:r w:rsidR="005D3570" w:rsidRPr="00C16A75">
            <w:rPr>
              <w:rFonts w:ascii="Times New Roman" w:hAnsi="Times New Roman" w:cs="Times New Roman"/>
              <w:i/>
              <w:vertAlign w:val="subscript"/>
              <w:lang w:val="en-US"/>
            </w:rPr>
            <w:t>on</w:t>
          </w:r>
          <w:r w:rsidR="005D3570" w:rsidRPr="00C16A75">
            <w:rPr>
              <w:rFonts w:ascii="Times New Roman" w:hAnsi="Times New Roman" w:cs="Times New Roman"/>
              <w:lang w:val="en-US"/>
            </w:rPr>
            <w:t xml:space="preserve"> and backward flow has low conductance (high resistance)</w:t>
          </w:r>
          <w:r w:rsidR="007E099C" w:rsidRPr="00C16A75">
            <w:rPr>
              <w:rFonts w:ascii="Times New Roman" w:hAnsi="Times New Roman" w:cs="Times New Roman"/>
              <w:lang w:val="en-US"/>
            </w:rPr>
            <w:t xml:space="preserve"> </w:t>
          </w:r>
          <w:r w:rsidR="007E099C" w:rsidRPr="00C16A75">
            <w:rPr>
              <w:rFonts w:ascii="Times New Roman" w:hAnsi="Times New Roman" w:cs="Times New Roman"/>
              <w:i/>
              <w:lang w:val="en-US"/>
            </w:rPr>
            <w:t>G</w:t>
          </w:r>
          <w:r w:rsidR="007E099C" w:rsidRPr="00C16A75">
            <w:rPr>
              <w:rFonts w:ascii="Times New Roman" w:hAnsi="Times New Roman" w:cs="Times New Roman"/>
              <w:i/>
              <w:vertAlign w:val="subscript"/>
              <w:lang w:val="en-US"/>
            </w:rPr>
            <w:t>off</w:t>
          </w:r>
          <w:r w:rsidR="005D3570" w:rsidRPr="00C16A75">
            <w:rPr>
              <w:rFonts w:ascii="Times New Roman" w:hAnsi="Times New Roman" w:cs="Times New Roman"/>
              <w:lang w:val="en-US"/>
            </w:rPr>
            <w:t>.</w:t>
          </w:r>
          <w:r w:rsidR="007E099C"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The second </w:t>
          </w:r>
          <w:r w:rsidR="00535F87" w:rsidRPr="00C16A75">
            <w:rPr>
              <w:rFonts w:ascii="Times New Roman" w:hAnsi="Times New Roman" w:cs="Times New Roman"/>
              <w:lang w:val="en-US"/>
            </w:rPr>
            <w:t xml:space="preserve">branch of </w:t>
          </w:r>
          <w:r w:rsidR="00535F87" w:rsidRPr="00C16A75">
            <w:rPr>
              <w:rFonts w:ascii="Times New Roman" w:hAnsi="Times New Roman" w:cs="Times New Roman"/>
              <w:lang w:val="en-US"/>
            </w:rPr>
            <w:fldChar w:fldCharType="begin"/>
          </w:r>
          <w:r w:rsidR="00535F87" w:rsidRPr="00C16A75">
            <w:rPr>
              <w:rFonts w:ascii="Times New Roman" w:hAnsi="Times New Roman" w:cs="Times New Roman"/>
              <w:lang w:val="en-US"/>
            </w:rPr>
            <w:instrText xml:space="preserve"> REF _Ref408339015 \h  \* MERGEFORMAT </w:instrText>
          </w:r>
          <w:r w:rsidR="00535F87" w:rsidRPr="00C16A75">
            <w:rPr>
              <w:rFonts w:ascii="Times New Roman" w:hAnsi="Times New Roman" w:cs="Times New Roman"/>
              <w:lang w:val="en-US"/>
            </w:rPr>
          </w:r>
          <w:r w:rsidR="00535F87"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30</w:t>
          </w:r>
          <w:r w:rsidR="00535F87" w:rsidRPr="00C16A75">
            <w:rPr>
              <w:rFonts w:ascii="Times New Roman" w:hAnsi="Times New Roman" w:cs="Times New Roman"/>
              <w:lang w:val="en-US"/>
            </w:rPr>
            <w:fldChar w:fldCharType="end"/>
          </w:r>
          <w:r w:rsidR="00535F87" w:rsidRPr="00C16A75">
            <w:rPr>
              <w:rFonts w:ascii="Times New Roman" w:hAnsi="Times New Roman" w:cs="Times New Roman"/>
              <w:lang w:val="en-US"/>
            </w:rPr>
            <w:t xml:space="preserve"> is valid</w:t>
          </w:r>
          <w:r w:rsidR="006862F2" w:rsidRPr="00C16A75">
            <w:rPr>
              <w:rFonts w:ascii="Times New Roman" w:hAnsi="Times New Roman" w:cs="Times New Roman"/>
              <w:lang w:val="en-US"/>
            </w:rPr>
            <w:t xml:space="preserve"> </w:t>
          </w:r>
          <w:r w:rsidR="007247E6" w:rsidRPr="00C16A75">
            <w:rPr>
              <w:rFonts w:ascii="Times New Roman" w:hAnsi="Times New Roman" w:cs="Times New Roman"/>
              <w:lang w:val="en-US"/>
            </w:rPr>
            <w:t>d</w:t>
          </w:r>
          <w:r w:rsidR="006862F2" w:rsidRPr="00C16A75">
            <w:rPr>
              <w:rFonts w:ascii="Times New Roman" w:hAnsi="Times New Roman" w:cs="Times New Roman"/>
              <w:lang w:val="en-US"/>
            </w:rPr>
            <w:t xml:space="preserve">uring </w:t>
          </w:r>
          <w:r w:rsidR="001960E7" w:rsidRPr="00C16A75">
            <w:rPr>
              <w:rFonts w:ascii="Times New Roman" w:hAnsi="Times New Roman" w:cs="Times New Roman"/>
              <w:lang w:val="en-US"/>
            </w:rPr>
            <w:t xml:space="preserve">the </w:t>
          </w:r>
          <w:r w:rsidR="006862F2" w:rsidRPr="00C16A75">
            <w:rPr>
              <w:rFonts w:ascii="Times New Roman" w:hAnsi="Times New Roman" w:cs="Times New Roman"/>
              <w:lang w:val="en-US"/>
            </w:rPr>
            <w:t xml:space="preserve">opened phase </w:t>
          </w:r>
          <w:r w:rsidR="0070453E" w:rsidRPr="00C16A75">
            <w:rPr>
              <w:rFonts w:ascii="Times New Roman" w:hAnsi="Times New Roman" w:cs="Times New Roman"/>
              <w:lang w:val="en-US"/>
            </w:rPr>
            <w:t xml:space="preserve">(pressure gradient &gt; </w:t>
          </w:r>
          <w:r w:rsidR="007247E6" w:rsidRPr="00C16A75">
            <w:rPr>
              <w:rFonts w:ascii="Times New Roman" w:hAnsi="Times New Roman" w:cs="Times New Roman"/>
              <w:lang w:val="en-US"/>
            </w:rPr>
            <w:t>0</w:t>
          </w:r>
          <w:r w:rsidR="00535F87" w:rsidRPr="00C16A75">
            <w:rPr>
              <w:rFonts w:ascii="Times New Roman" w:hAnsi="Times New Roman" w:cs="Times New Roman"/>
              <w:lang w:val="en-US"/>
            </w:rPr>
            <w:t>)</w:t>
          </w:r>
          <w:r w:rsidR="001960E7" w:rsidRPr="00C16A75">
            <w:rPr>
              <w:rFonts w:ascii="Times New Roman" w:hAnsi="Times New Roman" w:cs="Times New Roman"/>
              <w:lang w:val="en-US"/>
            </w:rPr>
            <w:t xml:space="preserve">; </w:t>
          </w:r>
          <w:r w:rsidR="007247E6" w:rsidRPr="00C16A75">
            <w:rPr>
              <w:rFonts w:ascii="Times New Roman" w:hAnsi="Times New Roman" w:cs="Times New Roman"/>
              <w:lang w:val="en-US"/>
            </w:rPr>
            <w:t>otherwise</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if the valve is closed</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the </w:t>
          </w:r>
          <w:r w:rsidR="00A7516C" w:rsidRPr="00C16A75">
            <w:rPr>
              <w:rFonts w:ascii="Times New Roman" w:hAnsi="Times New Roman" w:cs="Times New Roman"/>
              <w:lang w:val="en-US"/>
            </w:rPr>
            <w:t xml:space="preserve">first branch </w:t>
          </w:r>
          <w:r w:rsidR="001960E7" w:rsidRPr="00C16A75">
            <w:rPr>
              <w:rFonts w:ascii="Times New Roman" w:hAnsi="Times New Roman" w:cs="Times New Roman"/>
              <w:lang w:val="en-US"/>
            </w:rPr>
            <w:t>occurs</w:t>
          </w:r>
          <w:r w:rsidR="006862F2" w:rsidRPr="00C16A75">
            <w:rPr>
              <w:rFonts w:ascii="Times New Roman" w:hAnsi="Times New Roman" w:cs="Times New Roman"/>
              <w:lang w:val="en-US"/>
            </w:rPr>
            <w:t xml:space="preserve"> instead. At the break point defined by pressure gradient </w:t>
          </w:r>
          <w:r w:rsidR="007247E6" w:rsidRPr="00C16A75">
            <w:rPr>
              <w:rFonts w:ascii="Times New Roman" w:hAnsi="Times New Roman" w:cs="Times New Roman"/>
              <w:lang w:val="en-US"/>
            </w:rPr>
            <w:t>0</w:t>
          </w:r>
          <w:r w:rsidR="006862F2" w:rsidRPr="00C16A75">
            <w:rPr>
              <w:rFonts w:ascii="Times New Roman" w:hAnsi="Times New Roman" w:cs="Times New Roman"/>
              <w:lang w:val="en-US"/>
            </w:rPr>
            <w:t xml:space="preserve"> both </w:t>
          </w:r>
          <w:r w:rsidR="00A7516C" w:rsidRPr="00C16A75">
            <w:rPr>
              <w:rFonts w:ascii="Times New Roman" w:hAnsi="Times New Roman" w:cs="Times New Roman"/>
              <w:lang w:val="en-US"/>
            </w:rPr>
            <w:t>branches</w:t>
          </w:r>
          <w:r w:rsidR="006862F2" w:rsidRPr="00C16A75">
            <w:rPr>
              <w:rFonts w:ascii="Times New Roman" w:hAnsi="Times New Roman" w:cs="Times New Roman"/>
              <w:lang w:val="en-US"/>
            </w:rPr>
            <w:t xml:space="preserve"> with </w:t>
          </w:r>
          <w:r w:rsidR="007247E6" w:rsidRPr="00C16A75">
            <w:rPr>
              <w:rFonts w:ascii="Times New Roman" w:hAnsi="Times New Roman" w:cs="Times New Roman"/>
              <w:lang w:val="en-US"/>
            </w:rPr>
            <w:t>zero</w:t>
          </w:r>
          <w:r w:rsidR="001960E7" w:rsidRPr="00C16A75">
            <w:rPr>
              <w:rFonts w:ascii="Times New Roman" w:hAnsi="Times New Roman" w:cs="Times New Roman"/>
              <w:lang w:val="en-US"/>
            </w:rPr>
            <w:t xml:space="preserve"> are valid</w:t>
          </w:r>
          <w:r w:rsidR="006862F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C16A75" w14:paraId="558CE827" w14:textId="77777777" w:rsidTr="006862F2">
            <w:trPr>
              <w:trHeight w:val="993"/>
            </w:trPr>
            <w:tc>
              <w:tcPr>
                <w:tcW w:w="7230" w:type="dxa"/>
                <w:vAlign w:val="center"/>
              </w:tcPr>
              <w:p w14:paraId="699A0DE5" w14:textId="62B576A4" w:rsidR="004A3D69"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off</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closed</m:t>
                            </m:r>
                          </m:e>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on</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xml:space="preserve">,  open </m:t>
                            </m:r>
                          </m:e>
                        </m:eqArr>
                      </m:e>
                    </m:d>
                  </m:oMath>
                </m:oMathPara>
              </w:p>
            </w:tc>
            <w:tc>
              <w:tcPr>
                <w:tcW w:w="1165" w:type="dxa"/>
                <w:vAlign w:val="center"/>
              </w:tcPr>
              <w:p w14:paraId="5613ED8C" w14:textId="1888A495" w:rsidR="004A3D69" w:rsidRPr="00C16A75" w:rsidRDefault="006862F2" w:rsidP="00911E3F">
                <w:pPr>
                  <w:pStyle w:val="Titulek"/>
                  <w:jc w:val="both"/>
                  <w:rPr>
                    <w:rFonts w:ascii="Times New Roman" w:hAnsi="Times New Roman" w:cs="Times New Roman"/>
                    <w:lang w:val="en-US"/>
                  </w:rPr>
                </w:pPr>
                <w:bookmarkStart w:id="173" w:name="_Ref408339015"/>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30</w:t>
                </w:r>
                <w:r w:rsidRPr="00C16A75">
                  <w:rPr>
                    <w:rFonts w:ascii="Times New Roman" w:hAnsi="Times New Roman" w:cs="Times New Roman"/>
                    <w:lang w:val="en-US"/>
                  </w:rPr>
                  <w:fldChar w:fldCharType="end"/>
                </w:r>
                <w:bookmarkEnd w:id="173"/>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Valve</w:t>
                </w:r>
                <w:r w:rsidR="001960E7" w:rsidRPr="00C16A75">
                  <w:rPr>
                    <w:rFonts w:ascii="Times New Roman" w:hAnsi="Times New Roman" w:cs="Times New Roman"/>
                    <w:lang w:val="en-US"/>
                  </w:rPr>
                  <w:t>.</w:t>
                </w:r>
              </w:p>
            </w:tc>
          </w:tr>
        </w:tbl>
        <w:p w14:paraId="19B30746" w14:textId="33BA5B3A" w:rsidR="00261FD4" w:rsidRPr="00C16A75" w:rsidRDefault="001960E7" w:rsidP="003D7E4C">
          <w:pPr>
            <w:spacing w:before="240"/>
            <w:jc w:val="both"/>
            <w:rPr>
              <w:rFonts w:ascii="Times New Roman" w:hAnsi="Times New Roman" w:cs="Times New Roman"/>
              <w:lang w:val="en-US"/>
            </w:rPr>
          </w:pPr>
          <w:r w:rsidRPr="00C16A75">
            <w:rPr>
              <w:rFonts w:ascii="Times New Roman" w:hAnsi="Times New Roman" w:cs="Times New Roman"/>
              <w:lang w:val="en-US"/>
            </w:rPr>
            <w:t>B</w:t>
          </w:r>
          <w:r w:rsidR="00A83C72" w:rsidRPr="00C16A75">
            <w:rPr>
              <w:rFonts w:ascii="Times New Roman" w:hAnsi="Times New Roman" w:cs="Times New Roman"/>
              <w:lang w:val="en-US"/>
            </w:rPr>
            <w:t xml:space="preserve">ackward conductance is </w:t>
          </w:r>
          <w:r w:rsidR="007247E6" w:rsidRPr="00C16A75">
            <w:rPr>
              <w:rFonts w:ascii="Times New Roman" w:hAnsi="Times New Roman" w:cs="Times New Roman"/>
              <w:lang w:val="en-US"/>
            </w:rPr>
            <w:t>typically very small</w:t>
          </w:r>
          <w:r w:rsidRPr="00C16A75">
            <w:rPr>
              <w:rFonts w:ascii="Times New Roman" w:hAnsi="Times New Roman" w:cs="Times New Roman"/>
              <w:lang w:val="en-US"/>
            </w:rPr>
            <w:t xml:space="preserve">; </w:t>
          </w:r>
          <w:r w:rsidR="00A83C72" w:rsidRPr="00C16A75">
            <w:rPr>
              <w:rFonts w:ascii="Times New Roman" w:hAnsi="Times New Roman" w:cs="Times New Roman"/>
              <w:lang w:val="en-US"/>
            </w:rPr>
            <w:t xml:space="preserve">small volumetric flow in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case of </w:t>
          </w:r>
          <w:r w:rsidRPr="00C16A75">
            <w:rPr>
              <w:rFonts w:ascii="Times New Roman" w:hAnsi="Times New Roman" w:cs="Times New Roman"/>
              <w:lang w:val="en-US"/>
            </w:rPr>
            <w:t xml:space="preserve">a </w:t>
          </w:r>
          <w:r w:rsidR="00A83C72" w:rsidRPr="00C16A75">
            <w:rPr>
              <w:rFonts w:ascii="Times New Roman" w:hAnsi="Times New Roman" w:cs="Times New Roman"/>
              <w:lang w:val="en-US"/>
            </w:rPr>
            <w:t>closed valve</w:t>
          </w:r>
          <w:r w:rsidRPr="00C16A75">
            <w:rPr>
              <w:rFonts w:ascii="Times New Roman" w:hAnsi="Times New Roman" w:cs="Times New Roman"/>
              <w:lang w:val="en-US"/>
            </w:rPr>
            <w:t xml:space="preserve"> can be generated</w:t>
          </w:r>
          <w:r w:rsidR="00A83C72" w:rsidRPr="00C16A75">
            <w:rPr>
              <w:rFonts w:ascii="Times New Roman" w:hAnsi="Times New Roman" w:cs="Times New Roman"/>
              <w:lang w:val="en-US"/>
            </w:rPr>
            <w:t xml:space="preserve">. </w:t>
          </w:r>
          <w:r w:rsidR="007247E6" w:rsidRPr="00C16A75">
            <w:rPr>
              <w:rFonts w:ascii="Times New Roman" w:hAnsi="Times New Roman" w:cs="Times New Roman"/>
              <w:lang w:val="en-US"/>
            </w:rPr>
            <w:t>However,</w:t>
          </w:r>
          <w:r w:rsidR="00A83C72" w:rsidRPr="00C16A75">
            <w:rPr>
              <w:rFonts w:ascii="Times New Roman" w:hAnsi="Times New Roman" w:cs="Times New Roman"/>
              <w:lang w:val="en-US"/>
            </w:rPr>
            <w:t xml:space="preserve"> this flow can be so small that it </w:t>
          </w:r>
          <w:r w:rsidRPr="00C16A75">
            <w:rPr>
              <w:rFonts w:ascii="Times New Roman" w:hAnsi="Times New Roman" w:cs="Times New Roman"/>
              <w:lang w:val="en-US"/>
            </w:rPr>
            <w:t xml:space="preserve">can </w:t>
          </w:r>
          <w:r w:rsidR="00A83C72" w:rsidRPr="00C16A75">
            <w:rPr>
              <w:rFonts w:ascii="Times New Roman" w:hAnsi="Times New Roman" w:cs="Times New Roman"/>
              <w:lang w:val="en-US"/>
            </w:rPr>
            <w:t xml:space="preserve">be described by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swelling of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valve membrane without </w:t>
          </w:r>
          <w:r w:rsidR="00701B21" w:rsidRPr="00C16A75">
            <w:rPr>
              <w:rFonts w:ascii="Times New Roman" w:hAnsi="Times New Roman" w:cs="Times New Roman"/>
              <w:lang w:val="en-US"/>
            </w:rPr>
            <w:t>any direct connection between liquids on both sides</w:t>
          </w:r>
          <w:r w:rsidR="00A83C72"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042AB983" w14:textId="139C83DA" w:rsidR="003362FC" w:rsidRPr="00C16A75" w:rsidRDefault="001E6AAF" w:rsidP="005D2519">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12832" behindDoc="1" locked="0" layoutInCell="1" allowOverlap="1" wp14:anchorId="1FCBF8B6" wp14:editId="59842650">
                <wp:simplePos x="0" y="0"/>
                <wp:positionH relativeFrom="column">
                  <wp:posOffset>-705485</wp:posOffset>
                </wp:positionH>
                <wp:positionV relativeFrom="paragraph">
                  <wp:posOffset>213995</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C16A75">
            <w:rPr>
              <w:rFonts w:ascii="Times New Roman" w:hAnsi="Times New Roman" w:cs="Times New Roman"/>
              <w:lang w:val="en-US"/>
            </w:rPr>
            <w:t xml:space="preserve">The resistance of mass to any change in motion is called </w:t>
          </w:r>
          <w:r w:rsidR="00736877" w:rsidRPr="00C16A75">
            <w:rPr>
              <w:rFonts w:ascii="Times New Roman" w:hAnsi="Times New Roman" w:cs="Times New Roman"/>
              <w:b/>
              <w:lang w:val="en-US"/>
            </w:rPr>
            <w:t>inertia</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V</w:t>
          </w:r>
          <w:r w:rsidR="00736877" w:rsidRPr="00C16A75">
            <w:rPr>
              <w:rFonts w:ascii="Times New Roman" w:hAnsi="Times New Roman" w:cs="Times New Roman"/>
              <w:lang w:val="en-US"/>
            </w:rPr>
            <w:t>olumetric flow has the tendency to continue forward and as a result</w:t>
          </w:r>
          <w:r w:rsidR="001960E7" w:rsidRPr="00C16A75">
            <w:rPr>
              <w:rFonts w:ascii="Times New Roman" w:hAnsi="Times New Roman" w:cs="Times New Roman"/>
              <w:lang w:val="en-US"/>
            </w:rPr>
            <w:t>,</w:t>
          </w:r>
          <w:r w:rsidR="00736877" w:rsidRPr="00C16A75">
            <w:rPr>
              <w:rFonts w:ascii="Times New Roman" w:hAnsi="Times New Roman" w:cs="Times New Roman"/>
              <w:lang w:val="en-US"/>
            </w:rPr>
            <w:t xml:space="preserve"> volumetric flow </w:t>
          </w:r>
          <w:r w:rsidR="001960E7" w:rsidRPr="00C16A75">
            <w:rPr>
              <w:rFonts w:ascii="Times New Roman" w:hAnsi="Times New Roman" w:cs="Times New Roman"/>
              <w:lang w:val="en-US"/>
            </w:rPr>
            <w:t xml:space="preserve">will </w:t>
          </w:r>
          <w:r w:rsidR="00736877" w:rsidRPr="00C16A75">
            <w:rPr>
              <w:rFonts w:ascii="Times New Roman" w:hAnsi="Times New Roman" w:cs="Times New Roman"/>
              <w:lang w:val="en-US"/>
            </w:rPr>
            <w:t>continuously react to change</w:t>
          </w:r>
          <w:r w:rsidR="001960E7" w:rsidRPr="00C16A75">
            <w:rPr>
              <w:rFonts w:ascii="Times New Roman" w:hAnsi="Times New Roman" w:cs="Times New Roman"/>
              <w:lang w:val="en-US"/>
            </w:rPr>
            <w:t>s</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in </w:t>
          </w:r>
          <w:r w:rsidR="00736877" w:rsidRPr="00C16A75">
            <w:rPr>
              <w:rFonts w:ascii="Times New Roman" w:hAnsi="Times New Roman" w:cs="Times New Roman"/>
              <w:lang w:val="en-US"/>
            </w:rPr>
            <w:t xml:space="preserve">pressure. The other view to the </w:t>
          </w:r>
          <w:r w:rsidR="00736877" w:rsidRPr="00C16A75">
            <w:rPr>
              <w:rFonts w:ascii="Times New Roman" w:hAnsi="Times New Roman" w:cs="Times New Roman"/>
              <w:lang w:val="en-US"/>
            </w:rPr>
            <w:fldChar w:fldCharType="begin"/>
          </w:r>
          <w:r w:rsidR="00736877" w:rsidRPr="00C16A75">
            <w:rPr>
              <w:rFonts w:ascii="Times New Roman" w:hAnsi="Times New Roman" w:cs="Times New Roman"/>
              <w:lang w:val="en-US"/>
            </w:rPr>
            <w:instrText xml:space="preserve"> REF _Ref408340612 \h </w:instrText>
          </w:r>
          <w:r w:rsidR="00911E3F" w:rsidRPr="00C16A75">
            <w:rPr>
              <w:rFonts w:ascii="Times New Roman" w:hAnsi="Times New Roman" w:cs="Times New Roman"/>
              <w:lang w:val="en-US"/>
            </w:rPr>
            <w:instrText xml:space="preserve"> \* MERGEFORMAT </w:instrText>
          </w:r>
          <w:r w:rsidR="00736877" w:rsidRPr="00C16A75">
            <w:rPr>
              <w:rFonts w:ascii="Times New Roman" w:hAnsi="Times New Roman" w:cs="Times New Roman"/>
              <w:lang w:val="en-US"/>
            </w:rPr>
          </w:r>
          <w:r w:rsidR="00736877"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31</w:t>
          </w:r>
          <w:r w:rsidR="00736877" w:rsidRPr="00C16A75">
            <w:rPr>
              <w:rFonts w:ascii="Times New Roman" w:hAnsi="Times New Roman" w:cs="Times New Roman"/>
              <w:lang w:val="en-US"/>
            </w:rPr>
            <w:fldChar w:fldCharType="end"/>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concerns </w:t>
          </w:r>
          <w:r w:rsidR="00736877" w:rsidRPr="00C16A75">
            <w:rPr>
              <w:rFonts w:ascii="Times New Roman" w:hAnsi="Times New Roman" w:cs="Times New Roman"/>
              <w:lang w:val="en-US"/>
            </w:rPr>
            <w:t xml:space="preserve">generating pressure proportionally to the change of flow. The higher parameter </w:t>
          </w:r>
          <w:r w:rsidR="00736877" w:rsidRPr="00C16A75">
            <w:rPr>
              <w:rFonts w:ascii="Times New Roman" w:hAnsi="Times New Roman" w:cs="Times New Roman"/>
              <w:i/>
              <w:lang w:val="en-US"/>
            </w:rPr>
            <w:t>I</w:t>
          </w:r>
          <w:r w:rsidR="003362FC" w:rsidRPr="00C16A75">
            <w:rPr>
              <w:rFonts w:ascii="Times New Roman" w:hAnsi="Times New Roman" w:cs="Times New Roman"/>
              <w:i/>
              <w:lang w:val="en-US"/>
            </w:rPr>
            <w:t>nert</w:t>
          </w:r>
          <w:r w:rsidR="00736877" w:rsidRPr="00C16A75">
            <w:rPr>
              <w:rFonts w:ascii="Times New Roman" w:hAnsi="Times New Roman" w:cs="Times New Roman"/>
              <w:i/>
              <w:lang w:val="en-US"/>
            </w:rPr>
            <w:t xml:space="preserve">ance </w:t>
          </w:r>
          <w:r w:rsidR="00736877" w:rsidRPr="00C16A75">
            <w:rPr>
              <w:rFonts w:ascii="Times New Roman" w:hAnsi="Times New Roman" w:cs="Times New Roman"/>
              <w:lang w:val="en-US"/>
            </w:rPr>
            <w:t>[Pa.m</w:t>
          </w:r>
          <w:r w:rsidR="00736877" w:rsidRPr="00C16A75">
            <w:rPr>
              <w:rFonts w:ascii="Times New Roman" w:hAnsi="Times New Roman" w:cs="Times New Roman"/>
              <w:vertAlign w:val="superscript"/>
              <w:lang w:val="en-US"/>
            </w:rPr>
            <w:noBreakHyphen/>
            <w:t>3</w:t>
          </w:r>
          <w:r w:rsidR="00736877" w:rsidRPr="00C16A75">
            <w:rPr>
              <w:rFonts w:ascii="Times New Roman" w:hAnsi="Times New Roman" w:cs="Times New Roman"/>
              <w:lang w:val="en-US"/>
            </w:rPr>
            <w:t>.s</w:t>
          </w:r>
          <w:r w:rsidR="00736877" w:rsidRPr="00C16A75">
            <w:rPr>
              <w:rFonts w:ascii="Times New Roman" w:hAnsi="Times New Roman" w:cs="Times New Roman"/>
              <w:vertAlign w:val="superscript"/>
              <w:lang w:val="en-US"/>
            </w:rPr>
            <w:t>2</w:t>
          </w:r>
          <w:r w:rsidR="00736877" w:rsidRPr="00C16A75">
            <w:rPr>
              <w:rFonts w:ascii="Times New Roman" w:hAnsi="Times New Roman" w:cs="Times New Roman"/>
              <w:lang w:val="en-US"/>
            </w:rPr>
            <w:t xml:space="preserve">] </w:t>
          </w:r>
          <w:r w:rsidR="00640E42" w:rsidRPr="00C16A75">
            <w:rPr>
              <w:rFonts w:ascii="Times New Roman" w:hAnsi="Times New Roman" w:cs="Times New Roman"/>
              <w:lang w:val="en-US"/>
            </w:rPr>
            <w:t>means the higher pressure gradient answer</w:t>
          </w:r>
          <w:r w:rsidR="001960E7" w:rsidRPr="00C16A75">
            <w:rPr>
              <w:rFonts w:ascii="Times New Roman" w:hAnsi="Times New Roman" w:cs="Times New Roman"/>
              <w:lang w:val="en-US"/>
            </w:rPr>
            <w:t xml:space="preserve">s </w:t>
          </w:r>
          <w:r w:rsidR="00640E42" w:rsidRPr="00C16A75">
            <w:rPr>
              <w:rFonts w:ascii="Times New Roman" w:hAnsi="Times New Roman" w:cs="Times New Roman"/>
              <w:lang w:val="en-US"/>
            </w:rPr>
            <w:t>to the same change</w:t>
          </w:r>
          <w:r w:rsidR="001960E7" w:rsidRPr="00C16A75">
            <w:rPr>
              <w:rFonts w:ascii="Times New Roman" w:hAnsi="Times New Roman" w:cs="Times New Roman"/>
              <w:lang w:val="en-US"/>
            </w:rPr>
            <w:t>s in</w:t>
          </w:r>
          <w:r w:rsidR="00640E42" w:rsidRPr="00C16A75">
            <w:rPr>
              <w:rFonts w:ascii="Times New Roman" w:hAnsi="Times New Roman" w:cs="Times New Roman"/>
              <w:lang w:val="en-US"/>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C16A75" w14:paraId="247E20B8" w14:textId="77777777" w:rsidTr="002E666E">
            <w:trPr>
              <w:trHeight w:val="823"/>
            </w:trPr>
            <w:tc>
              <w:tcPr>
                <w:tcW w:w="7230" w:type="dxa"/>
                <w:vAlign w:val="center"/>
              </w:tcPr>
              <w:p w14:paraId="761B8917" w14:textId="4240D54F" w:rsidR="00E62B63"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num>
                          <m:den>
                            <m:r>
                              <w:rPr>
                                <w:rFonts w:ascii="Cambria Math" w:hAnsi="Cambria Math" w:cs="Times New Roman"/>
                                <w:lang w:val="en-US"/>
                              </w:rPr>
                              <m:t>Inertance</m:t>
                            </m:r>
                          </m:den>
                        </m:f>
                      </m:e>
                    </m:nary>
                    <m:r>
                      <w:rPr>
                        <w:rFonts w:ascii="Cambria Math" w:eastAsia="Times New Roman" w:hAnsi="Cambria Math" w:cs="Times New Roman"/>
                        <w:lang w:val="en-US"/>
                      </w:rPr>
                      <m:t>dt</m:t>
                    </m:r>
                  </m:oMath>
                </m:oMathPara>
              </w:p>
            </w:tc>
            <w:tc>
              <w:tcPr>
                <w:tcW w:w="1165" w:type="dxa"/>
                <w:vAlign w:val="center"/>
              </w:tcPr>
              <w:p w14:paraId="19672188" w14:textId="318F633D" w:rsidR="00E62B63" w:rsidRPr="00C16A75" w:rsidRDefault="00E62B63" w:rsidP="009647B0">
                <w:pPr>
                  <w:pStyle w:val="Titulek"/>
                  <w:spacing w:after="0"/>
                  <w:jc w:val="both"/>
                  <w:rPr>
                    <w:rFonts w:ascii="Times New Roman" w:hAnsi="Times New Roman" w:cs="Times New Roman"/>
                    <w:lang w:val="en-US"/>
                  </w:rPr>
                </w:pPr>
                <w:bookmarkStart w:id="174" w:name="_Ref408340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31</w:t>
                </w:r>
                <w:r w:rsidRPr="00C16A75">
                  <w:rPr>
                    <w:rFonts w:ascii="Times New Roman" w:hAnsi="Times New Roman" w:cs="Times New Roman"/>
                    <w:lang w:val="en-US"/>
                  </w:rPr>
                  <w:fldChar w:fldCharType="end"/>
                </w:r>
                <w:bookmarkEnd w:id="174"/>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Inertia</w:t>
                </w:r>
                <w:r w:rsidR="001960E7" w:rsidRPr="00C16A75">
                  <w:rPr>
                    <w:rFonts w:ascii="Times New Roman" w:hAnsi="Times New Roman" w:cs="Times New Roman"/>
                    <w:lang w:val="en-US"/>
                  </w:rPr>
                  <w:t>.</w:t>
                </w:r>
              </w:p>
            </w:tc>
          </w:tr>
        </w:tbl>
        <w:p w14:paraId="15BA032B" w14:textId="2F84EE8E" w:rsidR="00640E42" w:rsidRPr="00C16A75" w:rsidRDefault="00640E42" w:rsidP="009647B0">
          <w:pPr>
            <w:spacing w:before="240"/>
            <w:jc w:val="both"/>
            <w:rPr>
              <w:rFonts w:ascii="Times New Roman" w:hAnsi="Times New Roman" w:cs="Times New Roman"/>
              <w:lang w:val="en-US"/>
            </w:rPr>
          </w:pPr>
          <w:r w:rsidRPr="00C16A75">
            <w:rPr>
              <w:rFonts w:ascii="Times New Roman" w:hAnsi="Times New Roman" w:cs="Times New Roman"/>
              <w:lang w:val="en-US"/>
            </w:rPr>
            <w:t>The inertance of fluid in</w:t>
          </w:r>
          <w:r w:rsidR="001960E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vessel segment can be expressed as </w:t>
          </w:r>
          <w:r w:rsidR="001960E7" w:rsidRPr="00C16A75">
            <w:rPr>
              <w:rFonts w:ascii="Times New Roman" w:hAnsi="Times New Roman" w:cs="Times New Roman"/>
              <w:lang w:val="en-US"/>
            </w:rPr>
            <w:t xml:space="preserve">the </w:t>
          </w:r>
          <w:r w:rsidRPr="00C16A75">
            <w:rPr>
              <w:rFonts w:ascii="Times New Roman" w:hAnsi="Times New Roman" w:cs="Times New Roman"/>
              <w:lang w:val="en-US"/>
            </w:rPr>
            <w:t>density*length/cross-sectional area. Typically</w:t>
          </w:r>
          <w:r w:rsidR="001960E7" w:rsidRPr="00C16A75">
            <w:rPr>
              <w:rFonts w:ascii="Times New Roman" w:hAnsi="Times New Roman" w:cs="Times New Roman"/>
              <w:lang w:val="en-US"/>
            </w:rPr>
            <w:t>,</w:t>
          </w:r>
          <w:r w:rsidRPr="00C16A75">
            <w:rPr>
              <w:rFonts w:ascii="Times New Roman" w:hAnsi="Times New Roman" w:cs="Times New Roman"/>
              <w:lang w:val="en-US"/>
            </w:rPr>
            <w:t xml:space="preserve"> inertia is most important in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aorta, where in each heart cycle blood flow </w:t>
          </w:r>
          <w:r w:rsidR="009D6E2B" w:rsidRPr="00C16A75">
            <w:rPr>
              <w:rFonts w:ascii="Times New Roman" w:hAnsi="Times New Roman" w:cs="Times New Roman"/>
              <w:lang w:val="en-US"/>
            </w:rPr>
            <w:t xml:space="preserve">starts and stops </w:t>
          </w:r>
          <w:r w:rsidRPr="00C16A75">
            <w:rPr>
              <w:rFonts w:ascii="Times New Roman" w:hAnsi="Times New Roman" w:cs="Times New Roman"/>
              <w:lang w:val="en-US"/>
            </w:rPr>
            <w:t xml:space="preserve">from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left </w:t>
          </w:r>
          <w:r w:rsidR="007247E6" w:rsidRPr="00C16A75">
            <w:rPr>
              <w:rFonts w:ascii="Times New Roman" w:hAnsi="Times New Roman" w:cs="Times New Roman"/>
              <w:lang w:val="en-US"/>
            </w:rPr>
            <w:t>ventricle</w:t>
          </w:r>
          <w:r w:rsidRPr="00C16A75">
            <w:rPr>
              <w:rFonts w:ascii="Times New Roman" w:hAnsi="Times New Roman" w:cs="Times New Roman"/>
              <w:lang w:val="en-US"/>
            </w:rPr>
            <w:t>.</w:t>
          </w:r>
        </w:p>
        <w:p w14:paraId="1C1857AC" w14:textId="14AB60E0" w:rsidR="00A81535" w:rsidRPr="00C16A75" w:rsidRDefault="00A81535" w:rsidP="00911E3F">
          <w:pPr>
            <w:pStyle w:val="Nadpis2"/>
            <w:rPr>
              <w:lang w:val="en-US"/>
            </w:rPr>
          </w:pPr>
          <w:bookmarkStart w:id="175" w:name="_Toc408842126"/>
          <w:bookmarkStart w:id="176" w:name="_Toc408844075"/>
          <w:bookmarkStart w:id="177" w:name="_Toc408845908"/>
          <w:bookmarkStart w:id="178" w:name="_Toc409289290"/>
          <w:bookmarkStart w:id="179" w:name="_Toc420288830"/>
          <w:bookmarkStart w:id="180" w:name="_Ref421686912"/>
          <w:bookmarkStart w:id="181" w:name="_Toc421792680"/>
          <w:r w:rsidRPr="00C16A75">
            <w:rPr>
              <w:lang w:val="en-US"/>
            </w:rPr>
            <w:t>Population domain</w:t>
          </w:r>
          <w:bookmarkEnd w:id="175"/>
          <w:bookmarkEnd w:id="176"/>
          <w:bookmarkEnd w:id="177"/>
          <w:bookmarkEnd w:id="178"/>
          <w:bookmarkEnd w:id="179"/>
          <w:bookmarkEnd w:id="180"/>
          <w:bookmarkEnd w:id="181"/>
        </w:p>
        <w:p w14:paraId="6CE82D29" w14:textId="0DB03EC8" w:rsidR="004B19E9" w:rsidRPr="00C16A75" w:rsidRDefault="00C16A75" w:rsidP="005D2519">
          <w:pPr>
            <w:jc w:val="both"/>
            <w:rPr>
              <w:rFonts w:ascii="Times New Roman" w:hAnsi="Times New Roman" w:cs="Times New Roman"/>
              <w:lang w:val="en-US"/>
            </w:rPr>
          </w:pPr>
          <w:r w:rsidRPr="00C16A75">
            <w:rPr>
              <w:noProof/>
              <w:lang w:val="en-US" w:eastAsia="sk-SK"/>
            </w:rPr>
            <w:drawing>
              <wp:anchor distT="0" distB="0" distL="114300" distR="114300" simplePos="0" relativeHeight="251520000" behindDoc="1" locked="0" layoutInCell="1" allowOverlap="1" wp14:anchorId="4B8A8EA2" wp14:editId="51361D88">
                <wp:simplePos x="0" y="0"/>
                <wp:positionH relativeFrom="column">
                  <wp:posOffset>-756285</wp:posOffset>
                </wp:positionH>
                <wp:positionV relativeFrom="paragraph">
                  <wp:posOffset>135890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E2B" w:rsidRPr="00C16A75">
            <w:rPr>
              <w:rFonts w:ascii="Times New Roman" w:hAnsi="Times New Roman" w:cs="Times New Roman"/>
              <w:lang w:val="en-US"/>
            </w:rPr>
            <w:t xml:space="preserve">Physiology </w:t>
          </w:r>
          <w:r w:rsidR="00F21666" w:rsidRPr="00C16A75">
            <w:rPr>
              <w:rFonts w:ascii="Times New Roman" w:hAnsi="Times New Roman" w:cs="Times New Roman"/>
              <w:lang w:val="en-US"/>
            </w:rPr>
            <w:t xml:space="preserve">models </w:t>
          </w:r>
          <w:r w:rsidR="009D6E2B" w:rsidRPr="00C16A75">
            <w:rPr>
              <w:rFonts w:ascii="Times New Roman" w:hAnsi="Times New Roman" w:cs="Times New Roman"/>
              <w:lang w:val="en-US"/>
            </w:rPr>
            <w:t>must also take into account</w:t>
          </w:r>
          <w:r w:rsidR="00F21666" w:rsidRPr="00C16A75">
            <w:rPr>
              <w:rFonts w:ascii="Times New Roman" w:hAnsi="Times New Roman" w:cs="Times New Roman"/>
              <w:lang w:val="en-US"/>
            </w:rPr>
            <w:t xml:space="preserve"> organisms, cells, viruses, bacteria, etc. As in </w:t>
          </w:r>
          <w:r w:rsidR="009D6E2B" w:rsidRPr="00C16A75">
            <w:rPr>
              <w:rFonts w:ascii="Times New Roman" w:hAnsi="Times New Roman" w:cs="Times New Roman"/>
              <w:lang w:val="en-US"/>
            </w:rPr>
            <w:t xml:space="preserve">a </w:t>
          </w:r>
          <w:r w:rsidR="00F21666" w:rsidRPr="00C16A75">
            <w:rPr>
              <w:rFonts w:ascii="Times New Roman" w:hAnsi="Times New Roman" w:cs="Times New Roman"/>
              <w:lang w:val="en-US"/>
            </w:rPr>
            <w:t>predator-prey model</w:t>
          </w:r>
          <w:r w:rsidR="009D6E2B" w:rsidRPr="00C16A75">
            <w:rPr>
              <w:rFonts w:ascii="Times New Roman" w:hAnsi="Times New Roman" w:cs="Times New Roman"/>
              <w:lang w:val="en-US"/>
            </w:rPr>
            <w:t>,</w:t>
          </w:r>
          <w:r w:rsidR="00F21666" w:rsidRPr="00C16A75">
            <w:rPr>
              <w:rFonts w:ascii="Times New Roman" w:hAnsi="Times New Roman" w:cs="Times New Roman"/>
              <w:lang w:val="en-US"/>
            </w:rPr>
            <w:t xml:space="preserve"> there is also an accumulation of </w:t>
          </w:r>
          <w:r w:rsidR="009D6E2B" w:rsidRPr="00C16A75">
            <w:rPr>
              <w:rFonts w:ascii="Times New Roman" w:hAnsi="Times New Roman" w:cs="Times New Roman"/>
              <w:lang w:val="en-US"/>
            </w:rPr>
            <w:t xml:space="preserve">the </w:t>
          </w:r>
          <w:r w:rsidR="00F21666" w:rsidRPr="00C16A75">
            <w:rPr>
              <w:rFonts w:ascii="Times New Roman" w:hAnsi="Times New Roman" w:cs="Times New Roman"/>
              <w:lang w:val="en-US"/>
            </w:rPr>
            <w:t xml:space="preserve">members of the </w:t>
          </w:r>
          <w:r w:rsidR="00F21666" w:rsidRPr="00C16A75">
            <w:rPr>
              <w:rFonts w:ascii="Times New Roman" w:hAnsi="Times New Roman" w:cs="Times New Roman"/>
              <w:b/>
              <w:lang w:val="en-US"/>
            </w:rPr>
            <w:t>population</w:t>
          </w:r>
          <w:r w:rsidR="00C72CEB" w:rsidRPr="00C16A75">
            <w:rPr>
              <w:rFonts w:ascii="Times New Roman" w:hAnsi="Times New Roman" w:cs="Times New Roman"/>
              <w:b/>
              <w:lang w:val="en-US"/>
            </w:rPr>
            <w:t>s</w:t>
          </w:r>
          <w:r w:rsidR="009D6E2B" w:rsidRPr="00C16A75">
            <w:rPr>
              <w:rFonts w:ascii="Times New Roman" w:hAnsi="Times New Roman" w:cs="Times New Roman"/>
              <w:lang w:val="en-US"/>
            </w:rPr>
            <w:t xml:space="preserve"> that</w:t>
          </w:r>
          <w:r w:rsidR="00FE535E" w:rsidRPr="00C16A75">
            <w:rPr>
              <w:rFonts w:ascii="Times New Roman" w:hAnsi="Times New Roman" w:cs="Times New Roman"/>
              <w:lang w:val="en-US"/>
            </w:rPr>
            <w:t xml:space="preserve"> can reproduce or die.</w:t>
          </w:r>
          <w:r w:rsidR="00B02618" w:rsidRPr="00C16A75">
            <w:rPr>
              <w:rFonts w:ascii="Times New Roman" w:hAnsi="Times New Roman" w:cs="Times New Roman"/>
              <w:lang w:val="en-US"/>
            </w:rPr>
            <w:t xml:space="preserve"> </w:t>
          </w:r>
          <w:r w:rsidR="00525AA0" w:rsidRPr="00C16A75">
            <w:rPr>
              <w:rFonts w:ascii="Times New Roman" w:hAnsi="Times New Roman" w:cs="Times New Roman"/>
              <w:lang w:val="en-US"/>
            </w:rPr>
            <w:t>Even</w:t>
          </w:r>
          <w:r w:rsidR="00535F87" w:rsidRPr="00C16A75">
            <w:rPr>
              <w:rFonts w:ascii="Times New Roman" w:hAnsi="Times New Roman" w:cs="Times New Roman"/>
              <w:lang w:val="en-US"/>
            </w:rPr>
            <w:t xml:space="preserve"> though</w:t>
          </w:r>
          <w:r w:rsidR="00525AA0" w:rsidRPr="00C16A75">
            <w:rPr>
              <w:rFonts w:ascii="Times New Roman" w:hAnsi="Times New Roman" w:cs="Times New Roman"/>
              <w:lang w:val="en-US"/>
            </w:rPr>
            <w:t xml:space="preserve"> </w:t>
          </w:r>
          <w:r w:rsidR="00535F87" w:rsidRPr="00C16A75">
            <w:rPr>
              <w:rFonts w:ascii="Times New Roman" w:hAnsi="Times New Roman" w:cs="Times New Roman"/>
              <w:lang w:val="en-US"/>
            </w:rPr>
            <w:t xml:space="preserve">all </w:t>
          </w:r>
          <w:r w:rsidR="00525AA0" w:rsidRPr="00C16A75">
            <w:rPr>
              <w:rFonts w:ascii="Times New Roman" w:hAnsi="Times New Roman" w:cs="Times New Roman"/>
              <w:lang w:val="en-US"/>
            </w:rPr>
            <w:t>the calculations are in real numbers</w:t>
          </w:r>
          <w:r w:rsidR="008B738D" w:rsidRPr="00C16A75">
            <w:rPr>
              <w:rFonts w:ascii="Times New Roman" w:hAnsi="Times New Roman" w:cs="Times New Roman"/>
              <w:lang w:val="en-US"/>
            </w:rPr>
            <w:t xml:space="preserve"> </w:t>
          </w:r>
          <w:r w:rsidR="009D6E2B" w:rsidRPr="00C16A75">
            <w:rPr>
              <w:rFonts w:ascii="Times New Roman" w:hAnsi="Times New Roman" w:cs="Times New Roman"/>
              <w:lang w:val="en-US"/>
            </w:rPr>
            <w:t>(</w:t>
          </w:r>
          <w:r w:rsidR="008B738D" w:rsidRPr="00C16A75">
            <w:rPr>
              <w:rFonts w:ascii="Times New Roman" w:hAnsi="Times New Roman" w:cs="Times New Roman"/>
              <w:lang w:val="en-US"/>
            </w:rPr>
            <w:t>as</w:t>
          </w:r>
          <w:r w:rsidR="009D6E2B" w:rsidRPr="00C16A75">
            <w:rPr>
              <w:rFonts w:ascii="Times New Roman" w:hAnsi="Times New Roman" w:cs="Times New Roman"/>
              <w:lang w:val="en-US"/>
            </w:rPr>
            <w:t xml:space="preserve"> in</w:t>
          </w:r>
          <w:r w:rsidR="008B738D" w:rsidRPr="00C16A75">
            <w:rPr>
              <w:rFonts w:ascii="Times New Roman" w:hAnsi="Times New Roman" w:cs="Times New Roman"/>
              <w:lang w:val="en-US"/>
            </w:rPr>
            <w:t xml:space="preserve">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_Ref408439075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32</w:t>
          </w:r>
          <w:r w:rsidR="008B738D" w:rsidRPr="00C16A75">
            <w:rPr>
              <w:rFonts w:ascii="Times New Roman" w:hAnsi="Times New Roman" w:cs="Times New Roman"/>
              <w:lang w:val="en-US"/>
            </w:rPr>
            <w:fldChar w:fldCharType="end"/>
          </w:r>
          <w:r w:rsidR="009D6E2B" w:rsidRPr="00C16A75">
            <w:rPr>
              <w:rFonts w:ascii="Times New Roman" w:hAnsi="Times New Roman" w:cs="Times New Roman"/>
              <w:lang w:val="en-US"/>
            </w:rPr>
            <w:t>)</w:t>
          </w:r>
          <w:r w:rsidR="00525AA0" w:rsidRPr="00C16A75">
            <w:rPr>
              <w:rFonts w:ascii="Times New Roman" w:hAnsi="Times New Roman" w:cs="Times New Roman"/>
              <w:lang w:val="en-US"/>
            </w:rPr>
            <w:t>, the results can be rounded to</w:t>
          </w:r>
          <w:r w:rsidR="009D6E2B" w:rsidRPr="00C16A75">
            <w:rPr>
              <w:rFonts w:ascii="Times New Roman" w:hAnsi="Times New Roman" w:cs="Times New Roman"/>
              <w:lang w:val="en-US"/>
            </w:rPr>
            <w:t xml:space="preserve"> </w:t>
          </w:r>
          <w:r w:rsidR="00525AA0" w:rsidRPr="00C16A75">
            <w:rPr>
              <w:rFonts w:ascii="Times New Roman" w:hAnsi="Times New Roman" w:cs="Times New Roman"/>
              <w:lang w:val="en-US"/>
            </w:rPr>
            <w:t xml:space="preserve">integers quite </w:t>
          </w:r>
          <w:r w:rsidR="009D6E2B" w:rsidRPr="00C16A75">
            <w:rPr>
              <w:rFonts w:ascii="Times New Roman" w:hAnsi="Times New Roman" w:cs="Times New Roman"/>
              <w:lang w:val="en-US"/>
            </w:rPr>
            <w:t>easily</w:t>
          </w:r>
          <w:r w:rsidR="00525AA0" w:rsidRPr="00C16A75">
            <w:rPr>
              <w:rFonts w:ascii="Times New Roman" w:hAnsi="Times New Roman" w:cs="Times New Roman"/>
              <w:lang w:val="en-US"/>
            </w:rPr>
            <w:t xml:space="preserve">. </w:t>
          </w:r>
          <w:r w:rsidR="009D6E2B" w:rsidRPr="00C16A75">
            <w:rPr>
              <w:rFonts w:ascii="Times New Roman" w:hAnsi="Times New Roman" w:cs="Times New Roman"/>
              <w:lang w:val="en-US"/>
            </w:rPr>
            <w:t>T</w:t>
          </w:r>
          <w:r w:rsidR="00FE535E" w:rsidRPr="00C16A75">
            <w:rPr>
              <w:rFonts w:ascii="Times New Roman" w:hAnsi="Times New Roman" w:cs="Times New Roman"/>
              <w:lang w:val="en-US"/>
            </w:rPr>
            <w:t xml:space="preserve">he number of cells </w:t>
          </w:r>
          <w:r w:rsidR="00535F87" w:rsidRPr="00C16A75">
            <w:rPr>
              <w:rFonts w:ascii="Times New Roman" w:hAnsi="Times New Roman" w:cs="Times New Roman"/>
              <w:lang w:val="en-US"/>
            </w:rPr>
            <w:t>is</w:t>
          </w:r>
          <w:r w:rsidR="00FE535E" w:rsidRPr="00C16A75">
            <w:rPr>
              <w:rFonts w:ascii="Times New Roman" w:hAnsi="Times New Roman" w:cs="Times New Roman"/>
              <w:lang w:val="en-US"/>
            </w:rPr>
            <w:t xml:space="preserve"> typically very high and this approximation</w:t>
          </w:r>
          <w:r w:rsidR="009D6E2B" w:rsidRPr="00C16A75">
            <w:rPr>
              <w:rFonts w:ascii="Times New Roman" w:hAnsi="Times New Roman" w:cs="Times New Roman"/>
              <w:lang w:val="en-US"/>
            </w:rPr>
            <w:t xml:space="preserve">, alongside </w:t>
          </w:r>
          <w:r w:rsidR="00FE535E" w:rsidRPr="00C16A75">
            <w:rPr>
              <w:rFonts w:ascii="Times New Roman" w:hAnsi="Times New Roman" w:cs="Times New Roman"/>
              <w:lang w:val="en-US"/>
            </w:rPr>
            <w:t>floating point numbers</w:t>
          </w:r>
          <w:r w:rsidR="009D6E2B" w:rsidRPr="00C16A75">
            <w:rPr>
              <w:rFonts w:ascii="Times New Roman" w:hAnsi="Times New Roman" w:cs="Times New Roman"/>
              <w:lang w:val="en-US"/>
            </w:rPr>
            <w:t>,</w:t>
          </w:r>
          <w:r w:rsidR="00FE535E" w:rsidRPr="00C16A75">
            <w:rPr>
              <w:rFonts w:ascii="Times New Roman" w:hAnsi="Times New Roman" w:cs="Times New Roman"/>
              <w:lang w:val="en-US"/>
            </w:rPr>
            <w:t xml:space="preserve"> </w:t>
          </w:r>
          <w:r w:rsidR="009D6E2B" w:rsidRPr="00C16A75">
            <w:rPr>
              <w:rFonts w:ascii="Times New Roman" w:hAnsi="Times New Roman" w:cs="Times New Roman"/>
              <w:lang w:val="en-US"/>
            </w:rPr>
            <w:t xml:space="preserve">is able to </w:t>
          </w:r>
          <w:r w:rsidR="00FE535E" w:rsidRPr="00C16A75">
            <w:rPr>
              <w:rFonts w:ascii="Times New Roman" w:hAnsi="Times New Roman" w:cs="Times New Roman"/>
              <w:lang w:val="en-US"/>
            </w:rPr>
            <w:t xml:space="preserve">count any </w:t>
          </w:r>
          <w:r w:rsidR="009D6E2B" w:rsidRPr="00C16A75">
            <w:rPr>
              <w:rFonts w:ascii="Times New Roman" w:hAnsi="Times New Roman" w:cs="Times New Roman"/>
              <w:lang w:val="en-US"/>
            </w:rPr>
            <w:t xml:space="preserve">large </w:t>
          </w:r>
          <w:r w:rsidR="00FE535E" w:rsidRPr="00C16A75">
            <w:rPr>
              <w:rFonts w:ascii="Times New Roman" w:hAnsi="Times New Roman" w:cs="Times New Roman"/>
              <w:lang w:val="en-US"/>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3F23E5C5" w14:textId="77777777" w:rsidTr="000476D7">
            <w:trPr>
              <w:trHeight w:val="823"/>
            </w:trPr>
            <w:tc>
              <w:tcPr>
                <w:tcW w:w="7230" w:type="dxa"/>
                <w:vAlign w:val="center"/>
              </w:tcPr>
              <w:p w14:paraId="22196945" w14:textId="380DE39A"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m:t>
                    </m:r>
                    <m:r>
                      <w:rPr>
                        <w:rFonts w:ascii="Cambria Math" w:hAnsi="Cambria Math" w:cs="Times New Roman"/>
                        <w:lang w:val="en-US"/>
                      </w:rPr>
                      <m: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m:t>
                        </m:r>
                        <m:r>
                          <w:rPr>
                            <w:rFonts w:ascii="Cambria Math" w:hAnsi="Cambria Math" w:cs="Times New Roman"/>
                            <w:lang w:val="en-US"/>
                          </w:rPr>
                          <m:t>sz</m:t>
                        </m:r>
                      </m:e>
                    </m:nary>
                  </m:oMath>
                </m:oMathPara>
              </w:p>
            </w:tc>
            <w:tc>
              <w:tcPr>
                <w:tcW w:w="1165" w:type="dxa"/>
                <w:vAlign w:val="center"/>
              </w:tcPr>
              <w:p w14:paraId="43E83AC8" w14:textId="3413BF85" w:rsidR="004B19E9" w:rsidRPr="00C16A75" w:rsidRDefault="004B19E9" w:rsidP="009647B0">
                <w:pPr>
                  <w:pStyle w:val="Titulek"/>
                  <w:spacing w:after="0"/>
                  <w:jc w:val="both"/>
                  <w:rPr>
                    <w:rFonts w:ascii="Times New Roman" w:hAnsi="Times New Roman" w:cs="Times New Roman"/>
                    <w:lang w:val="en-US"/>
                  </w:rPr>
                </w:pPr>
                <w:bookmarkStart w:id="182" w:name="_Ref408439075"/>
                <w:bookmarkStart w:id="183" w:name="_Ref40944277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32</w:t>
                </w:r>
                <w:r w:rsidRPr="00C16A75">
                  <w:rPr>
                    <w:rFonts w:ascii="Times New Roman" w:hAnsi="Times New Roman" w:cs="Times New Roman"/>
                    <w:lang w:val="en-US"/>
                  </w:rPr>
                  <w:fldChar w:fldCharType="end"/>
                </w:r>
                <w:bookmarkEnd w:id="182"/>
                <w:r w:rsidR="009D6E2B" w:rsidRPr="00C16A75">
                  <w:rPr>
                    <w:rFonts w:ascii="Times New Roman" w:hAnsi="Times New Roman" w:cs="Times New Roman"/>
                    <w:lang w:val="en-US"/>
                  </w:rPr>
                  <w:t>:</w:t>
                </w:r>
                <w:r w:rsidR="00D823CA" w:rsidRPr="00C16A75">
                  <w:rPr>
                    <w:rFonts w:ascii="Times New Roman" w:hAnsi="Times New Roman" w:cs="Times New Roman"/>
                    <w:lang w:val="en-US"/>
                  </w:rPr>
                  <w:t xml:space="preserve"> Population</w:t>
                </w:r>
                <w:bookmarkEnd w:id="183"/>
                <w:r w:rsidR="009D6E2B" w:rsidRPr="00C16A75">
                  <w:rPr>
                    <w:rFonts w:ascii="Times New Roman" w:hAnsi="Times New Roman" w:cs="Times New Roman"/>
                    <w:lang w:val="en-US"/>
                  </w:rPr>
                  <w:t>.</w:t>
                </w:r>
              </w:p>
            </w:tc>
          </w:tr>
        </w:tbl>
        <w:p w14:paraId="5F328B9C" w14:textId="5DC5ED16" w:rsidR="00FE535E" w:rsidRPr="00C16A75" w:rsidRDefault="001E6AAF" w:rsidP="009647B0">
          <w:pPr>
            <w:spacing w:before="240"/>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24096" behindDoc="1" locked="0" layoutInCell="1" allowOverlap="1" wp14:anchorId="78F76506" wp14:editId="1F88767B">
                <wp:simplePos x="0" y="0"/>
                <wp:positionH relativeFrom="column">
                  <wp:posOffset>-793750</wp:posOffset>
                </wp:positionH>
                <wp:positionV relativeFrom="paragraph">
                  <wp:posOffset>353060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C16A75">
            <w:rPr>
              <w:rFonts w:ascii="Times New Roman" w:hAnsi="Times New Roman" w:cs="Times New Roman"/>
              <w:lang w:val="en-US"/>
            </w:rPr>
            <w:t xml:space="preserve">The number of members is called </w:t>
          </w:r>
          <w:r w:rsidR="003D7E4C">
            <w:rPr>
              <w:rFonts w:ascii="Times New Roman" w:hAnsi="Times New Roman" w:cs="Times New Roman"/>
              <w:i/>
              <w:lang w:val="en-US"/>
            </w:rPr>
            <w:t>sz</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An </w:t>
          </w:r>
          <w:r w:rsidR="00657D7F" w:rsidRPr="00C16A75">
            <w:rPr>
              <w:rFonts w:ascii="Times New Roman" w:hAnsi="Times New Roman" w:cs="Times New Roman"/>
              <w:lang w:val="en-US"/>
            </w:rPr>
            <w:t xml:space="preserve">increase or decrease </w:t>
          </w:r>
          <w:r w:rsidR="00833EA0" w:rsidRPr="00C16A75">
            <w:rPr>
              <w:rFonts w:ascii="Times New Roman" w:hAnsi="Times New Roman" w:cs="Times New Roman"/>
              <w:lang w:val="en-US"/>
            </w:rPr>
            <w:t xml:space="preserve">in </w:t>
          </w:r>
          <w:r w:rsidR="00657D7F" w:rsidRPr="00C16A75">
            <w:rPr>
              <w:rFonts w:ascii="Times New Roman" w:hAnsi="Times New Roman" w:cs="Times New Roman"/>
              <w:lang w:val="en-US"/>
            </w:rPr>
            <w:t xml:space="preserve">members is </w:t>
          </w:r>
          <w:r w:rsidR="00FE535E" w:rsidRPr="00C16A75">
            <w:rPr>
              <w:rFonts w:ascii="Times New Roman" w:hAnsi="Times New Roman" w:cs="Times New Roman"/>
              <w:lang w:val="en-US"/>
            </w:rPr>
            <w:t xml:space="preserve">called </w:t>
          </w:r>
          <w:r w:rsidR="003D7E4C">
            <w:rPr>
              <w:rFonts w:ascii="Times New Roman" w:hAnsi="Times New Roman" w:cs="Times New Roman"/>
              <w:lang w:val="en-US"/>
            </w:rPr>
            <w:t xml:space="preserve">population </w:t>
          </w:r>
          <w:proofErr w:type="gramStart"/>
          <w:r w:rsidR="003D7E4C">
            <w:rPr>
              <w:rFonts w:ascii="Times New Roman" w:hAnsi="Times New Roman" w:cs="Times New Roman"/>
              <w:lang w:val="en-US"/>
            </w:rPr>
            <w:t xml:space="preserve">change </w:t>
          </w:r>
          <w:proofErr w:type="gramEnd"/>
          <m:oMath>
            <m:r>
              <w:rPr>
                <w:rFonts w:ascii="Cambria Math" w:hAnsi="Cambria Math" w:cs="Times New Roman"/>
                <w:lang w:val="en-US"/>
              </w:rPr>
              <m:t>∂</m:t>
            </m:r>
            <m:r>
              <w:rPr>
                <w:rFonts w:ascii="Cambria Math" w:hAnsi="Cambria Math" w:cs="Times New Roman"/>
                <w:lang w:val="en-US"/>
              </w:rPr>
              <m:t>sz</m:t>
            </m:r>
          </m:oMath>
          <w:r w:rsidR="00FE535E" w:rsidRPr="00C16A75">
            <w:rPr>
              <w:rFonts w:ascii="Times New Roman" w:hAnsi="Times New Roman" w:cs="Times New Roman"/>
              <w:i/>
              <w:lang w:val="en-US"/>
            </w:rPr>
            <w:t>.</w:t>
          </w:r>
          <w:r w:rsidR="00535F87"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One type of cell is generally selected as representing the </w:t>
          </w:r>
          <w:r w:rsidR="00535F87" w:rsidRPr="00C16A75">
            <w:rPr>
              <w:rFonts w:ascii="Times New Roman" w:hAnsi="Times New Roman" w:cs="Times New Roman"/>
              <w:lang w:val="en-US"/>
            </w:rPr>
            <w:t>population</w:t>
          </w:r>
          <w:r w:rsidR="00833EA0" w:rsidRPr="00C16A75">
            <w:rPr>
              <w:rFonts w:ascii="Times New Roman" w:hAnsi="Times New Roman" w:cs="Times New Roman"/>
              <w:lang w:val="en-US"/>
            </w:rPr>
            <w:t>; f</w:t>
          </w:r>
          <w:r w:rsidR="00657D7F" w:rsidRPr="00C16A75">
            <w:rPr>
              <w:rFonts w:ascii="Times New Roman" w:hAnsi="Times New Roman" w:cs="Times New Roman"/>
              <w:lang w:val="en-US"/>
            </w:rPr>
            <w:t>or example</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red </w:t>
          </w:r>
          <w:r w:rsidR="00371355" w:rsidRPr="00C16A75">
            <w:rPr>
              <w:rFonts w:ascii="Times New Roman" w:hAnsi="Times New Roman" w:cs="Times New Roman"/>
              <w:lang w:val="en-US"/>
            </w:rPr>
            <w:t xml:space="preserve">blood </w:t>
          </w:r>
          <w:r w:rsidR="00657D7F" w:rsidRPr="00C16A75">
            <w:rPr>
              <w:rFonts w:ascii="Times New Roman" w:hAnsi="Times New Roman" w:cs="Times New Roman"/>
              <w:lang w:val="en-US"/>
            </w:rPr>
            <w:t xml:space="preserve">cells, which are produced by erythropoiesis in bone marrow. </w:t>
          </w:r>
          <w:r w:rsidR="00833EA0" w:rsidRPr="00C16A75">
            <w:rPr>
              <w:rFonts w:ascii="Times New Roman" w:hAnsi="Times New Roman" w:cs="Times New Roman"/>
              <w:lang w:val="en-US"/>
            </w:rPr>
            <w:t>Furthermore</w:t>
          </w:r>
          <w:r w:rsidR="00657D7F" w:rsidRPr="00C16A75">
            <w:rPr>
              <w:rFonts w:ascii="Times New Roman" w:hAnsi="Times New Roman" w:cs="Times New Roman"/>
              <w:lang w:val="en-US"/>
            </w:rPr>
            <w:t xml:space="preserve">, as </w:t>
          </w:r>
          <w:r w:rsidR="00833EA0" w:rsidRPr="00C16A75">
            <w:rPr>
              <w:rFonts w:ascii="Times New Roman" w:hAnsi="Times New Roman" w:cs="Times New Roman"/>
              <w:lang w:val="en-US"/>
            </w:rPr>
            <w:t xml:space="preserve">a </w:t>
          </w:r>
          <w:r w:rsidR="00657D7F" w:rsidRPr="00C16A75">
            <w:rPr>
              <w:rFonts w:ascii="Times New Roman" w:hAnsi="Times New Roman" w:cs="Times New Roman"/>
              <w:lang w:val="en-US"/>
            </w:rPr>
            <w:t>population can be implemented</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so can one</w:t>
          </w:r>
          <w:r w:rsidR="00657D7F" w:rsidRPr="00C16A75">
            <w:rPr>
              <w:rFonts w:ascii="Times New Roman" w:hAnsi="Times New Roman" w:cs="Times New Roman"/>
              <w:lang w:val="en-US"/>
            </w:rPr>
            <w:t xml:space="preserve"> phase of cell maturation, differentiation or reproduction, </w:t>
          </w:r>
          <w:r w:rsidR="00833EA0" w:rsidRPr="00C16A75">
            <w:rPr>
              <w:rFonts w:ascii="Times New Roman" w:hAnsi="Times New Roman" w:cs="Times New Roman"/>
              <w:lang w:val="en-US"/>
            </w:rPr>
            <w:t xml:space="preserve">in which </w:t>
          </w:r>
          <w:r w:rsidR="00657D7F" w:rsidRPr="00C16A75">
            <w:rPr>
              <w:rFonts w:ascii="Times New Roman" w:hAnsi="Times New Roman" w:cs="Times New Roman"/>
              <w:lang w:val="en-US"/>
            </w:rPr>
            <w:t>the properties</w:t>
          </w:r>
          <w:r w:rsidR="00D21288"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that </w:t>
          </w:r>
          <w:r w:rsidR="00D21288" w:rsidRPr="00C16A75">
            <w:rPr>
              <w:rFonts w:ascii="Times New Roman" w:hAnsi="Times New Roman" w:cs="Times New Roman"/>
              <w:lang w:val="en-US"/>
            </w:rPr>
            <w:t>differentiat</w:t>
          </w:r>
          <w:r w:rsidR="00833EA0" w:rsidRPr="00C16A75">
            <w:rPr>
              <w:rFonts w:ascii="Times New Roman" w:hAnsi="Times New Roman" w:cs="Times New Roman"/>
              <w:lang w:val="en-US"/>
            </w:rPr>
            <w:t>e</w:t>
          </w:r>
          <w:r w:rsidR="00657D7F" w:rsidRPr="00C16A75">
            <w:rPr>
              <w:rFonts w:ascii="Times New Roman" w:hAnsi="Times New Roman" w:cs="Times New Roman"/>
              <w:lang w:val="en-US"/>
            </w:rPr>
            <w:t xml:space="preserve"> these cell</w:t>
          </w:r>
          <w:r w:rsidR="00833EA0" w:rsidRPr="00C16A75">
            <w:rPr>
              <w:rFonts w:ascii="Times New Roman" w:hAnsi="Times New Roman" w:cs="Times New Roman"/>
              <w:lang w:val="en-US"/>
            </w:rPr>
            <w:t>s</w:t>
          </w:r>
          <w:r w:rsidR="00657D7F" w:rsidRPr="00C16A75">
            <w:rPr>
              <w:rFonts w:ascii="Times New Roman" w:hAnsi="Times New Roman" w:cs="Times New Roman"/>
              <w:lang w:val="en-US"/>
            </w:rPr>
            <w:t xml:space="preserve"> from others</w:t>
          </w:r>
          <w:r w:rsidR="00833EA0" w:rsidRPr="00C16A75">
            <w:rPr>
              <w:rFonts w:ascii="Times New Roman" w:hAnsi="Times New Roman" w:cs="Times New Roman"/>
              <w:lang w:val="en-US"/>
            </w:rPr>
            <w:t xml:space="preserve"> exist</w:t>
          </w:r>
          <w:r w:rsidR="00657D7F" w:rsidRPr="00C16A75">
            <w:rPr>
              <w:rFonts w:ascii="Times New Roman" w:hAnsi="Times New Roman" w:cs="Times New Roman"/>
              <w:lang w:val="en-US"/>
            </w:rPr>
            <w:t>.</w:t>
          </w:r>
        </w:p>
        <w:p w14:paraId="3122BFBB" w14:textId="77777777" w:rsidR="004B19E9" w:rsidRPr="00C16A75" w:rsidRDefault="004B19E9" w:rsidP="005D2519">
          <w:pPr>
            <w:jc w:val="both"/>
            <w:rPr>
              <w:rFonts w:ascii="Times New Roman" w:hAnsi="Times New Roman" w:cs="Times New Roman"/>
              <w:lang w:val="en-US"/>
            </w:rPr>
          </w:pPr>
          <w:r w:rsidRPr="00C16A75">
            <w:rPr>
              <w:rFonts w:ascii="Times New Roman" w:hAnsi="Times New Roman" w:cs="Times New Roman"/>
              <w:lang w:val="en-US"/>
            </w:rPr>
            <w:lastRenderedPageBreak/>
            <w:t>Reproduction,</w:t>
          </w:r>
          <w:r w:rsidR="008B738D" w:rsidRPr="00C16A75">
            <w:rPr>
              <w:rFonts w:ascii="Times New Roman" w:hAnsi="Times New Roman" w:cs="Times New Roman"/>
              <w:lang w:val="en-US"/>
            </w:rPr>
            <w:t xml:space="preserve"> </w:t>
          </w:r>
          <w:r w:rsidRPr="00C16A75">
            <w:rPr>
              <w:rFonts w:ascii="Times New Roman" w:hAnsi="Times New Roman" w:cs="Times New Roman"/>
              <w:lang w:val="en-US"/>
            </w:rPr>
            <w:t>mortality and stream</w:t>
          </w:r>
          <w:r w:rsidR="008B738D" w:rsidRPr="00C16A75">
            <w:rPr>
              <w:rFonts w:ascii="Times New Roman" w:hAnsi="Times New Roman" w:cs="Times New Roman"/>
              <w:lang w:val="en-US"/>
            </w:rPr>
            <w:t xml:space="preserve"> are represented by the same equation. The main idea is</w:t>
          </w:r>
          <w:r w:rsidR="00833EA0" w:rsidRPr="00C16A75">
            <w:rPr>
              <w:rFonts w:ascii="Times New Roman" w:hAnsi="Times New Roman" w:cs="Times New Roman"/>
              <w:lang w:val="en-US"/>
            </w:rPr>
            <w:t xml:space="preserve"> the</w:t>
          </w:r>
          <w:r w:rsidR="008B738D" w:rsidRPr="00C16A75">
            <w:rPr>
              <w:rFonts w:ascii="Times New Roman" w:hAnsi="Times New Roman" w:cs="Times New Roman"/>
              <w:lang w:val="en-US"/>
            </w:rPr>
            <w:t xml:space="preserve"> proportional dependence of population change on population size</w:t>
          </w:r>
          <w:r w:rsidR="00833EA0" w:rsidRPr="00C16A75">
            <w:rPr>
              <w:rFonts w:ascii="Times New Roman" w:hAnsi="Times New Roman" w:cs="Times New Roman"/>
              <w:lang w:val="en-US"/>
            </w:rPr>
            <w:t>,</w:t>
          </w:r>
          <w:r w:rsidR="008B738D" w:rsidRPr="00C16A75">
            <w:rPr>
              <w:rFonts w:ascii="Times New Roman" w:hAnsi="Times New Roman" w:cs="Times New Roman"/>
              <w:lang w:val="en-US"/>
            </w:rPr>
            <w:t xml:space="preserve"> as expressed </w:t>
          </w:r>
          <w:r w:rsidR="00833EA0" w:rsidRPr="00C16A75">
            <w:rPr>
              <w:rFonts w:ascii="Times New Roman" w:hAnsi="Times New Roman" w:cs="Times New Roman"/>
              <w:lang w:val="en-US"/>
            </w:rPr>
            <w:t xml:space="preserve">in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_Ref408439213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33</w:t>
          </w:r>
          <w:r w:rsidR="008B738D" w:rsidRPr="00C16A75">
            <w:rPr>
              <w:rFonts w:ascii="Times New Roman" w:hAnsi="Times New Roman" w:cs="Times New Roman"/>
              <w:lang w:val="en-US"/>
            </w:rPr>
            <w:fldChar w:fldCharType="end"/>
          </w:r>
          <w:r w:rsidR="008B738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098033FE" w14:textId="77777777" w:rsidTr="000476D7">
            <w:trPr>
              <w:trHeight w:val="823"/>
            </w:trPr>
            <w:tc>
              <w:tcPr>
                <w:tcW w:w="7230" w:type="dxa"/>
                <w:vAlign w:val="center"/>
              </w:tcPr>
              <w:p w14:paraId="1D223D88" w14:textId="685F7858"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m:t>
                    </m:r>
                    <m:r>
                      <w:rPr>
                        <w:rFonts w:ascii="Cambria Math" w:hAnsi="Cambria Math" w:cs="Times New Roman"/>
                        <w:lang w:val="en-US"/>
                      </w:rPr>
                      <m:t>sz</m:t>
                    </m:r>
                    <m:r>
                      <w:rPr>
                        <w:rFonts w:ascii="Cambria Math" w:hAnsi="Cambria Math" w:cs="Times New Roman"/>
                        <w:lang w:val="en-US"/>
                      </w:rPr>
                      <m:t>=</m:t>
                    </m:r>
                    <m:r>
                      <w:rPr>
                        <w:rFonts w:ascii="Cambria Math" w:hAnsi="Cambria Math" w:cs="Times New Roman"/>
                        <w:lang w:val="en-US"/>
                      </w:rPr>
                      <m:t>∂</m:t>
                    </m:r>
                    <m:r>
                      <w:rPr>
                        <w:rFonts w:ascii="Cambria Math" w:hAnsi="Cambria Math" w:cs="Times New Roman"/>
                        <w:lang w:val="en-US"/>
                      </w:rPr>
                      <m:t>szpm</m:t>
                    </m:r>
                    <m:r>
                      <w:rPr>
                        <w:rFonts w:ascii="Cambria Math" w:hAnsi="Cambria Math" w:cs="Times New Roman"/>
                        <w:lang w:val="en-US"/>
                      </w:rPr>
                      <m:t>*</m:t>
                    </m:r>
                    <m:r>
                      <w:rPr>
                        <w:rFonts w:ascii="Cambria Math" w:hAnsi="Cambria Math" w:cs="Times New Roman"/>
                        <w:lang w:val="en-US"/>
                      </w:rPr>
                      <m:t>sz</m:t>
                    </m:r>
                  </m:oMath>
                </m:oMathPara>
              </w:p>
            </w:tc>
            <w:tc>
              <w:tcPr>
                <w:tcW w:w="1165" w:type="dxa"/>
                <w:vAlign w:val="center"/>
              </w:tcPr>
              <w:p w14:paraId="459F40A8" w14:textId="03B01D01" w:rsidR="004B19E9" w:rsidRPr="00C16A75" w:rsidRDefault="004B19E9" w:rsidP="009647B0">
                <w:pPr>
                  <w:pStyle w:val="Titulek"/>
                  <w:spacing w:after="0"/>
                  <w:jc w:val="both"/>
                  <w:rPr>
                    <w:rFonts w:ascii="Times New Roman" w:hAnsi="Times New Roman" w:cs="Times New Roman"/>
                    <w:lang w:val="en-US"/>
                  </w:rPr>
                </w:pPr>
                <w:bookmarkStart w:id="184" w:name="_Ref408439213"/>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33</w:t>
                </w:r>
                <w:r w:rsidRPr="00C16A75">
                  <w:rPr>
                    <w:rFonts w:ascii="Times New Roman" w:hAnsi="Times New Roman" w:cs="Times New Roman"/>
                    <w:lang w:val="en-US"/>
                  </w:rPr>
                  <w:fldChar w:fldCharType="end"/>
                </w:r>
                <w:bookmarkEnd w:id="184"/>
                <w:r w:rsidR="00833EA0" w:rsidRPr="00C16A75">
                  <w:rPr>
                    <w:rFonts w:ascii="Times New Roman" w:hAnsi="Times New Roman" w:cs="Times New Roman"/>
                    <w:lang w:val="en-US"/>
                  </w:rPr>
                  <w:t>:</w:t>
                </w:r>
                <w:r w:rsidR="00D823CA" w:rsidRPr="00C16A75">
                  <w:rPr>
                    <w:rFonts w:ascii="Times New Roman" w:hAnsi="Times New Roman" w:cs="Times New Roman"/>
                    <w:lang w:val="en-US"/>
                  </w:rPr>
                  <w:t xml:space="preserve"> Change</w:t>
                </w:r>
                <w:r w:rsidR="00833EA0" w:rsidRPr="00C16A75">
                  <w:rPr>
                    <w:rFonts w:ascii="Times New Roman" w:hAnsi="Times New Roman" w:cs="Times New Roman"/>
                    <w:lang w:val="en-US"/>
                  </w:rPr>
                  <w:t>.</w:t>
                </w:r>
              </w:p>
            </w:tc>
          </w:tr>
        </w:tbl>
        <w:p w14:paraId="4FD38294" w14:textId="351F11DD" w:rsidR="009647B0" w:rsidRPr="00C16A75" w:rsidRDefault="008B738D" w:rsidP="009647B0">
          <w:pPr>
            <w:spacing w:before="240"/>
            <w:jc w:val="both"/>
            <w:rPr>
              <w:rStyle w:val="Znaknadpisu1"/>
              <w:rFonts w:ascii="Times New Roman" w:hAnsi="Times New Roman" w:cs="Times New Roman"/>
              <w:b/>
              <w:bCs/>
              <w:smallCaps/>
              <w:color w:val="auto"/>
            </w:rPr>
          </w:pPr>
          <w:r w:rsidRPr="00C16A75">
            <w:rPr>
              <w:rFonts w:ascii="Times New Roman" w:hAnsi="Times New Roman" w:cs="Times New Roman"/>
              <w:lang w:val="en-US"/>
            </w:rPr>
            <w:t xml:space="preserve">The parameter </w:t>
          </w:r>
          <m:oMath>
            <m:r>
              <w:rPr>
                <w:rFonts w:ascii="Cambria Math" w:hAnsi="Cambria Math" w:cs="Times New Roman"/>
                <w:lang w:val="en-US"/>
              </w:rPr>
              <m:t>∂</m:t>
            </m:r>
            <m:r>
              <w:rPr>
                <w:rFonts w:ascii="Cambria Math" w:hAnsi="Cambria Math" w:cs="Times New Roman"/>
                <w:lang w:val="en-US"/>
              </w:rPr>
              <m:t>szpm</m:t>
            </m:r>
          </m:oMath>
          <w:r w:rsidRPr="00C16A75">
            <w:rPr>
              <w:rFonts w:ascii="Times New Roman" w:hAnsi="Times New Roman" w:cs="Times New Roman"/>
              <w:lang w:val="en-US"/>
            </w:rPr>
            <w:t xml:space="preserve"> </w:t>
          </w:r>
          <w:r w:rsidR="00985282">
            <w:rPr>
              <w:rFonts w:ascii="Times New Roman" w:hAnsi="Times New Roman" w:cs="Times New Roman"/>
              <w:lang w:val="en-US"/>
            </w:rPr>
            <w:t xml:space="preserve">(change of population per its one member) </w:t>
          </w:r>
          <w:r w:rsidRPr="00C16A75">
            <w:rPr>
              <w:rFonts w:ascii="Times New Roman" w:hAnsi="Times New Roman" w:cs="Times New Roman"/>
              <w:lang w:val="en-US"/>
            </w:rPr>
            <w:t xml:space="preserve">can be recalculated from lifetime or half-life, where </w:t>
          </w:r>
          <w:r w:rsidRPr="00C16A75">
            <w:rPr>
              <w:rFonts w:ascii="Times New Roman" w:hAnsi="Times New Roman" w:cs="Times New Roman"/>
              <w:i/>
              <w:lang w:val="en-US"/>
            </w:rPr>
            <w:t xml:space="preserve">lifetime = </w:t>
          </w:r>
          <w:proofErr w:type="gramStart"/>
          <w:r w:rsidRPr="00C16A75">
            <w:rPr>
              <w:rFonts w:ascii="Times New Roman" w:hAnsi="Times New Roman" w:cs="Times New Roman"/>
              <w:i/>
              <w:lang w:val="en-US"/>
            </w:rPr>
            <w:t>ln(</w:t>
          </w:r>
          <w:proofErr w:type="gramEnd"/>
          <w:r w:rsidRPr="00C16A75">
            <w:rPr>
              <w:rFonts w:ascii="Times New Roman" w:hAnsi="Times New Roman" w:cs="Times New Roman"/>
              <w:i/>
              <w:lang w:val="en-US"/>
            </w:rPr>
            <w:t>2)*half-life</w:t>
          </w:r>
          <w:r w:rsidRPr="00C16A75">
            <w:rPr>
              <w:rFonts w:ascii="Times New Roman" w:hAnsi="Times New Roman" w:cs="Times New Roman"/>
              <w:lang w:val="en-US"/>
            </w:rPr>
            <w:t xml:space="preserve"> and </w:t>
          </w:r>
          <m:oMath>
            <m:r>
              <w:rPr>
                <w:rFonts w:ascii="Cambria Math" w:hAnsi="Cambria Math" w:cs="Times New Roman"/>
                <w:lang w:val="en-US"/>
              </w:rPr>
              <m:t>∂</m:t>
            </m:r>
            <m:r>
              <w:rPr>
                <w:rFonts w:ascii="Cambria Math" w:hAnsi="Cambria Math" w:cs="Times New Roman"/>
                <w:lang w:val="en-US"/>
              </w:rPr>
              <m:t>szpm</m:t>
            </m:r>
          </m:oMath>
          <w:r w:rsidRPr="00C16A75">
            <w:rPr>
              <w:rFonts w:ascii="Times New Roman" w:hAnsi="Times New Roman" w:cs="Times New Roman"/>
              <w:i/>
              <w:lang w:val="en-US"/>
            </w:rPr>
            <w:t xml:space="preserve"> = 1/lifetime</w:t>
          </w:r>
          <w:r w:rsidRPr="00C16A75">
            <w:rPr>
              <w:rFonts w:ascii="Times New Roman" w:hAnsi="Times New Roman" w:cs="Times New Roman"/>
              <w:lang w:val="en-US"/>
            </w:rPr>
            <w:t xml:space="preserve">. Even </w:t>
          </w:r>
          <w:r w:rsidR="00833EA0" w:rsidRPr="00C16A75">
            <w:rPr>
              <w:rFonts w:ascii="Times New Roman" w:hAnsi="Times New Roman" w:cs="Times New Roman"/>
              <w:lang w:val="en-US"/>
            </w:rPr>
            <w:t xml:space="preserve">though these </w:t>
          </w:r>
          <w:r w:rsidRPr="00C16A75">
            <w:rPr>
              <w:rFonts w:ascii="Times New Roman" w:hAnsi="Times New Roman" w:cs="Times New Roman"/>
              <w:lang w:val="en-US"/>
            </w:rPr>
            <w:t xml:space="preserve">conditions and behavior </w:t>
          </w:r>
          <w:r w:rsidR="00833EA0" w:rsidRPr="00C16A75">
            <w:rPr>
              <w:rFonts w:ascii="Times New Roman" w:hAnsi="Times New Roman" w:cs="Times New Roman"/>
              <w:lang w:val="en-US"/>
            </w:rPr>
            <w:t>has been</w:t>
          </w:r>
          <w:r w:rsidRPr="00C16A75">
            <w:rPr>
              <w:rFonts w:ascii="Times New Roman" w:hAnsi="Times New Roman" w:cs="Times New Roman"/>
              <w:lang w:val="en-US"/>
            </w:rPr>
            <w:t xml:space="preserve"> simplified</w:t>
          </w:r>
          <w:r w:rsidR="009536B4" w:rsidRPr="00C16A75">
            <w:rPr>
              <w:rFonts w:ascii="Times New Roman" w:hAnsi="Times New Roman" w:cs="Times New Roman"/>
              <w:lang w:val="en-US"/>
            </w:rPr>
            <w:t xml:space="preserve">, </w:t>
          </w:r>
          <w:r w:rsidRPr="00C16A75">
            <w:rPr>
              <w:rFonts w:ascii="Times New Roman" w:hAnsi="Times New Roman" w:cs="Times New Roman"/>
              <w:lang w:val="en-US"/>
            </w:rPr>
            <w:t xml:space="preserve">it can </w:t>
          </w:r>
          <w:r w:rsidR="009536B4" w:rsidRPr="00C16A75">
            <w:rPr>
              <w:rFonts w:ascii="Times New Roman" w:hAnsi="Times New Roman" w:cs="Times New Roman"/>
              <w:lang w:val="en-US"/>
            </w:rPr>
            <w:t xml:space="preserve">nonetheless illustrate the primary </w:t>
          </w:r>
          <w:r w:rsidRPr="00C16A75">
            <w:rPr>
              <w:rFonts w:ascii="Times New Roman" w:hAnsi="Times New Roman" w:cs="Times New Roman"/>
              <w:lang w:val="en-US"/>
            </w:rPr>
            <w:t>trends of dynamic</w:t>
          </w:r>
          <w:r w:rsidR="009536B4" w:rsidRPr="00C16A75">
            <w:rPr>
              <w:rFonts w:ascii="Times New Roman" w:hAnsi="Times New Roman" w:cs="Times New Roman"/>
              <w:lang w:val="en-US"/>
            </w:rPr>
            <w:t>s</w:t>
          </w:r>
          <w:r w:rsidRPr="00C16A75">
            <w:rPr>
              <w:rFonts w:ascii="Times New Roman" w:hAnsi="Times New Roman" w:cs="Times New Roman"/>
              <w:lang w:val="en-US"/>
            </w:rPr>
            <w:t xml:space="preserve"> and can fit the steady states of the system.</w:t>
          </w:r>
          <w:bookmarkStart w:id="185" w:name="_Ref420407558"/>
          <w:bookmarkStart w:id="186" w:name="_Ref420436454"/>
          <w:bookmarkStart w:id="187" w:name="_Toc408844076"/>
          <w:bookmarkStart w:id="188" w:name="_Toc409289291"/>
          <w:bookmarkStart w:id="189" w:name="_Ref411702902"/>
          <w:bookmarkStart w:id="190" w:name="_Ref411730094"/>
          <w:bookmarkStart w:id="191" w:name="_Ref414119805"/>
          <w:bookmarkStart w:id="192" w:name="_Ref414120743"/>
          <w:bookmarkStart w:id="193" w:name="_Toc420288831"/>
          <w:bookmarkStart w:id="194" w:name="_Ref420407591"/>
          <w:r w:rsidR="0040704F" w:rsidRPr="00C16A75">
            <w:rPr>
              <w:rStyle w:val="Znaknadpisu1"/>
              <w:rFonts w:ascii="Times New Roman" w:hAnsi="Times New Roman" w:cs="Times New Roman"/>
              <w:b/>
              <w:bCs/>
              <w:smallCaps/>
              <w:color w:val="auto"/>
            </w:rPr>
            <w:t xml:space="preserve"> </w:t>
          </w:r>
        </w:p>
        <w:p w14:paraId="777EE09B" w14:textId="1D859EC2" w:rsidR="009647B0" w:rsidRPr="00C16A75" w:rsidRDefault="009647B0" w:rsidP="009647B0">
          <w:pPr>
            <w:rPr>
              <w:rStyle w:val="Znaknadpisu1"/>
              <w:rFonts w:ascii="Times New Roman" w:hAnsi="Times New Roman" w:cs="Times New Roman"/>
              <w:b/>
              <w:bCs/>
              <w:smallCaps/>
              <w:color w:val="auto"/>
            </w:rPr>
          </w:pPr>
          <w:r w:rsidRPr="00C16A75">
            <w:rPr>
              <w:rStyle w:val="Znaknadpisu1"/>
              <w:rFonts w:ascii="Times New Roman" w:hAnsi="Times New Roman" w:cs="Times New Roman"/>
              <w:b/>
              <w:bCs/>
              <w:smallCaps/>
              <w:color w:val="auto"/>
            </w:rPr>
            <w:br w:type="page"/>
          </w:r>
          <w:r w:rsidR="00F62D60" w:rsidRPr="00C16A75">
            <w:rPr>
              <w:rStyle w:val="Znaknadpisu1"/>
              <w:rFonts w:ascii="Times New Roman" w:hAnsi="Times New Roman" w:cs="Times New Roman"/>
              <w:b/>
              <w:bCs/>
              <w:smallCaps/>
              <w:color w:val="auto"/>
            </w:rPr>
            <w:lastRenderedPageBreak/>
            <w:br w:type="page"/>
          </w:r>
        </w:p>
      </w:sdtContent>
    </w:sdt>
    <w:bookmarkStart w:id="195" w:name="_Ref421560687" w:displacedByCustomXml="prev"/>
    <w:bookmarkStart w:id="196" w:name="_Ref421560674" w:displacedByCustomXml="prev"/>
    <w:p w14:paraId="68040713" w14:textId="2D1AC832" w:rsidR="00054331" w:rsidRPr="00C16A75" w:rsidRDefault="00054331" w:rsidP="00054331">
      <w:pPr>
        <w:pStyle w:val="Nadpis1"/>
        <w:rPr>
          <w:rStyle w:val="Znaknadpisu1"/>
          <w:rFonts w:ascii="Times New Roman" w:hAnsi="Times New Roman" w:cs="Times New Roman"/>
        </w:rPr>
      </w:pPr>
      <w:bookmarkStart w:id="197" w:name="_Ref421686984"/>
      <w:bookmarkStart w:id="198" w:name="_Ref421687020"/>
      <w:bookmarkStart w:id="199" w:name="_Ref421687048"/>
      <w:bookmarkStart w:id="200" w:name="_Toc421792681"/>
      <w:r w:rsidRPr="00C16A75">
        <w:rPr>
          <w:rStyle w:val="Znaknadpisu1"/>
          <w:rFonts w:ascii="Times New Roman" w:hAnsi="Times New Roman" w:cs="Times New Roman"/>
        </w:rPr>
        <w:lastRenderedPageBreak/>
        <w:t xml:space="preserve">Methods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185"/>
      <w:bookmarkEnd w:id="186"/>
      <w:bookmarkEnd w:id="196"/>
      <w:bookmarkEnd w:id="195"/>
      <w:bookmarkEnd w:id="197"/>
      <w:bookmarkEnd w:id="198"/>
      <w:bookmarkEnd w:id="199"/>
      <w:bookmarkEnd w:id="200"/>
    </w:p>
    <w:p w14:paraId="7D904CB9"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576F0756" w14:textId="7A93F79C" w:rsidR="00054331" w:rsidRPr="00C16A75" w:rsidRDefault="00054331" w:rsidP="009647B0">
      <w:pPr>
        <w:spacing w:after="0"/>
        <w:jc w:val="both"/>
        <w:rPr>
          <w:rFonts w:ascii="Times New Roman" w:hAnsi="Times New Roman" w:cs="Times New Roman"/>
          <w:lang w:val="en-US"/>
        </w:rPr>
      </w:pPr>
      <w:r w:rsidRPr="00C16A75">
        <w:rPr>
          <w:rFonts w:ascii="Times New Roman" w:hAnsi="Times New Roman" w:cs="Times New Roman"/>
          <w:lang w:val="en-US"/>
        </w:rPr>
        <w:t xml:space="preserve">The following exact logical definitions and theorems claim that it is possible to develop by </w:t>
      </w:r>
      <w:r w:rsidRPr="00C16A75">
        <w:rPr>
          <w:rFonts w:ascii="Times New Roman" w:hAnsi="Times New Roman" w:cs="Times New Roman"/>
          <w:i/>
          <w:lang w:val="en-US"/>
        </w:rPr>
        <w:t xml:space="preserve">integration, reduction </w:t>
      </w:r>
      <w:r w:rsidRPr="00C16A75">
        <w:rPr>
          <w:rFonts w:ascii="Times New Roman" w:hAnsi="Times New Roman" w:cs="Times New Roman"/>
          <w:lang w:val="en-US"/>
        </w:rPr>
        <w:t>and</w:t>
      </w:r>
      <w:r w:rsidRPr="00C16A75">
        <w:rPr>
          <w:rFonts w:ascii="Times New Roman" w:hAnsi="Times New Roman" w:cs="Times New Roman"/>
          <w:i/>
          <w:lang w:val="en-US"/>
        </w:rPr>
        <w:t xml:space="preserve"> extension</w:t>
      </w:r>
      <w:r w:rsidRPr="00C16A75">
        <w:rPr>
          <w:rFonts w:ascii="Times New Roman" w:hAnsi="Times New Roman" w:cs="Times New Roman"/>
          <w:lang w:val="en-US"/>
        </w:rPr>
        <w:t xml:space="preserve"> from previous models a model that must be </w:t>
      </w:r>
      <w:r w:rsidRPr="00C16A75">
        <w:rPr>
          <w:rFonts w:ascii="Times New Roman" w:hAnsi="Times New Roman" w:cs="Times New Roman"/>
          <w:i/>
          <w:lang w:val="en-US"/>
        </w:rPr>
        <w:t>at least as good as</w:t>
      </w:r>
      <w:r w:rsidRPr="00C16A75">
        <w:rPr>
          <w:rFonts w:ascii="Times New Roman" w:hAnsi="Times New Roman" w:cs="Times New Roman"/>
          <w:lang w:val="en-US"/>
        </w:rPr>
        <w:t xml:space="preserve"> the previous models. Robustness (the ‘at least as good as’ operator) of the model must take into account all </w:t>
      </w:r>
      <w:r w:rsidRPr="00C16A75">
        <w:rPr>
          <w:rFonts w:ascii="Times New Roman" w:hAnsi="Times New Roman" w:cs="Times New Roman"/>
          <w:i/>
          <w:lang w:val="en-US"/>
        </w:rPr>
        <w:t>real experiments</w:t>
      </w:r>
      <w:r w:rsidRPr="00C16A75">
        <w:rPr>
          <w:rFonts w:ascii="Times New Roman" w:hAnsi="Times New Roman" w:cs="Times New Roman"/>
          <w:lang w:val="en-US"/>
        </w:rPr>
        <w:t xml:space="preserve"> behind the models (the ‘be described’ operator) and the dimensions and size of the </w:t>
      </w:r>
      <w:r w:rsidRPr="00C16A75">
        <w:rPr>
          <w:rFonts w:ascii="Times New Roman" w:hAnsi="Times New Roman" w:cs="Times New Roman"/>
          <w:i/>
          <w:lang w:val="en-US"/>
        </w:rPr>
        <w:t>image</w:t>
      </w:r>
      <w:r w:rsidRPr="00C16A75">
        <w:rPr>
          <w:rFonts w:ascii="Times New Roman" w:hAnsi="Times New Roman" w:cs="Times New Roman"/>
          <w:lang w:val="en-US"/>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C16A75">
        <w:rPr>
          <w:rFonts w:ascii="Times New Roman" w:hAnsi="Times New Roman" w:cs="Times New Roman"/>
          <w:i/>
          <w:lang w:val="en-US"/>
        </w:rPr>
        <w:t>domain</w:t>
      </w:r>
      <w:r w:rsidRPr="00C16A75">
        <w:rPr>
          <w:rFonts w:ascii="Times New Roman" w:hAnsi="Times New Roman" w:cs="Times New Roman"/>
          <w:lang w:val="en-US"/>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 </w:t>
      </w:r>
    </w:p>
    <w:p w14:paraId="7FE85C7C" w14:textId="77777777" w:rsidR="009647B0" w:rsidRPr="00C16A75" w:rsidRDefault="009647B0"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4DD8B99" w14:textId="77777777" w:rsidTr="009647B0">
        <w:trPr>
          <w:trHeight w:val="388"/>
          <w:jc w:val="center"/>
        </w:trPr>
        <w:tc>
          <w:tcPr>
            <w:tcW w:w="4957" w:type="dxa"/>
            <w:tcBorders>
              <w:bottom w:val="nil"/>
            </w:tcBorders>
            <w:vAlign w:val="center"/>
          </w:tcPr>
          <w:p w14:paraId="5979489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Real Experiment</w:t>
            </w:r>
          </w:p>
        </w:tc>
        <w:tc>
          <w:tcPr>
            <w:tcW w:w="3438" w:type="dxa"/>
            <w:tcBorders>
              <w:bottom w:val="nil"/>
            </w:tcBorders>
            <w:vAlign w:val="center"/>
          </w:tcPr>
          <w:p w14:paraId="1CE33E66" w14:textId="64FAA1AF" w:rsidR="00054331" w:rsidRPr="00C16A75" w:rsidRDefault="002C7EC8"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oMath>
            </m:oMathPara>
          </w:p>
        </w:tc>
      </w:tr>
      <w:tr w:rsidR="00054331" w:rsidRPr="00C16A75" w14:paraId="2BDE7E6D" w14:textId="77777777" w:rsidTr="009647B0">
        <w:trPr>
          <w:trHeight w:val="706"/>
          <w:jc w:val="center"/>
        </w:trPr>
        <w:tc>
          <w:tcPr>
            <w:tcW w:w="8395" w:type="dxa"/>
            <w:gridSpan w:val="2"/>
            <w:tcBorders>
              <w:top w:val="single" w:sz="4" w:space="0" w:color="auto"/>
              <w:bottom w:val="single" w:sz="4" w:space="0" w:color="auto"/>
            </w:tcBorders>
            <w:vAlign w:val="center"/>
          </w:tcPr>
          <w:p w14:paraId="52413D6E" w14:textId="1CFFA535" w:rsidR="00054331" w:rsidRPr="00C16A75" w:rsidRDefault="00054331" w:rsidP="00EE5735">
            <w:pPr>
              <w:rPr>
                <w:rFonts w:ascii="Times New Roman" w:hAnsi="Times New Roman" w:cs="Times New Roman"/>
                <w:lang w:val="en-US"/>
              </w:rPr>
            </w:pPr>
            <w:r w:rsidRPr="00C16A75">
              <w:rPr>
                <w:rFonts w:ascii="Times New Roman" w:hAnsi="Times New Roman" w:cs="Times New Roman"/>
                <w:b/>
                <w:i/>
                <w:lang w:val="en-US"/>
              </w:rPr>
              <w:t>Real experiment</w:t>
            </w:r>
            <w:r w:rsidRPr="00C16A75">
              <w:rPr>
                <w:rFonts w:ascii="Times New Roman" w:hAnsi="Times New Roman" w:cs="Times New Roman"/>
                <w:lang w:val="en-US"/>
              </w:rPr>
              <w:t xml:space="preserve"> </w:t>
            </w:r>
            <w:r w:rsidRPr="00C16A75">
              <w:rPr>
                <w:rFonts w:ascii="Times New Roman" w:hAnsi="Times New Roman" w:cs="Times New Roman"/>
                <w:i/>
                <w:lang w:val="en-US"/>
              </w:rPr>
              <w:t>R</w:t>
            </w:r>
            <w:r w:rsidRPr="00C16A75">
              <w:rPr>
                <w:rFonts w:ascii="Times New Roman" w:hAnsi="Times New Roman" w:cs="Times New Roman"/>
                <w:b/>
                <w:i/>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6" w:history="1">
              <w:r w:rsidRPr="00C16A75">
                <w:rPr>
                  <w:rStyle w:val="Hypertextovodkaz"/>
                  <w:rFonts w:ascii="Times New Roman" w:hAnsi="Times New Roman" w:cs="Times New Roman"/>
                  <w:lang w:val="en-US"/>
                </w:rPr>
                <w:t>domain of definition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giving data </w:t>
            </w:r>
            <w:r w:rsidR="00EE5735"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27" w:history="1">
              <w:r w:rsidRPr="00C16A75">
                <w:rPr>
                  <w:rStyle w:val="Hypertextovodkaz"/>
                  <w:rFonts w:ascii="Times New Roman" w:hAnsi="Times New Roman" w:cs="Times New Roman"/>
                  <w:lang w:val="en-US"/>
                </w:rPr>
                <w:t>image 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where for each setting</w:t>
            </w:r>
            <w:r w:rsidRPr="00C16A75">
              <w:rPr>
                <w:rFonts w:ascii="Times New Roman" w:hAnsi="Times New Roman" w:cs="Times New Roman"/>
                <w:b/>
                <w:i/>
                <w:lang w:val="en-US"/>
              </w:rPr>
              <w:t xml:space="preserve"> s</w:t>
            </w:r>
            <w:r w:rsidRPr="00C16A75">
              <w:rPr>
                <w:rFonts w:ascii="Times New Roman" w:hAnsi="Times New Roman" w:cs="Times New Roman"/>
                <w:lang w:val="en-US"/>
              </w:rPr>
              <w:t xml:space="preserve"> is the run of the experiment giving </w:t>
            </w:r>
            <w:r w:rsidR="00EE5735" w:rsidRPr="00C16A75">
              <w:rPr>
                <w:rFonts w:ascii="Times New Roman" w:hAnsi="Times New Roman" w:cs="Times New Roman"/>
                <w:lang w:val="en-US"/>
              </w:rPr>
              <w:t xml:space="preserve">reproducible </w:t>
            </w:r>
            <w:r w:rsidRPr="00C16A75">
              <w:rPr>
                <w:rFonts w:ascii="Times New Roman" w:hAnsi="Times New Roman" w:cs="Times New Roman"/>
                <w:lang w:val="en-US"/>
              </w:rPr>
              <w:t xml:space="preserve">measurable data </w:t>
            </w:r>
            <w:r w:rsidRPr="00C16A75">
              <w:rPr>
                <w:rFonts w:ascii="Times New Roman" w:hAnsi="Times New Roman" w:cs="Times New Roman"/>
                <w:i/>
                <w:lang w:val="en-US"/>
              </w:rPr>
              <w:t>R(s)</w:t>
            </w:r>
            <w:r w:rsidRPr="00C16A75">
              <w:rPr>
                <w:rFonts w:ascii="Times New Roman" w:hAnsi="Times New Roman" w:cs="Times New Roman"/>
                <w:lang w:val="en-US"/>
              </w:rPr>
              <w:t>.</w:t>
            </w:r>
          </w:p>
        </w:tc>
      </w:tr>
      <w:tr w:rsidR="00054331" w:rsidRPr="00C16A75" w14:paraId="7FB66360" w14:textId="77777777" w:rsidTr="009647B0">
        <w:trPr>
          <w:trHeight w:val="546"/>
          <w:jc w:val="center"/>
        </w:trPr>
        <w:tc>
          <w:tcPr>
            <w:tcW w:w="8395" w:type="dxa"/>
            <w:gridSpan w:val="2"/>
            <w:tcBorders>
              <w:top w:val="single" w:sz="4" w:space="0" w:color="auto"/>
            </w:tcBorders>
            <w:vAlign w:val="center"/>
          </w:tcPr>
          <w:p w14:paraId="11A4F0CB" w14:textId="68D06200" w:rsidR="00054331" w:rsidRPr="00C16A75" w:rsidRDefault="00EE5735" w:rsidP="00EE5735">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  ∃!R</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oMath>
            </m:oMathPara>
          </w:p>
        </w:tc>
      </w:tr>
    </w:tbl>
    <w:p w14:paraId="2F2A68CB" w14:textId="3EDFC10F" w:rsidR="009647B0" w:rsidRPr="00C16A75" w:rsidRDefault="00054331" w:rsidP="009647B0">
      <w:pPr>
        <w:spacing w:before="240" w:after="0"/>
        <w:jc w:val="both"/>
        <w:rPr>
          <w:rFonts w:ascii="Times New Roman" w:hAnsi="Times New Roman" w:cs="Times New Roman"/>
          <w:lang w:val="en-US"/>
        </w:rPr>
      </w:pPr>
      <w:r w:rsidRPr="00C16A75">
        <w:rPr>
          <w:rFonts w:ascii="Times New Roman" w:hAnsi="Times New Roman" w:cs="Times New Roman"/>
          <w:lang w:val="en-US"/>
        </w:rPr>
        <w:t xml:space="preserve">Each experiment must be </w:t>
      </w:r>
      <w:hyperlink r:id="rId128" w:history="1">
        <w:r w:rsidRPr="00C16A75">
          <w:rPr>
            <w:rStyle w:val="Hypertextovodkaz"/>
            <w:rFonts w:ascii="Times New Roman" w:hAnsi="Times New Roman" w:cs="Times New Roman"/>
            <w:lang w:val="en-US"/>
          </w:rPr>
          <w:t>reproducible</w:t>
        </w:r>
      </w:hyperlink>
      <w:r w:rsidRPr="00C16A75">
        <w:rPr>
          <w:rFonts w:ascii="Times New Roman" w:hAnsi="Times New Roman" w:cs="Times New Roman"/>
          <w:lang w:val="en-US"/>
        </w:rPr>
        <w:t xml:space="preserve"> with the same output at the same settings and without any other assumed conditions. The range and type of these value settings will determine the domain of the definition. For example, if we have only a parameter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1</w:t>
      </w:r>
      <w:r w:rsidRPr="00C16A75">
        <w:rPr>
          <w:rFonts w:ascii="Times New Roman" w:hAnsi="Times New Roman" w:cs="Times New Roman"/>
          <w:lang w:val="en-US"/>
        </w:rPr>
        <w:t>, which can reach values from 0 to 1, then the domain of the experiment is one-dimensional interval &lt;0</w:t>
      </w:r>
      <w:proofErr w:type="gramStart"/>
      <w:r w:rsidRPr="00C16A75">
        <w:rPr>
          <w:rFonts w:ascii="Times New Roman" w:hAnsi="Times New Roman" w:cs="Times New Roman"/>
          <w:lang w:val="en-US"/>
        </w:rPr>
        <w:t>,1</w:t>
      </w:r>
      <w:proofErr w:type="gramEnd"/>
      <w:r w:rsidRPr="00C16A75">
        <w:rPr>
          <w:rFonts w:ascii="Times New Roman" w:hAnsi="Times New Roman" w:cs="Times New Roman"/>
          <w:lang w:val="en-US"/>
        </w:rPr>
        <w:t>&gt;. Outputs must be handled similarly, for example, as values from -10 to 10 and having image as a one-dimensional interval &lt;</w:t>
      </w:r>
      <w:r w:rsidRPr="00C16A75">
        <w:rPr>
          <w:rFonts w:ascii="Times New Roman" w:hAnsi="Times New Roman" w:cs="Times New Roman"/>
          <w:lang w:val="en-US"/>
        </w:rPr>
        <w:noBreakHyphen/>
        <w:t>10</w:t>
      </w:r>
      <w:proofErr w:type="gramStart"/>
      <w:r w:rsidRPr="00C16A75">
        <w:rPr>
          <w:rFonts w:ascii="Times New Roman" w:hAnsi="Times New Roman" w:cs="Times New Roman"/>
          <w:lang w:val="en-US"/>
        </w:rPr>
        <w:t>,10</w:t>
      </w:r>
      <w:proofErr w:type="gramEnd"/>
      <w:r w:rsidRPr="00C16A75">
        <w:rPr>
          <w:rFonts w:ascii="Times New Roman" w:hAnsi="Times New Roman" w:cs="Times New Roman"/>
          <w:lang w:val="en-US"/>
        </w:rPr>
        <w:t>&gt;. Typically, settings remain constant during the experiment and the data can vary during the experiment i</w:t>
      </w:r>
      <w:r w:rsidR="009647B0" w:rsidRPr="00C16A75">
        <w:rPr>
          <w:rFonts w:ascii="Times New Roman" w:hAnsi="Times New Roman" w:cs="Times New Roman"/>
          <w:lang w:val="en-US"/>
        </w:rPr>
        <w:t>n the form of measured outputs.</w:t>
      </w:r>
    </w:p>
    <w:p w14:paraId="06E27E22" w14:textId="77777777" w:rsidR="009647B0" w:rsidRPr="00C16A75" w:rsidRDefault="009647B0" w:rsidP="009647B0">
      <w:pPr>
        <w:jc w:val="both"/>
        <w:rPr>
          <w:rFonts w:ascii="Times New Roman" w:hAnsi="Times New Roman" w:cs="Times New Roman"/>
          <w:lang w:val="en-US"/>
        </w:rPr>
      </w:pPr>
    </w:p>
    <w:tbl>
      <w:tblPr>
        <w:tblStyle w:val="Mkatabulky1"/>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350AD5BB" w14:textId="77777777" w:rsidTr="009647B0">
        <w:trPr>
          <w:trHeight w:val="388"/>
          <w:jc w:val="center"/>
        </w:trPr>
        <w:tc>
          <w:tcPr>
            <w:tcW w:w="4957" w:type="dxa"/>
            <w:tcBorders>
              <w:bottom w:val="nil"/>
            </w:tcBorders>
            <w:vAlign w:val="center"/>
          </w:tcPr>
          <w:p w14:paraId="7EF3A361"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Default Setting</w:t>
            </w:r>
          </w:p>
        </w:tc>
        <w:tc>
          <w:tcPr>
            <w:tcW w:w="3438" w:type="dxa"/>
            <w:tcBorders>
              <w:bottom w:val="nil"/>
            </w:tcBorders>
            <w:vAlign w:val="center"/>
          </w:tcPr>
          <w:p w14:paraId="63CFC6CF" w14:textId="77777777" w:rsidR="00054331" w:rsidRPr="00C16A75" w:rsidRDefault="002C7EC8" w:rsidP="00C773C2">
            <w:pPr>
              <w:jc w:val="center"/>
              <w:rPr>
                <w:rFonts w:ascii="Times New Roman" w:hAnsi="Times New Roman" w:cs="Times New Roman"/>
                <w:b/>
                <w:lang w:val="en-US"/>
              </w:rPr>
            </w:pPr>
            <m:oMathPara>
              <m:oMath>
                <m:sSubSup>
                  <m:sSubSupPr>
                    <m:ctrlPr>
                      <w:rPr>
                        <w:rFonts w:ascii="Cambria Math" w:eastAsiaTheme="minorHAnsi" w:hAnsi="Cambria Math" w:cs="Times New Roman"/>
                        <w:b/>
                        <w:i/>
                        <w:lang w:val="en-US" w:eastAsia="en-US"/>
                      </w:rPr>
                    </m:ctrlPr>
                  </m:sSubSupPr>
                  <m:e>
                    <m:r>
                      <m:rPr>
                        <m:sty m:val="bi"/>
                      </m:rPr>
                      <w:rPr>
                        <w:rFonts w:ascii="Cambria Math" w:hAnsi="Cambria Math" w:cs="Times New Roman"/>
                        <w:lang w:val="en-US"/>
                      </w:rPr>
                      <m:t>s</m:t>
                    </m:r>
                  </m:e>
                  <m:sub>
                    <m:r>
                      <m:rPr>
                        <m:sty m:val="bi"/>
                      </m:rPr>
                      <w:rPr>
                        <w:rFonts w:ascii="Cambria Math" w:hAnsi="Cambria Math" w:cs="Times New Roman"/>
                        <w:lang w:val="en-US"/>
                      </w:rPr>
                      <m:t>D</m:t>
                    </m:r>
                  </m:sub>
                  <m:sup>
                    <m:r>
                      <m:rPr>
                        <m:sty m:val="bi"/>
                      </m:rPr>
                      <w:rPr>
                        <w:rFonts w:ascii="Cambria Math" w:hAnsi="Cambria Math" w:cs="Times New Roman"/>
                        <w:lang w:val="en-US"/>
                      </w:rPr>
                      <m:t>0</m:t>
                    </m:r>
                  </m:sup>
                </m:sSubSup>
              </m:oMath>
            </m:oMathPara>
          </w:p>
        </w:tc>
      </w:tr>
      <w:tr w:rsidR="00054331" w:rsidRPr="00C16A75" w14:paraId="190DE70C" w14:textId="77777777" w:rsidTr="009647B0">
        <w:trPr>
          <w:trHeight w:val="660"/>
          <w:jc w:val="center"/>
        </w:trPr>
        <w:tc>
          <w:tcPr>
            <w:tcW w:w="8395" w:type="dxa"/>
            <w:gridSpan w:val="2"/>
            <w:tcBorders>
              <w:top w:val="single" w:sz="4" w:space="0" w:color="auto"/>
              <w:bottom w:val="single" w:sz="4" w:space="0" w:color="auto"/>
            </w:tcBorders>
            <w:vAlign w:val="center"/>
          </w:tcPr>
          <w:p w14:paraId="7BB63B4D"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b/>
                <w:i/>
                <w:lang w:val="en-US"/>
              </w:rPr>
              <w:t>Default setting</w:t>
            </w:r>
            <w:r w:rsidRPr="00C16A75">
              <w:rPr>
                <w:rFonts w:ascii="Times New Roman" w:hAnsi="Times New Roman" w:cs="Times New Roman"/>
                <w:lang w:val="en-US"/>
              </w:rPr>
              <w:t xml:space="preserve"> </w:t>
            </w:r>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eastAsia="en-US"/>
              </w:rPr>
              <w:t xml:space="preserve"> </w:t>
            </w:r>
            <w:r w:rsidRPr="00C16A75">
              <w:rPr>
                <w:rFonts w:ascii="Times New Roman" w:hAnsi="Times New Roman" w:cs="Times New Roman"/>
                <w:lang w:val="en-US"/>
              </w:rPr>
              <w:t xml:space="preserve">are fixed values 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which represent the selected state as a set of parameters and inputs for all experiments. </w:t>
            </w:r>
          </w:p>
        </w:tc>
      </w:tr>
      <w:tr w:rsidR="00054331" w:rsidRPr="00C16A75" w14:paraId="5DC93089" w14:textId="77777777" w:rsidTr="009647B0">
        <w:trPr>
          <w:trHeight w:val="546"/>
          <w:jc w:val="center"/>
        </w:trPr>
        <w:tc>
          <w:tcPr>
            <w:tcW w:w="8395" w:type="dxa"/>
            <w:gridSpan w:val="2"/>
            <w:tcBorders>
              <w:top w:val="single" w:sz="4" w:space="0" w:color="auto"/>
            </w:tcBorders>
            <w:vAlign w:val="center"/>
          </w:tcPr>
          <w:p w14:paraId="45656464" w14:textId="77777777" w:rsidR="00054331" w:rsidRPr="00C16A75" w:rsidRDefault="002C7EC8" w:rsidP="00C773C2">
            <w:pPr>
              <w:jc w:val="center"/>
              <w:rPr>
                <w:rFonts w:ascii="Times New Roman" w:hAnsi="Times New Roman" w:cs="Times New Roman"/>
                <w:lang w:val="en-US"/>
              </w:rPr>
            </w:pPr>
            <m:oMathPara>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r>
                  <w:rPr>
                    <w:rFonts w:ascii="Cambria Math" w:hAnsi="Cambria Math" w:cs="Times New Roman"/>
                    <w:lang w:val="en-US"/>
                  </w:rPr>
                  <m:t>∈D</m:t>
                </m:r>
              </m:oMath>
            </m:oMathPara>
          </w:p>
        </w:tc>
      </w:tr>
    </w:tbl>
    <w:p w14:paraId="675E9057" w14:textId="77777777" w:rsidR="00054331" w:rsidRPr="00C16A75" w:rsidRDefault="00054331" w:rsidP="009647B0">
      <w:pPr>
        <w:spacing w:before="240" w:after="0" w:line="240" w:lineRule="auto"/>
        <w:jc w:val="both"/>
        <w:rPr>
          <w:rFonts w:ascii="Times New Roman" w:hAnsi="Times New Roman" w:cs="Times New Roman"/>
          <w:lang w:val="en-US"/>
        </w:rPr>
      </w:pPr>
      <w:r w:rsidRPr="00C16A75">
        <w:rPr>
          <w:rFonts w:ascii="Times New Roman" w:hAnsi="Times New Roman" w:cs="Times New Roman"/>
          <w:lang w:val="en-US"/>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C16A75">
        <w:rPr>
          <w:rFonts w:ascii="Times New Roman" w:hAnsi="Times New Roman" w:cs="Times New Roman"/>
          <w:i/>
          <w:lang w:val="en-US"/>
        </w:rPr>
        <w:t>D</w:t>
      </w:r>
      <w:r w:rsidRPr="00C16A75">
        <w:rPr>
          <w:rFonts w:ascii="Times New Roman" w:hAnsi="Times New Roman" w:cs="Times New Roman"/>
          <w:lang w:val="en-US"/>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lang w:val="en-US"/>
          </w:rPr>
          <m:t>R</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even for long-term experiment </w:t>
      </w:r>
      <w:proofErr w:type="gramStart"/>
      <w:r w:rsidRPr="00C16A75">
        <w:rPr>
          <w:rFonts w:ascii="Times New Roman" w:hAnsi="Times New Roman" w:cs="Times New Roman"/>
          <w:i/>
          <w:lang w:val="en-US"/>
        </w:rPr>
        <w:t>R</w:t>
      </w:r>
      <w:r w:rsidRPr="00C16A75">
        <w:rPr>
          <w:rFonts w:ascii="Times New Roman" w:hAnsi="Times New Roman" w:cs="Times New Roman"/>
          <w:i/>
          <w:vertAlign w:val="superscript"/>
          <w:lang w:val="en-US"/>
        </w:rPr>
        <w:t>(</w:t>
      </w:r>
      <w:proofErr w:type="gramEnd"/>
      <w:r w:rsidRPr="00C16A75">
        <w:rPr>
          <w:rFonts w:ascii="Times New Roman" w:hAnsi="Times New Roman" w:cs="Times New Roman"/>
          <w:i/>
          <w:vertAlign w:val="superscript"/>
          <w:lang w:val="en-US"/>
        </w:rPr>
        <w:t>D,I)</w:t>
      </w:r>
      <w:r w:rsidRPr="00C16A75">
        <w:rPr>
          <w:rFonts w:ascii="Times New Roman" w:hAnsi="Times New Roman" w:cs="Times New Roman"/>
          <w:lang w:val="en-US"/>
        </w:rPr>
        <w:t xml:space="preserve">. If it is not really necessary, default values should not be changed during development. </w:t>
      </w:r>
    </w:p>
    <w:p w14:paraId="31D447AD"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0F5E393" w14:textId="77777777" w:rsidTr="009647B0">
        <w:trPr>
          <w:trHeight w:val="388"/>
          <w:jc w:val="center"/>
        </w:trPr>
        <w:tc>
          <w:tcPr>
            <w:tcW w:w="4957" w:type="dxa"/>
            <w:tcBorders>
              <w:bottom w:val="nil"/>
            </w:tcBorders>
            <w:vAlign w:val="center"/>
          </w:tcPr>
          <w:p w14:paraId="37CE8B2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w:t>
            </w:r>
          </w:p>
        </w:tc>
        <w:tc>
          <w:tcPr>
            <w:tcW w:w="3438" w:type="dxa"/>
            <w:tcBorders>
              <w:bottom w:val="nil"/>
            </w:tcBorders>
            <w:vAlign w:val="center"/>
          </w:tcPr>
          <w:p w14:paraId="09BDC9DD" w14:textId="7B2C0F0E" w:rsidR="00054331" w:rsidRPr="00C16A75" w:rsidRDefault="002C7EC8"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19EDDE49" w14:textId="77777777" w:rsidTr="009647B0">
        <w:trPr>
          <w:trHeight w:val="706"/>
          <w:jc w:val="center"/>
        </w:trPr>
        <w:tc>
          <w:tcPr>
            <w:tcW w:w="8395" w:type="dxa"/>
            <w:gridSpan w:val="2"/>
            <w:tcBorders>
              <w:top w:val="single" w:sz="4" w:space="0" w:color="auto"/>
              <w:bottom w:val="single" w:sz="4" w:space="0" w:color="auto"/>
            </w:tcBorders>
            <w:vAlign w:val="center"/>
          </w:tcPr>
          <w:p w14:paraId="04285267" w14:textId="1092E5E3" w:rsidR="00054331" w:rsidRPr="00C16A75" w:rsidRDefault="00054331" w:rsidP="001B5C50">
            <w:pPr>
              <w:rPr>
                <w:rFonts w:ascii="Times New Roman" w:hAnsi="Times New Roman" w:cs="Times New Roman"/>
                <w:lang w:val="en-US"/>
              </w:rPr>
            </w:pPr>
            <w:r w:rsidRPr="00C16A75">
              <w:rPr>
                <w:rFonts w:ascii="Times New Roman" w:hAnsi="Times New Roman" w:cs="Times New Roman"/>
                <w:b/>
                <w:i/>
                <w:lang w:val="en-US"/>
              </w:rPr>
              <w:t>Theoretical model</w:t>
            </w:r>
            <w:r w:rsidRPr="00C16A75">
              <w:rPr>
                <w:rFonts w:ascii="Times New Roman" w:hAnsi="Times New Roman" w:cs="Times New Roman"/>
                <w:lang w:val="en-US"/>
              </w:rPr>
              <w:t xml:space="preserve"> </w:t>
            </w:r>
            <w:r w:rsidRPr="00C16A75">
              <w:rPr>
                <w:rFonts w:ascii="Times New Roman" w:hAnsi="Times New Roman" w:cs="Times New Roman"/>
                <w:i/>
                <w:lang w:val="en-US"/>
              </w:rPr>
              <w:t>M</w:t>
            </w:r>
            <w:r w:rsidRPr="00C16A75">
              <w:rPr>
                <w:rFonts w:ascii="Times New Roman" w:hAnsi="Times New Roman" w:cs="Times New Roman"/>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9" w:history="1">
              <w:r w:rsidRPr="00C16A75">
                <w:rPr>
                  <w:rStyle w:val="Hypertextovodkaz"/>
                  <w:rFonts w:ascii="Times New Roman" w:hAnsi="Times New Roman" w:cs="Times New Roman"/>
                  <w:lang w:val="en-US"/>
                </w:rPr>
                <w:t>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xml:space="preserve"> giving data </w:t>
            </w:r>
            <w:r w:rsidR="001B5C50"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30" w:history="1">
              <w:r w:rsidRPr="00C16A75">
                <w:rPr>
                  <w:rStyle w:val="Hypertextovodkaz"/>
                  <w:rFonts w:ascii="Times New Roman" w:hAnsi="Times New Roman" w:cs="Times New Roman"/>
                  <w:lang w:val="en-US"/>
                </w:rPr>
                <w:t>image</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where for each setting</w:t>
            </w:r>
            <w:r w:rsidRPr="00C16A75">
              <w:rPr>
                <w:rFonts w:ascii="Times New Roman" w:hAnsi="Times New Roman" w:cs="Times New Roman"/>
                <w:i/>
                <w:lang w:val="en-US"/>
              </w:rPr>
              <w:t xml:space="preserve"> s</w:t>
            </w:r>
            <w:r w:rsidRPr="00C16A75">
              <w:rPr>
                <w:rFonts w:ascii="Times New Roman" w:hAnsi="Times New Roman" w:cs="Times New Roman"/>
                <w:lang w:val="en-US"/>
              </w:rPr>
              <w:t xml:space="preserve"> is the simulation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giving </w:t>
            </w:r>
            <w:r w:rsidR="001B5C50" w:rsidRPr="00C16A75">
              <w:rPr>
                <w:rFonts w:ascii="Times New Roman" w:hAnsi="Times New Roman" w:cs="Times New Roman"/>
                <w:lang w:val="en-US"/>
              </w:rPr>
              <w:t>a deterministic</w:t>
            </w:r>
            <w:r w:rsidRPr="00C16A75">
              <w:rPr>
                <w:rFonts w:ascii="Times New Roman" w:hAnsi="Times New Roman" w:cs="Times New Roman"/>
                <w:lang w:val="en-US"/>
              </w:rPr>
              <w:t xml:space="preserve"> simulation output </w:t>
            </w:r>
            <w:r w:rsidRPr="00C16A75">
              <w:rPr>
                <w:rFonts w:ascii="Times New Roman" w:hAnsi="Times New Roman" w:cs="Times New Roman"/>
                <w:i/>
                <w:lang w:val="en-US"/>
              </w:rPr>
              <w:t>M(s)</w:t>
            </w:r>
            <w:r w:rsidRPr="00C16A75">
              <w:rPr>
                <w:rFonts w:ascii="Times New Roman" w:hAnsi="Times New Roman" w:cs="Times New Roman"/>
                <w:lang w:val="en-US"/>
              </w:rPr>
              <w:t>.</w:t>
            </w:r>
          </w:p>
        </w:tc>
      </w:tr>
      <w:tr w:rsidR="00054331" w:rsidRPr="00C16A75" w14:paraId="11C0F500" w14:textId="77777777" w:rsidTr="009647B0">
        <w:trPr>
          <w:trHeight w:val="546"/>
          <w:jc w:val="center"/>
        </w:trPr>
        <w:tc>
          <w:tcPr>
            <w:tcW w:w="8395" w:type="dxa"/>
            <w:gridSpan w:val="2"/>
            <w:tcBorders>
              <w:top w:val="single" w:sz="4" w:space="0" w:color="auto"/>
            </w:tcBorders>
            <w:vAlign w:val="center"/>
          </w:tcPr>
          <w:p w14:paraId="55755815" w14:textId="266F9378" w:rsidR="00054331" w:rsidRPr="00C16A75" w:rsidRDefault="00054331" w:rsidP="001B5C50">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  ∃!M</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oMath>
            </m:oMathPara>
          </w:p>
        </w:tc>
      </w:tr>
    </w:tbl>
    <w:p w14:paraId="3283AC89" w14:textId="77777777" w:rsidR="00054331" w:rsidRPr="00C16A75" w:rsidRDefault="00054331" w:rsidP="00054331">
      <w:pPr>
        <w:spacing w:after="0" w:line="240" w:lineRule="auto"/>
        <w:jc w:val="both"/>
        <w:rPr>
          <w:rFonts w:ascii="Times New Roman" w:hAnsi="Times New Roman" w:cs="Times New Roman"/>
          <w:lang w:val="en-US"/>
        </w:rPr>
      </w:pPr>
    </w:p>
    <w:p w14:paraId="007ECBB4" w14:textId="6E89FC32"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w:t>
      </w:r>
      <w:r w:rsidR="001B5C50" w:rsidRPr="00C16A75">
        <w:rPr>
          <w:rFonts w:ascii="Times New Roman" w:hAnsi="Times New Roman" w:cs="Times New Roman"/>
          <w:lang w:val="en-US"/>
        </w:rPr>
        <w:t>=determinism</w:t>
      </w:r>
      <w:r w:rsidRPr="00C16A75">
        <w:rPr>
          <w:rFonts w:ascii="Times New Roman" w:hAnsi="Times New Roman" w:cs="Times New Roman"/>
          <w:lang w:val="en-US"/>
        </w:rPr>
        <w:t xml:space="preserve">). In other words, all necessary settings should be known before both real and theoretical experiments. For this reason, parameters and inputs are usually defined as physical quantities with physical units. Additionally, the model setting </w:t>
      </w:r>
      <w:r w:rsidRPr="00C16A75">
        <w:rPr>
          <w:rFonts w:ascii="Times New Roman" w:hAnsi="Times New Roman" w:cs="Times New Roman"/>
          <w:i/>
          <w:lang w:val="en-US"/>
        </w:rPr>
        <w:t>s</w:t>
      </w:r>
      <w:r w:rsidRPr="00C16A75">
        <w:rPr>
          <w:rFonts w:ascii="Times New Roman" w:hAnsi="Times New Roman" w:cs="Times New Roman"/>
          <w:lang w:val="en-US"/>
        </w:rPr>
        <w:t xml:space="preserve"> typically remains constant during the simulation and the outputs can vary over time. This dynamic behavior is caused by a differential equation, which can dynamically react to prescribed changes of the settings. Each model </w:t>
      </w:r>
      <w:r w:rsidRPr="00C16A75">
        <w:rPr>
          <w:rFonts w:ascii="Times New Roman" w:hAnsi="Times New Roman" w:cs="Times New Roman"/>
          <w:i/>
          <w:lang w:val="en-US"/>
        </w:rPr>
        <w:t>M</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xml:space="preserve">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should give the reasonable results </w:t>
      </w:r>
      <m:oMath>
        <m:r>
          <w:rPr>
            <w:rFonts w:ascii="Cambria Math" w:hAnsi="Cambria Math" w:cs="Times New Roman"/>
            <w:lang w:val="en-US"/>
          </w:rPr>
          <m:t>M</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for the default </w:t>
      </w:r>
      <w:proofErr w:type="gramStart"/>
      <w:r w:rsidRPr="00C16A75">
        <w:rPr>
          <w:rFonts w:ascii="Times New Roman" w:hAnsi="Times New Roman" w:cs="Times New Roman"/>
          <w:lang w:val="en-US"/>
        </w:rPr>
        <w:t xml:space="preserve">values </w:t>
      </w:r>
      <w:proofErr w:type="gramEnd"/>
      <m:oMath>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rPr>
        <w:t xml:space="preserve">. However, this condition is not part of the model definition, but simply a logical proposition. </w:t>
      </w:r>
    </w:p>
    <w:p w14:paraId="1B597A41"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06212A0F" w14:textId="77777777" w:rsidTr="009647B0">
        <w:trPr>
          <w:trHeight w:val="388"/>
          <w:jc w:val="center"/>
        </w:trPr>
        <w:tc>
          <w:tcPr>
            <w:tcW w:w="4957" w:type="dxa"/>
            <w:tcBorders>
              <w:bottom w:val="nil"/>
            </w:tcBorders>
            <w:vAlign w:val="center"/>
          </w:tcPr>
          <w:p w14:paraId="52B3DC7D"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lang w:val="en-US"/>
              </w:rPr>
              <w:t>Experiment</w:t>
            </w:r>
            <w:r w:rsidRPr="00C16A75">
              <w:rPr>
                <w:rFonts w:ascii="Times New Roman" w:hAnsi="Times New Roman" w:cs="Times New Roman"/>
                <w:b/>
                <w:lang w:val="en-US"/>
              </w:rPr>
              <w:t xml:space="preserve"> is described </w:t>
            </w:r>
            <w:r w:rsidRPr="00C16A75">
              <w:rPr>
                <w:rFonts w:ascii="Times New Roman" w:hAnsi="Times New Roman" w:cs="Times New Roman"/>
                <w:lang w:val="en-US"/>
              </w:rPr>
              <w:t>by model</w:t>
            </w:r>
            <w:r w:rsidRPr="00C16A75">
              <w:rPr>
                <w:rFonts w:ascii="Times New Roman" w:hAnsi="Times New Roman" w:cs="Times New Roman"/>
                <w:b/>
                <w:lang w:val="en-US"/>
              </w:rPr>
              <w:t xml:space="preserve"> </w:t>
            </w:r>
          </w:p>
        </w:tc>
        <w:tc>
          <w:tcPr>
            <w:tcW w:w="3438" w:type="dxa"/>
            <w:tcBorders>
              <w:bottom w:val="nil"/>
            </w:tcBorders>
            <w:vAlign w:val="center"/>
          </w:tcPr>
          <w:p w14:paraId="591E9AB0" w14:textId="7D6AFAD3" w:rsidR="00054331" w:rsidRPr="00C16A75" w:rsidRDefault="002C7EC8" w:rsidP="001B5C50">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475753A2" w14:textId="77777777" w:rsidTr="009647B0">
        <w:trPr>
          <w:trHeight w:val="969"/>
          <w:jc w:val="center"/>
        </w:trPr>
        <w:tc>
          <w:tcPr>
            <w:tcW w:w="8395" w:type="dxa"/>
            <w:gridSpan w:val="2"/>
            <w:tcBorders>
              <w:top w:val="single" w:sz="4" w:space="0" w:color="auto"/>
              <w:bottom w:val="single" w:sz="4" w:space="0" w:color="auto"/>
            </w:tcBorders>
            <w:vAlign w:val="center"/>
          </w:tcPr>
          <w:p w14:paraId="415725F1" w14:textId="79E82A81" w:rsidR="00054331" w:rsidRPr="00C16A75" w:rsidRDefault="001B5C50" w:rsidP="001B7695">
            <w:pPr>
              <w:rPr>
                <w:rFonts w:ascii="Times New Roman" w:hAnsi="Times New Roman" w:cs="Times New Roman"/>
                <w:lang w:val="en-US"/>
              </w:rPr>
            </w:pPr>
            <w:r w:rsidRPr="00C16A75">
              <w:rPr>
                <w:rFonts w:ascii="Times New Roman" w:hAnsi="Times New Roman" w:cs="Times New Roman"/>
                <w:lang w:val="en-US"/>
              </w:rPr>
              <w:t xml:space="preserve">Let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IR</w:t>
            </w:r>
            <w:r w:rsidRPr="00C16A75">
              <w:rPr>
                <w:rFonts w:ascii="Times New Roman" w:hAnsi="Times New Roman" w:cs="Times New Roman"/>
                <w:lang w:val="en-US"/>
              </w:rPr>
              <w:t xml:space="preserve"> is a </w:t>
            </w:r>
            <w:hyperlink r:id="rId131" w:history="1">
              <w:r w:rsidRPr="00C16A75">
                <w:rPr>
                  <w:rStyle w:val="Hypertextovodkaz"/>
                  <w:rFonts w:ascii="Times New Roman" w:hAnsi="Times New Roman" w:cs="Times New Roman"/>
                  <w:lang w:val="en-US"/>
                </w:rPr>
                <w:t>metric</w:t>
              </w:r>
            </w:hyperlink>
            <w:r w:rsidRPr="00C16A75">
              <w:rPr>
                <w:rFonts w:ascii="Times New Roman" w:hAnsi="Times New Roman" w:cs="Times New Roman"/>
                <w:lang w:val="en-US"/>
              </w:rPr>
              <w:t xml:space="preserve"> of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Let ε is a small real number. </w:t>
            </w:r>
            <w:r w:rsidR="00054331" w:rsidRPr="00C16A75">
              <w:rPr>
                <w:rFonts w:ascii="Times New Roman" w:hAnsi="Times New Roman" w:cs="Times New Roman"/>
                <w:lang w:val="en-US"/>
              </w:rPr>
              <w:t xml:space="preserve">Experiment </w:t>
            </w:r>
            <w:r w:rsidR="00054331" w:rsidRPr="00C16A75">
              <w:rPr>
                <w:rFonts w:ascii="Times New Roman" w:hAnsi="Times New Roman" w:cs="Times New Roman"/>
                <w:i/>
                <w:lang w:val="en-US"/>
              </w:rPr>
              <w:t>R</w:t>
            </w:r>
            <w:r w:rsidR="00054331" w:rsidRPr="00C16A75">
              <w:rPr>
                <w:rFonts w:ascii="Times New Roman" w:hAnsi="Times New Roman" w:cs="Times New Roman"/>
                <w:lang w:val="en-US"/>
              </w:rPr>
              <w:t xml:space="preserve"> </w:t>
            </w:r>
            <w:r w:rsidR="00054331" w:rsidRPr="00C16A75">
              <w:rPr>
                <w:rFonts w:ascii="Times New Roman" w:hAnsi="Times New Roman" w:cs="Times New Roman"/>
                <w:b/>
                <w:i/>
                <w:lang w:val="en-US"/>
              </w:rPr>
              <w:t>is described</w:t>
            </w:r>
            <w:r w:rsidR="00054331" w:rsidRPr="00C16A75">
              <w:rPr>
                <w:rFonts w:ascii="Times New Roman" w:hAnsi="Times New Roman" w:cs="Times New Roman"/>
                <w:lang w:val="en-US"/>
              </w:rPr>
              <w:t xml:space="preserve"> by model </w:t>
            </w:r>
            <w:r w:rsidR="00054331" w:rsidRPr="00C16A75">
              <w:rPr>
                <w:rFonts w:ascii="Times New Roman" w:hAnsi="Times New Roman" w:cs="Times New Roman"/>
                <w:i/>
                <w:lang w:val="en-US"/>
              </w:rPr>
              <w:t>M</w:t>
            </w:r>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from</w:t>
            </w:r>
            <w:r w:rsidR="00054331" w:rsidRPr="00C16A75">
              <w:rPr>
                <w:rFonts w:ascii="Times New Roman" w:hAnsi="Times New Roman" w:cs="Times New Roman"/>
                <w:lang w:val="en-US"/>
              </w:rPr>
              <w:t xml:space="preserve"> domain </w:t>
            </w:r>
            <m:oMath>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oMath>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 xml:space="preserve">to image </w:t>
            </w:r>
            <w:r w:rsidR="001B7695" w:rsidRPr="00C16A75">
              <w:rPr>
                <w:rFonts w:ascii="Times New Roman" w:hAnsi="Times New Roman" w:cs="Times New Roman"/>
                <w:i/>
                <w:lang w:val="en-US"/>
              </w:rPr>
              <w:t>I</w:t>
            </w:r>
            <w:r w:rsidR="001B7695" w:rsidRPr="00C16A75">
              <w:rPr>
                <w:rFonts w:ascii="Times New Roman" w:hAnsi="Times New Roman" w:cs="Times New Roman"/>
                <w:i/>
                <w:vertAlign w:val="subscript"/>
                <w:lang w:val="en-US"/>
              </w:rPr>
              <w:t>R</w:t>
            </w:r>
            <w:r w:rsidR="001B7695" w:rsidRPr="00C16A75">
              <w:rPr>
                <w:rFonts w:ascii="Times New Roman" w:hAnsi="Times New Roman" w:cs="Times New Roman"/>
                <w:lang w:val="en-US"/>
              </w:rPr>
              <w:t xml:space="preserve"> </w:t>
            </w:r>
            <w:r w:rsidR="00054331" w:rsidRPr="00C16A75">
              <w:rPr>
                <w:rFonts w:ascii="Times New Roman" w:hAnsi="Times New Roman" w:cs="Times New Roman"/>
                <w:lang w:val="en-US"/>
              </w:rPr>
              <w:t xml:space="preserve">with precision </w:t>
            </w:r>
            <w:r w:rsidRPr="00C16A75">
              <w:rPr>
                <w:rFonts w:ascii="Times New Roman" w:hAnsi="Times New Roman" w:cs="Times New Roman"/>
                <w:lang w:val="en-US"/>
              </w:rPr>
              <w:t>ε</w:t>
            </w:r>
            <w:r w:rsidR="00054331" w:rsidRPr="00C16A75">
              <w:rPr>
                <w:rFonts w:ascii="Times New Roman" w:hAnsi="Times New Roman" w:cs="Times New Roman"/>
                <w:lang w:val="en-US"/>
              </w:rPr>
              <w:t xml:space="preserve"> using</w:t>
            </w:r>
            <w:r w:rsidRPr="00C16A75">
              <w:rPr>
                <w:rFonts w:ascii="Times New Roman" w:hAnsi="Times New Roman" w:cs="Times New Roman"/>
                <w:lang w:val="en-US"/>
              </w:rPr>
              <w:t xml:space="preserve"> metric</w:t>
            </w:r>
            <w:r w:rsidR="00054331" w:rsidRPr="00C16A75">
              <w:rPr>
                <w:rFonts w:ascii="Times New Roman" w:hAnsi="Times New Roman" w:cs="Times New Roman"/>
                <w:lang w:val="en-US"/>
              </w:rPr>
              <w:t xml:space="preserve"> </w:t>
            </w:r>
            <w:r w:rsidR="00054331" w:rsidRPr="00C16A75">
              <w:rPr>
                <w:rFonts w:ascii="Times New Roman" w:hAnsi="Times New Roman" w:cs="Times New Roman"/>
                <w:i/>
                <w:lang w:val="en-US"/>
              </w:rPr>
              <w:t>d</w:t>
            </w:r>
            <w:r w:rsidR="00054331" w:rsidRPr="00C16A75">
              <w:rPr>
                <w:rFonts w:ascii="Times New Roman" w:hAnsi="Times New Roman" w:cs="Times New Roman"/>
                <w:i/>
                <w:vertAlign w:val="subscript"/>
                <w:lang w:val="en-US"/>
              </w:rPr>
              <w:t>IR</w:t>
            </w:r>
            <w:r w:rsidR="00054331" w:rsidRPr="00C16A75">
              <w:rPr>
                <w:rFonts w:ascii="Times New Roman" w:hAnsi="Times New Roman" w:cs="Times New Roman"/>
                <w:lang w:val="en-US"/>
              </w:rPr>
              <w:t xml:space="preserve"> if and only if the image of the experiment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R</w:t>
            </w:r>
            <w:r w:rsidR="00054331" w:rsidRPr="00C16A75">
              <w:rPr>
                <w:rFonts w:ascii="Times New Roman" w:hAnsi="Times New Roman" w:cs="Times New Roman"/>
                <w:lang w:val="en-US"/>
              </w:rPr>
              <w:t xml:space="preserve"> is a subset of the image of the model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M</w:t>
            </w:r>
            <w:r w:rsidR="00054331" w:rsidRPr="00C16A75">
              <w:rPr>
                <w:rFonts w:ascii="Times New Roman" w:hAnsi="Times New Roman" w:cs="Times New Roman"/>
                <w:lang w:val="en-US"/>
              </w:rPr>
              <w:t xml:space="preserve"> and the distance between </w:t>
            </w:r>
            <w:r w:rsidR="001B7695" w:rsidRPr="00C16A75">
              <w:rPr>
                <w:rFonts w:ascii="Times New Roman" w:hAnsi="Times New Roman" w:cs="Times New Roman"/>
                <w:lang w:val="en-US"/>
              </w:rPr>
              <w:t xml:space="preserve">experiment output </w:t>
            </w:r>
            <w:r w:rsidR="00054331" w:rsidRPr="00C16A75">
              <w:rPr>
                <w:rFonts w:ascii="Times New Roman" w:hAnsi="Times New Roman" w:cs="Times New Roman"/>
                <w:lang w:val="en-US"/>
              </w:rPr>
              <w:t>and simulation</w:t>
            </w:r>
            <w:r w:rsidR="001B7695" w:rsidRPr="00C16A75">
              <w:rPr>
                <w:rFonts w:ascii="Times New Roman" w:hAnsi="Times New Roman" w:cs="Times New Roman"/>
                <w:lang w:val="en-US"/>
              </w:rPr>
              <w:t xml:space="preserve"> output</w:t>
            </w:r>
            <w:r w:rsidR="00054331" w:rsidRPr="00C16A75">
              <w:rPr>
                <w:rFonts w:ascii="Times New Roman" w:hAnsi="Times New Roman" w:cs="Times New Roman"/>
                <w:lang w:val="en-US"/>
              </w:rPr>
              <w:t xml:space="preserve"> for each setting is less than </w:t>
            </w:r>
            <w:r w:rsidRPr="00C16A75">
              <w:rPr>
                <w:rFonts w:ascii="Times New Roman" w:hAnsi="Times New Roman" w:cs="Times New Roman"/>
                <w:lang w:val="en-US"/>
              </w:rPr>
              <w:t>ε</w:t>
            </w:r>
            <w:r w:rsidR="00054331" w:rsidRPr="00C16A75">
              <w:rPr>
                <w:rFonts w:ascii="Times New Roman" w:hAnsi="Times New Roman" w:cs="Times New Roman"/>
                <w:lang w:val="en-US"/>
              </w:rPr>
              <w:t>.</w:t>
            </w:r>
          </w:p>
        </w:tc>
      </w:tr>
      <w:tr w:rsidR="00054331" w:rsidRPr="00C16A75" w14:paraId="65F2C3AC" w14:textId="77777777" w:rsidTr="009647B0">
        <w:trPr>
          <w:trHeight w:val="546"/>
          <w:jc w:val="center"/>
        </w:trPr>
        <w:tc>
          <w:tcPr>
            <w:tcW w:w="8395" w:type="dxa"/>
            <w:gridSpan w:val="2"/>
            <w:tcBorders>
              <w:top w:val="single" w:sz="4" w:space="0" w:color="auto"/>
            </w:tcBorders>
            <w:vAlign w:val="center"/>
          </w:tcPr>
          <w:p w14:paraId="7C3059D2" w14:textId="76EB1810" w:rsidR="00054331" w:rsidRPr="00C16A75" w:rsidRDefault="002C7EC8" w:rsidP="00C773C2">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e>
                </m:d>
                <m:r>
                  <w:rPr>
                    <w:rFonts w:ascii="Cambria Math" w:hAnsi="Cambria Math" w:cs="Times New Roman"/>
                    <w:lang w:val="en-US"/>
                  </w:rPr>
                  <m:t>&amp;</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 ∀</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IR</m:t>
                        </m:r>
                      </m:sub>
                    </m:sSub>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))&lt;ε</m:t>
                    </m:r>
                  </m:e>
                </m:d>
              </m:oMath>
            </m:oMathPara>
          </w:p>
        </w:tc>
      </w:tr>
    </w:tbl>
    <w:p w14:paraId="2D499D63" w14:textId="77777777" w:rsidR="00054331" w:rsidRPr="00C16A75" w:rsidRDefault="00054331" w:rsidP="00054331">
      <w:pPr>
        <w:spacing w:after="0" w:line="240" w:lineRule="auto"/>
        <w:jc w:val="both"/>
        <w:rPr>
          <w:rFonts w:ascii="Times New Roman" w:hAnsi="Times New Roman" w:cs="Times New Roman"/>
          <w:lang w:val="en-US"/>
        </w:rPr>
      </w:pPr>
    </w:p>
    <w:p w14:paraId="1B42A480" w14:textId="689AE2B2"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setting </w:t>
      </w:r>
      <w:r w:rsidR="00F71B55" w:rsidRPr="00C16A75">
        <w:rPr>
          <w:rFonts w:ascii="Times New Roman" w:hAnsi="Times New Roman" w:cs="Times New Roman"/>
          <w:i/>
          <w:lang w:val="en-US"/>
        </w:rPr>
        <w:t>s</w:t>
      </w:r>
      <w:proofErr w:type="gramStart"/>
      <w:r w:rsidR="00F71B55" w:rsidRPr="00C16A75">
        <w:rPr>
          <w:rFonts w:ascii="Times New Roman" w:hAnsi="Times New Roman" w:cs="Times New Roman"/>
          <w:i/>
          <w:lang w:val="en-US"/>
        </w:rPr>
        <w:t>=[</w:t>
      </w:r>
      <w:proofErr w:type="gramEnd"/>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i/>
          <w:lang w:val="en-US"/>
        </w:rPr>
        <w:t>, s</w:t>
      </w:r>
      <w:r w:rsidRPr="00C16A75">
        <w:rPr>
          <w:rFonts w:ascii="Times New Roman" w:hAnsi="Times New Roman" w:cs="Times New Roman"/>
          <w:i/>
          <w:vertAlign w:val="subscript"/>
          <w:lang w:val="en-US"/>
        </w:rPr>
        <w:t>R</w:t>
      </w:r>
      <w:r w:rsidR="00F71B55" w:rsidRPr="00C16A75">
        <w:rPr>
          <w:rFonts w:ascii="Times New Roman" w:hAnsi="Times New Roman" w:cs="Times New Roman"/>
          <w:i/>
          <w:lang w:val="en-US"/>
        </w:rPr>
        <w:t>]</w:t>
      </w:r>
      <w:r w:rsidRPr="00C16A75">
        <w:rPr>
          <w:rFonts w:ascii="Times New Roman" w:hAnsi="Times New Roman" w:cs="Times New Roman"/>
          <w:lang w:val="en-US"/>
        </w:rPr>
        <w:t xml:space="preserve"> arises from the design of experiment. The model can reduce this setting only to the primary information necessary for determining the right behavior in each case (as setting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lang w:val="en-US"/>
        </w:rPr>
        <w:t xml:space="preserve">). Comparison of the measured data </w:t>
      </w:r>
      <m:oMath>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oMath>
      <w:r w:rsidRPr="00C16A75">
        <w:rPr>
          <w:rFonts w:ascii="Times New Roman" w:hAnsi="Times New Roman" w:cs="Times New Roman"/>
          <w:lang w:val="en-US"/>
        </w:rPr>
        <w:t xml:space="preserve"> with the results of the simulation </w:t>
      </w:r>
      <m:oMath>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m:t>
        </m:r>
      </m:oMath>
      <w:r w:rsidRPr="00C16A75">
        <w:rPr>
          <w:rFonts w:ascii="Times New Roman" w:hAnsi="Times New Roman" w:cs="Times New Roman"/>
          <w:lang w:val="en-US"/>
        </w:rPr>
        <w:t xml:space="preserve"> can be done in different ways. An error calculation called a metric must always be used, which provides the information about how similar the curves are. Any mathematical </w:t>
      </w:r>
      <w:hyperlink r:id="rId132" w:history="1">
        <w:r w:rsidRPr="00C16A75">
          <w:rPr>
            <w:rStyle w:val="Hypertextovodkaz"/>
            <w:rFonts w:ascii="Times New Roman" w:hAnsi="Times New Roman" w:cs="Times New Roman"/>
            <w:lang w:val="en-US"/>
          </w:rPr>
          <w:t>norm</w:t>
        </w:r>
      </w:hyperlink>
      <w:r w:rsidRPr="00C16A75">
        <w:rPr>
          <w:rStyle w:val="Hypertextovodkaz"/>
          <w:rFonts w:ascii="Times New Roman" w:hAnsi="Times New Roman" w:cs="Times New Roman"/>
          <w:lang w:val="en-US"/>
        </w:rPr>
        <w:t xml:space="preserve"> </w:t>
      </w:r>
      <w:r w:rsidRPr="00C16A75">
        <w:rPr>
          <w:rFonts w:ascii="Times New Roman" w:hAnsi="Times New Roman" w:cs="Times New Roman"/>
          <w:lang w:val="en-US"/>
        </w:rPr>
        <w:t xml:space="preserve">can be used. For example, having points in a specific time, the sum of square distances between the simulation and measured points can be used. The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must be selected appropriately </w:t>
      </w:r>
      <w:r w:rsidR="004E2483" w:rsidRPr="00C16A75">
        <w:rPr>
          <w:rFonts w:ascii="Times New Roman" w:hAnsi="Times New Roman" w:cs="Times New Roman"/>
          <w:lang w:val="en-US"/>
        </w:rPr>
        <w:t>f</w:t>
      </w:r>
      <w:r w:rsidRPr="00C16A75">
        <w:rPr>
          <w:rFonts w:ascii="Times New Roman" w:hAnsi="Times New Roman" w:cs="Times New Roman"/>
          <w:lang w:val="en-US"/>
        </w:rPr>
        <w:t>o</w:t>
      </w:r>
      <w:r w:rsidR="004E2483" w:rsidRPr="00C16A75">
        <w:rPr>
          <w:rFonts w:ascii="Times New Roman" w:hAnsi="Times New Roman" w:cs="Times New Roman"/>
          <w:lang w:val="en-US"/>
        </w:rPr>
        <w:t>r</w:t>
      </w:r>
      <w:r w:rsidRPr="00C16A75">
        <w:rPr>
          <w:rFonts w:ascii="Times New Roman" w:hAnsi="Times New Roman" w:cs="Times New Roman"/>
          <w:lang w:val="en-US"/>
        </w:rPr>
        <w:t xml:space="preserve"> the precision of measurements</w:t>
      </w:r>
      <w:r w:rsidR="004E2483" w:rsidRPr="00C16A75">
        <w:rPr>
          <w:rFonts w:ascii="Times New Roman" w:hAnsi="Times New Roman" w:cs="Times New Roman"/>
          <w:lang w:val="en-US"/>
        </w:rPr>
        <w:t xml:space="preserve"> and for the selected metric</w:t>
      </w:r>
      <w:r w:rsidRPr="00C16A75">
        <w:rPr>
          <w:rFonts w:ascii="Times New Roman" w:hAnsi="Times New Roman" w:cs="Times New Roman"/>
          <w:lang w:val="en-US"/>
        </w:rPr>
        <w:t xml:space="preserve">. The ideal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is 0.5% </w:t>
      </w:r>
      <w:r w:rsidR="004E2483" w:rsidRPr="00C16A75">
        <w:rPr>
          <w:rFonts w:ascii="Times New Roman" w:hAnsi="Times New Roman" w:cs="Times New Roman"/>
          <w:lang w:val="en-US"/>
        </w:rPr>
        <w:t xml:space="preserve">of default values </w:t>
      </w:r>
      <w:r w:rsidRPr="00C16A75">
        <w:rPr>
          <w:rFonts w:ascii="Times New Roman" w:hAnsi="Times New Roman" w:cs="Times New Roman"/>
          <w:lang w:val="en-US"/>
        </w:rPr>
        <w:t xml:space="preserve">for the Euclidean norm. However, this precision is too difficult for most physiological measurements; therefore, even a </w:t>
      </w:r>
      <w:r w:rsidR="004E2483" w:rsidRPr="00C16A75">
        <w:rPr>
          <w:rFonts w:ascii="Times New Roman" w:hAnsi="Times New Roman" w:cs="Times New Roman"/>
          <w:lang w:val="en-US"/>
        </w:rPr>
        <w:t>25</w:t>
      </w:r>
      <w:r w:rsidRPr="00C16A75">
        <w:rPr>
          <w:rFonts w:ascii="Times New Roman" w:hAnsi="Times New Roman" w:cs="Times New Roman"/>
          <w:lang w:val="en-US"/>
        </w:rPr>
        <w:t xml:space="preserve">% error </w:t>
      </w:r>
      <w:r w:rsidR="004E2483" w:rsidRPr="00C16A75">
        <w:rPr>
          <w:rFonts w:ascii="Times New Roman" w:hAnsi="Times New Roman" w:cs="Times New Roman"/>
          <w:lang w:val="en-US"/>
        </w:rPr>
        <w:t xml:space="preserve">for the worst case </w:t>
      </w:r>
      <w:r w:rsidRPr="00C16A75">
        <w:rPr>
          <w:rFonts w:ascii="Times New Roman" w:hAnsi="Times New Roman" w:cs="Times New Roman"/>
          <w:lang w:val="en-US"/>
        </w:rPr>
        <w:t xml:space="preserve">is currently tolerated by the Physiomodel.  </w:t>
      </w:r>
    </w:p>
    <w:p w14:paraId="66AD8F4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B059086" w14:textId="77777777" w:rsidTr="009647B0">
        <w:trPr>
          <w:trHeight w:val="388"/>
          <w:jc w:val="center"/>
        </w:trPr>
        <w:tc>
          <w:tcPr>
            <w:tcW w:w="4957" w:type="dxa"/>
            <w:tcBorders>
              <w:bottom w:val="nil"/>
            </w:tcBorders>
            <w:vAlign w:val="center"/>
          </w:tcPr>
          <w:p w14:paraId="049D8F3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 Comparison</w:t>
            </w:r>
          </w:p>
        </w:tc>
        <w:tc>
          <w:tcPr>
            <w:tcW w:w="3438" w:type="dxa"/>
            <w:tcBorders>
              <w:bottom w:val="nil"/>
            </w:tcBorders>
            <w:vAlign w:val="center"/>
          </w:tcPr>
          <w:p w14:paraId="2B8BBE05" w14:textId="10457536" w:rsidR="00054331" w:rsidRPr="00C16A75" w:rsidRDefault="002C7EC8"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26E661DE" w14:textId="77777777" w:rsidTr="009647B0">
        <w:trPr>
          <w:trHeight w:val="706"/>
          <w:jc w:val="center"/>
        </w:trPr>
        <w:tc>
          <w:tcPr>
            <w:tcW w:w="8395" w:type="dxa"/>
            <w:gridSpan w:val="2"/>
            <w:tcBorders>
              <w:top w:val="single" w:sz="4" w:space="0" w:color="auto"/>
              <w:bottom w:val="single" w:sz="4" w:space="0" w:color="auto"/>
            </w:tcBorders>
            <w:vAlign w:val="center"/>
          </w:tcPr>
          <w:p w14:paraId="0F861BD5"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at least as good as</w:t>
            </w:r>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it can describe all experiments that can be described by M</w:t>
            </w:r>
            <w:r w:rsidRPr="00C16A75">
              <w:rPr>
                <w:rFonts w:ascii="Times New Roman" w:hAnsi="Times New Roman" w:cs="Times New Roman"/>
                <w:vertAlign w:val="subscript"/>
                <w:lang w:val="en-US"/>
              </w:rPr>
              <w:t>2</w:t>
            </w:r>
            <w:r w:rsidRPr="00C16A75">
              <w:rPr>
                <w:rFonts w:ascii="Times New Roman" w:hAnsi="Times New Roman" w:cs="Times New Roman"/>
                <w:lang w:val="en-US"/>
              </w:rPr>
              <w:t>.</w:t>
            </w:r>
          </w:p>
        </w:tc>
      </w:tr>
      <w:tr w:rsidR="00054331" w:rsidRPr="00C16A75" w14:paraId="513E4E51" w14:textId="77777777" w:rsidTr="009647B0">
        <w:trPr>
          <w:trHeight w:val="546"/>
          <w:jc w:val="center"/>
        </w:trPr>
        <w:tc>
          <w:tcPr>
            <w:tcW w:w="8395" w:type="dxa"/>
            <w:gridSpan w:val="2"/>
            <w:tcBorders>
              <w:top w:val="single" w:sz="4" w:space="0" w:color="auto"/>
            </w:tcBorders>
            <w:vAlign w:val="center"/>
          </w:tcPr>
          <w:p w14:paraId="6F4550EC" w14:textId="65597E8E" w:rsidR="00054331" w:rsidRPr="00C16A75" w:rsidRDefault="00054331" w:rsidP="00C773C2">
            <w:pPr>
              <w:jc w:val="center"/>
              <w:rPr>
                <w:rFonts w:ascii="Times New Roman" w:hAnsi="Times New Roman" w:cs="Times New Roman"/>
                <w:i/>
                <w:lang w:val="en-US"/>
              </w:rPr>
            </w:pPr>
            <m:oMathPara>
              <m:oMath>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r>
                  <w:rPr>
                    <w:rFonts w:ascii="Cambria Math" w:hAnsi="Cambria Math" w:cs="Times New Roman"/>
                    <w:lang w:val="en-US"/>
                  </w:rPr>
                  <m:t>: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oMath>
            </m:oMathPara>
          </w:p>
        </w:tc>
      </w:tr>
    </w:tbl>
    <w:p w14:paraId="5E4F5882" w14:textId="77777777" w:rsidR="00054331" w:rsidRPr="00C16A75" w:rsidRDefault="00054331" w:rsidP="00054331">
      <w:pPr>
        <w:spacing w:after="0" w:line="240" w:lineRule="auto"/>
        <w:jc w:val="both"/>
        <w:rPr>
          <w:rFonts w:ascii="Times New Roman" w:hAnsi="Times New Roman" w:cs="Times New Roman"/>
          <w:lang w:val="en-US"/>
        </w:rPr>
      </w:pPr>
    </w:p>
    <w:p w14:paraId="25036053" w14:textId="06793A56"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Almost all debates about different models that represents the same thing revolves around recognizing which model is better. This definition cannot be used to compare all models, because there may </w:t>
      </w:r>
      <w:r w:rsidR="004E2483" w:rsidRPr="00C16A75">
        <w:rPr>
          <w:rFonts w:ascii="Times New Roman" w:hAnsi="Times New Roman" w:cs="Times New Roman"/>
          <w:lang w:val="en-US"/>
        </w:rPr>
        <w:t>exist a setting</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accurate only for</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 xml:space="preserve">the </w:t>
      </w:r>
      <w:r w:rsidRPr="00C16A75">
        <w:rPr>
          <w:rFonts w:ascii="Times New Roman" w:hAnsi="Times New Roman" w:cs="Times New Roman"/>
          <w:lang w:val="en-US"/>
        </w:rPr>
        <w:t>second model, even if in other s</w:t>
      </w:r>
      <w:r w:rsidR="004E2483" w:rsidRPr="00C16A75">
        <w:rPr>
          <w:rFonts w:ascii="Times New Roman" w:hAnsi="Times New Roman" w:cs="Times New Roman"/>
          <w:lang w:val="en-US"/>
        </w:rPr>
        <w:t>etting</w:t>
      </w:r>
      <w:r w:rsidRPr="00C16A75">
        <w:rPr>
          <w:rFonts w:ascii="Times New Roman" w:hAnsi="Times New Roman" w:cs="Times New Roman"/>
          <w:lang w:val="en-US"/>
        </w:rPr>
        <w:t xml:space="preserve">, </w:t>
      </w:r>
      <w:r w:rsidR="00756336" w:rsidRPr="00C16A75">
        <w:rPr>
          <w:rFonts w:ascii="Times New Roman" w:hAnsi="Times New Roman" w:cs="Times New Roman"/>
          <w:lang w:val="en-US"/>
        </w:rPr>
        <w:t xml:space="preserve">only the results of </w:t>
      </w:r>
      <w:r w:rsidRPr="00C16A75">
        <w:rPr>
          <w:rFonts w:ascii="Times New Roman" w:hAnsi="Times New Roman" w:cs="Times New Roman"/>
          <w:lang w:val="en-US"/>
        </w:rPr>
        <w:t xml:space="preserve">the first </w:t>
      </w:r>
      <w:r w:rsidR="00756336" w:rsidRPr="00C16A75">
        <w:rPr>
          <w:rFonts w:ascii="Times New Roman" w:hAnsi="Times New Roman" w:cs="Times New Roman"/>
          <w:lang w:val="en-US"/>
        </w:rPr>
        <w:t>model are correct</w:t>
      </w:r>
      <w:r w:rsidRPr="00C16A75">
        <w:rPr>
          <w:rFonts w:ascii="Times New Roman" w:hAnsi="Times New Roman" w:cs="Times New Roman"/>
          <w:lang w:val="en-US"/>
        </w:rPr>
        <w:t>. This operator, “be at least as good as”, can therefore be applied if all real experiments described by the “worse” model can also be described by the “better” model. From the “is described” operator, this new operator inherits the following useful properties</w:t>
      </w:r>
      <w:proofErr w:type="gramStart"/>
      <w:r w:rsidRPr="00C16A75">
        <w:rPr>
          <w:rFonts w:ascii="Times New Roman" w:hAnsi="Times New Roman" w:cs="Times New Roman"/>
          <w:lang w:val="en-US"/>
        </w:rPr>
        <w:t xml:space="preserve">: </w:t>
      </w:r>
      <w:proofErr w:type="gramEnd"/>
      <m:oMath>
        <m:d>
          <m:dPr>
            <m:ctrlPr>
              <w:rPr>
                <w:rFonts w:ascii="Cambria Math" w:hAnsi="Cambria Math" w:cs="Times New Roman"/>
                <w:i/>
                <w:lang w:val="en-US"/>
              </w:rPr>
            </m:ctrlPr>
          </m:dPr>
          <m:e>
            <m:r>
              <w:rPr>
                <w:rFonts w:ascii="Cambria Math" w:hAnsi="Cambria Math" w:cs="Times New Roman"/>
                <w:lang w:val="en-US"/>
              </w:rPr>
              <m:t>I2⊂I1</m:t>
            </m:r>
          </m:e>
        </m:d>
      </m:oMath>
      <w:r w:rsidRPr="00C16A75">
        <w:rPr>
          <w:rFonts w:ascii="Times New Roman" w:hAnsi="Times New Roman" w:cs="Times New Roman"/>
          <w:lang w:val="en-US"/>
        </w:rPr>
        <w:t>. Therefore, the better model has a number of output variables at least as big as the worse model. The equality of models</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xml:space="preserve"> occurs when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In this situation, the direct result is the equality of images (I1=I2) and the same set of experiments, which are described by both models. The other property of the operator ‘at least as good as’ is </w:t>
      </w:r>
      <w:r w:rsidRPr="00C16A75">
        <w:rPr>
          <w:rFonts w:ascii="Times New Roman" w:hAnsi="Times New Roman" w:cs="Times New Roman"/>
          <w:u w:val="single"/>
          <w:lang w:val="en-US"/>
        </w:rPr>
        <w:t>transitivity</w:t>
      </w:r>
      <w:r w:rsidRPr="00C16A75">
        <w:rPr>
          <w:rFonts w:ascii="Times New Roman" w:hAnsi="Times New Roman" w:cs="Times New Roman"/>
          <w:lang w:val="en-US"/>
        </w:rPr>
        <w:t xml:space="preserve">, which means that if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r>
              <w:rPr>
                <w:rFonts w:ascii="Cambria Math" w:hAnsi="Cambria Math" w:cs="Times New Roman"/>
                <w:lang w:val="en-US"/>
              </w:rPr>
              <m:t>(D2,I2)</m:t>
            </m:r>
          </m:sup>
        </m:sSubSup>
      </m:oMath>
      <w:r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D2,I2</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w:t>
      </w:r>
      <w:proofErr w:type="gramStart"/>
      <w:r w:rsidRPr="00C16A75">
        <w:rPr>
          <w:rFonts w:ascii="Times New Roman" w:hAnsi="Times New Roman" w:cs="Times New Roman"/>
          <w:lang w:val="en-US"/>
        </w:rPr>
        <w:t xml:space="preserve">then </w:t>
      </w:r>
      <w:proofErr w:type="gramEnd"/>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This transitive relation is a result of definitions of both “be described” relations </w:t>
      </w:r>
      <w:proofErr w:type="gramStart"/>
      <w:r w:rsidRPr="00C16A75">
        <w:rPr>
          <w:rFonts w:ascii="Times New Roman" w:hAnsi="Times New Roman" w:cs="Times New Roman"/>
          <w:lang w:val="en-US"/>
        </w:rPr>
        <w:t xml:space="preserve">as </w:t>
      </w:r>
      <w:proofErr w:type="gramEnd"/>
      <m:oMath>
        <m:d>
          <m:dPr>
            <m:ctrlPr>
              <w:rPr>
                <w:rFonts w:ascii="Cambria Math" w:hAnsi="Cambria Math" w:cs="Times New Roman"/>
                <w:i/>
                <w:lang w:val="en-US"/>
              </w:rPr>
            </m:ctrlPr>
          </m:dPr>
          <m:e>
            <m:r>
              <w:rPr>
                <w:rFonts w:ascii="Cambria Math" w:hAnsi="Cambria Math" w:cs="Times New Roman"/>
                <w:lang w:val="en-US"/>
              </w:rPr>
              <m:t>I3⊂I2⊂I1</m:t>
            </m:r>
          </m:e>
        </m:d>
        <m:r>
          <w:rPr>
            <w:rFonts w:ascii="Cambria Math" w:hAnsi="Cambria Math" w:cs="Times New Roman"/>
            <w:lang w:val="en-US"/>
          </w:rPr>
          <m:t xml:space="preserve"> &amp;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d>
              <m:dPr>
                <m:ctrlPr>
                  <w:rPr>
                    <w:rFonts w:ascii="Cambria Math" w:hAnsi="Cambria Math" w:cs="Times New Roman"/>
                    <w:i/>
                    <w:lang w:val="en-US"/>
                  </w:rPr>
                </m:ctrlPr>
              </m:dPr>
              <m:e>
                <m:r>
                  <w:rPr>
                    <w:rFonts w:ascii="Cambria Math" w:hAnsi="Cambria Math" w:cs="Times New Roman"/>
                    <w:lang w:val="en-US"/>
                  </w:rPr>
                  <m:t>D3,I3</m:t>
                </m:r>
              </m:e>
            </m:d>
          </m:sup>
        </m:sSubSup>
        <m:r>
          <w:rPr>
            <w:rFonts w:ascii="Cambria Math" w:hAnsi="Cambria Math" w:cs="Times New Roman"/>
            <w:lang w:val="en-US"/>
          </w:rPr>
          <m:t xml:space="preserve">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r>
                  <w:rPr>
                    <w:rFonts w:ascii="Cambria Math" w:hAnsi="Cambria Math" w:cs="Times New Roman"/>
                    <w:lang w:val="en-US"/>
                  </w:rPr>
                  <m:t>D2,I2</m:t>
                </m:r>
              </m:e>
            </m:d>
          </m:sup>
        </m:sSubSup>
        <m:r>
          <w:rPr>
            <w:rFonts w:ascii="Cambria Math" w:hAnsi="Cambria Math" w:cs="Times New Roman"/>
            <w:lang w:val="en-US"/>
          </w:rPr>
          <m:t xml:space="preserve">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r>
          <w:rPr>
            <w:rFonts w:ascii="Cambria Math" w:hAnsi="Cambria Math" w:cs="Times New Roman"/>
            <w:lang w:val="en-US"/>
          </w:rPr>
          <m:t>)</m:t>
        </m:r>
      </m:oMath>
      <w:r w:rsidRPr="00C16A75">
        <w:rPr>
          <w:rFonts w:ascii="Times New Roman" w:hAnsi="Times New Roman" w:cs="Times New Roman"/>
          <w:lang w:val="en-US"/>
        </w:rPr>
        <w:t>, which is the definition of the “be at least as good as” operator between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Having the transitive </w:t>
      </w:r>
      <w:r w:rsidRPr="00C16A75">
        <w:rPr>
          <w:rFonts w:ascii="Times New Roman" w:hAnsi="Times New Roman" w:cs="Times New Roman"/>
          <w:color w:val="252525"/>
          <w:sz w:val="21"/>
          <w:szCs w:val="21"/>
          <w:shd w:val="clear" w:color="auto" w:fill="FFFFFF"/>
          <w:lang w:val="en-US"/>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C16A75">
        <w:rPr>
          <w:rFonts w:ascii="Times New Roman" w:hAnsi="Times New Roman" w:cs="Times New Roman"/>
          <w:lang w:val="en-US"/>
        </w:rPr>
        <w:t xml:space="preserve"> </w:t>
      </w:r>
    </w:p>
    <w:p w14:paraId="0D93159D" w14:textId="77777777" w:rsidR="00054331" w:rsidRPr="00C16A75" w:rsidRDefault="00054331" w:rsidP="009647B0">
      <w:pPr>
        <w:spacing w:after="0"/>
        <w:jc w:val="both"/>
        <w:rPr>
          <w:rFonts w:ascii="Times New Roman" w:hAnsi="Times New Roman" w:cs="Times New Roman"/>
          <w:color w:val="252525"/>
          <w:sz w:val="21"/>
          <w:szCs w:val="21"/>
          <w:shd w:val="clear" w:color="auto" w:fill="FFFFFF"/>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204669" w14:textId="77777777" w:rsidTr="009647B0">
        <w:trPr>
          <w:trHeight w:val="388"/>
          <w:jc w:val="center"/>
        </w:trPr>
        <w:tc>
          <w:tcPr>
            <w:tcW w:w="4957" w:type="dxa"/>
            <w:tcBorders>
              <w:bottom w:val="nil"/>
            </w:tcBorders>
            <w:vAlign w:val="center"/>
          </w:tcPr>
          <w:p w14:paraId="5EB0EA1F"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Incomparable Models</w:t>
            </w:r>
          </w:p>
        </w:tc>
        <w:tc>
          <w:tcPr>
            <w:tcW w:w="3438" w:type="dxa"/>
            <w:tcBorders>
              <w:bottom w:val="nil"/>
            </w:tcBorders>
            <w:vAlign w:val="center"/>
          </w:tcPr>
          <w:p w14:paraId="4412890B" w14:textId="29FFDEE4" w:rsidR="00054331" w:rsidRPr="00C16A75" w:rsidRDefault="002C7EC8"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1D6D469B" w14:textId="77777777" w:rsidTr="009647B0">
        <w:trPr>
          <w:trHeight w:val="706"/>
          <w:jc w:val="center"/>
        </w:trPr>
        <w:tc>
          <w:tcPr>
            <w:tcW w:w="8395" w:type="dxa"/>
            <w:gridSpan w:val="2"/>
            <w:tcBorders>
              <w:top w:val="single" w:sz="4" w:space="0" w:color="auto"/>
              <w:bottom w:val="single" w:sz="4" w:space="0" w:color="auto"/>
            </w:tcBorders>
            <w:vAlign w:val="center"/>
          </w:tcPr>
          <w:p w14:paraId="6F39F4B2" w14:textId="1DA0EB06" w:rsidR="00054331" w:rsidRPr="00C16A75" w:rsidRDefault="00054331" w:rsidP="00756336">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incomparable</w:t>
            </w:r>
            <w:r w:rsidRPr="00C16A75">
              <w:rPr>
                <w:rFonts w:ascii="Times New Roman" w:hAnsi="Times New Roman" w:cs="Times New Roman"/>
                <w:lang w:val="en-US"/>
              </w:rPr>
              <w:t xml:space="preserve"> with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2</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and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 xml:space="preserve">1 </w:t>
            </w:r>
            <w:r w:rsidRPr="00C16A75">
              <w:rPr>
                <w:rFonts w:ascii="Times New Roman" w:hAnsi="Times New Roman" w:cs="Times New Roman"/>
                <w:lang w:val="en-US"/>
              </w:rPr>
              <w:t>(</w:t>
            </w:r>
            <w:r w:rsidR="00756336" w:rsidRPr="00C16A75">
              <w:rPr>
                <w:rFonts w:ascii="Times New Roman" w:hAnsi="Times New Roman" w:cs="Times New Roman"/>
                <w:lang w:val="en-US"/>
              </w:rPr>
              <w:t xml:space="preserve">in </w:t>
            </w:r>
            <w:r w:rsidRPr="00C16A75">
              <w:rPr>
                <w:rFonts w:ascii="Times New Roman" w:hAnsi="Times New Roman" w:cs="Times New Roman"/>
                <w:lang w:val="en-US"/>
              </w:rPr>
              <w:t xml:space="preserve">precision </w:t>
            </w:r>
            <w:r w:rsidR="00756336"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4D5605E6" w14:textId="77777777" w:rsidTr="009647B0">
        <w:trPr>
          <w:trHeight w:val="546"/>
          <w:jc w:val="center"/>
        </w:trPr>
        <w:tc>
          <w:tcPr>
            <w:tcW w:w="8395" w:type="dxa"/>
            <w:gridSpan w:val="2"/>
            <w:tcBorders>
              <w:top w:val="single" w:sz="4" w:space="0" w:color="auto"/>
              <w:bottom w:val="single" w:sz="4" w:space="0" w:color="auto"/>
            </w:tcBorders>
            <w:vAlign w:val="center"/>
          </w:tcPr>
          <w:p w14:paraId="043A5831" w14:textId="4BA7D7E8" w:rsidR="00054331" w:rsidRPr="00C16A75" w:rsidRDefault="00054331" w:rsidP="00756336">
            <w:pPr>
              <w:jc w:val="center"/>
              <w:rPr>
                <w:rFonts w:ascii="Times New Roman" w:hAnsi="Times New Roman" w:cs="Times New Roman"/>
                <w:i/>
                <w:lang w:val="en-US"/>
              </w:rPr>
            </w:pPr>
            <m:oMathPara>
              <m:oMath>
                <m:r>
                  <w:rPr>
                    <w:rFonts w:ascii="Cambria Math" w:hAnsi="Cambria Math" w:cs="Times New Roman"/>
                    <w:lang w:val="en-US"/>
                  </w:rPr>
                  <m:t>¬</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e>
                </m:d>
              </m:oMath>
            </m:oMathPara>
          </w:p>
        </w:tc>
      </w:tr>
    </w:tbl>
    <w:p w14:paraId="782D27EF" w14:textId="77777777" w:rsidR="00054331" w:rsidRPr="00C16A75" w:rsidRDefault="00054331" w:rsidP="00054331">
      <w:pPr>
        <w:spacing w:after="0" w:line="240" w:lineRule="auto"/>
        <w:jc w:val="both"/>
        <w:rPr>
          <w:rFonts w:ascii="Times New Roman" w:hAnsi="Times New Roman" w:cs="Times New Roman"/>
          <w:lang w:val="en-US"/>
        </w:rPr>
      </w:pPr>
    </w:p>
    <w:p w14:paraId="776204CA" w14:textId="628818D5"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oMath>
      <w:r w:rsidRPr="00C16A75">
        <w:rPr>
          <w:rFonts w:ascii="Times New Roman" w:hAnsi="Times New Roman" w:cs="Times New Roman"/>
          <w:lang w:val="en-US"/>
        </w:rPr>
        <w:t xml:space="preserve"> </w:t>
      </w:r>
      <w:proofErr w:type="gramStart"/>
      <w:r w:rsidRPr="00C16A75">
        <w:rPr>
          <w:rFonts w:ascii="Times New Roman" w:hAnsi="Times New Roman" w:cs="Times New Roman"/>
          <w:lang w:val="en-US"/>
        </w:rPr>
        <w:t xml:space="preserve">then </w:t>
      </w:r>
      <w:proofErr w:type="gramEnd"/>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oMath>
      <w:r w:rsidRPr="00C16A75">
        <w:rPr>
          <w:rFonts w:ascii="Times New Roman" w:hAnsi="Times New Roman" w:cs="Times New Roman"/>
          <w:lang w:val="en-US"/>
        </w:rPr>
        <w:t>.</w:t>
      </w:r>
    </w:p>
    <w:p w14:paraId="065EBB16" w14:textId="77777777" w:rsidR="00054331" w:rsidRPr="00C16A75" w:rsidRDefault="00054331" w:rsidP="009647B0">
      <w:pPr>
        <w:spacing w:after="0"/>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5E2B9A1" w14:textId="77777777" w:rsidTr="009647B0">
        <w:trPr>
          <w:trHeight w:val="388"/>
          <w:jc w:val="center"/>
        </w:trPr>
        <w:tc>
          <w:tcPr>
            <w:tcW w:w="4957" w:type="dxa"/>
            <w:tcBorders>
              <w:bottom w:val="nil"/>
            </w:tcBorders>
            <w:vAlign w:val="center"/>
          </w:tcPr>
          <w:p w14:paraId="7B3BFEA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Integration</w:t>
            </w:r>
          </w:p>
        </w:tc>
        <w:tc>
          <w:tcPr>
            <w:tcW w:w="3438" w:type="dxa"/>
            <w:tcBorders>
              <w:bottom w:val="nil"/>
            </w:tcBorders>
            <w:vAlign w:val="center"/>
          </w:tcPr>
          <w:p w14:paraId="47A52755" w14:textId="417EEC77" w:rsidR="00054331" w:rsidRPr="00C16A75" w:rsidRDefault="002C7EC8" w:rsidP="00756336">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AB</m:t>
                            </m:r>
                          </m:sub>
                        </m:sSub>
                      </m:e>
                    </m:d>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r>
                  <m:rPr>
                    <m:sty m:val="bi"/>
                  </m:rPr>
                  <w:rPr>
                    <w:rFonts w:ascii="Cambria Math" w:hAnsi="Cambria Math" w:cs="Times New Roman"/>
                    <w:lang w:val="en-US"/>
                  </w:rPr>
                  <m:t xml:space="preserve"> </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B</m:t>
                            </m:r>
                          </m:sub>
                        </m:sSub>
                      </m:e>
                    </m:d>
                  </m:sup>
                </m:sSubSup>
              </m:oMath>
            </m:oMathPara>
          </w:p>
        </w:tc>
      </w:tr>
      <w:tr w:rsidR="00054331" w:rsidRPr="00C16A75" w14:paraId="1876D227" w14:textId="77777777" w:rsidTr="009647B0">
        <w:trPr>
          <w:trHeight w:val="706"/>
          <w:jc w:val="center"/>
        </w:trPr>
        <w:tc>
          <w:tcPr>
            <w:tcW w:w="8395" w:type="dxa"/>
            <w:gridSpan w:val="2"/>
            <w:tcBorders>
              <w:top w:val="single" w:sz="4" w:space="0" w:color="auto"/>
              <w:bottom w:val="single" w:sz="4" w:space="0" w:color="auto"/>
            </w:tcBorders>
            <w:vAlign w:val="center"/>
          </w:tcPr>
          <w:p w14:paraId="05F80F7D" w14:textId="16A68E6A"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is an </w:t>
            </w:r>
            <w:r w:rsidRPr="00C16A75">
              <w:rPr>
                <w:rFonts w:ascii="Times New Roman" w:hAnsi="Times New Roman" w:cs="Times New Roman"/>
                <w:b/>
                <w:i/>
                <w:lang w:val="en-US"/>
              </w:rPr>
              <w:t>integration</w:t>
            </w:r>
            <w:r w:rsidRPr="00C16A75">
              <w:rPr>
                <w:rFonts w:ascii="Times New Roman" w:hAnsi="Times New Roman" w:cs="Times New Roman"/>
                <w:lang w:val="en-US"/>
              </w:rPr>
              <w:t xml:space="preserve"> of two models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B</w:t>
            </w:r>
            <w:r w:rsidRPr="00C16A75">
              <w:rPr>
                <w:rFonts w:ascii="Times New Roman" w:hAnsi="Times New Roman" w:cs="Times New Roman"/>
                <w:vertAlign w:val="superscript"/>
                <w:lang w:val="en-US"/>
              </w:rPr>
              <w:softHyphen/>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describes all data that are described using the model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the model M</w:t>
            </w:r>
            <w:r w:rsidRPr="00C16A75">
              <w:rPr>
                <w:rFonts w:ascii="Times New Roman" w:hAnsi="Times New Roman" w:cs="Times New Roman"/>
                <w:vertAlign w:val="subscript"/>
                <w:lang w:val="en-US"/>
              </w:rPr>
              <w:t>B</w:t>
            </w:r>
          </w:p>
        </w:tc>
      </w:tr>
      <w:tr w:rsidR="00054331" w:rsidRPr="00C16A75" w14:paraId="518AA210" w14:textId="77777777" w:rsidTr="009647B0">
        <w:trPr>
          <w:trHeight w:val="546"/>
          <w:jc w:val="center"/>
        </w:trPr>
        <w:tc>
          <w:tcPr>
            <w:tcW w:w="8395" w:type="dxa"/>
            <w:gridSpan w:val="2"/>
            <w:tcBorders>
              <w:top w:val="single" w:sz="4" w:space="0" w:color="auto"/>
            </w:tcBorders>
            <w:vAlign w:val="center"/>
          </w:tcPr>
          <w:p w14:paraId="2168EE4C" w14:textId="0AFC0291" w:rsidR="00054331" w:rsidRPr="00C16A75" w:rsidRDefault="002C7EC8" w:rsidP="00C773C2">
            <w:pPr>
              <w:jc w:val="both"/>
              <w:rPr>
                <w:rFonts w:ascii="Times New Roman" w:hAnsi="Times New Roman" w:cs="Times New Roman"/>
                <w:lang w:val="en-US"/>
              </w:rPr>
            </w:pPr>
            <m:oMathPara>
              <m:oMath>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B</m:t>
                                </m:r>
                              </m:sub>
                            </m:sSub>
                          </m:e>
                        </m:d>
                      </m:sup>
                    </m:sSubSup>
                  </m:e>
                </m:d>
              </m:oMath>
            </m:oMathPara>
          </w:p>
        </w:tc>
      </w:tr>
    </w:tbl>
    <w:p w14:paraId="4E783274" w14:textId="77777777" w:rsidR="00054331" w:rsidRPr="00C16A75" w:rsidRDefault="00054331" w:rsidP="00054331">
      <w:pPr>
        <w:spacing w:after="0" w:line="240" w:lineRule="auto"/>
        <w:jc w:val="both"/>
        <w:rPr>
          <w:rFonts w:ascii="Times New Roman" w:hAnsi="Times New Roman" w:cs="Times New Roman"/>
          <w:lang w:val="en-US"/>
        </w:rPr>
      </w:pPr>
    </w:p>
    <w:p w14:paraId="74346288"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model must generally be re-implemented with a new theory that describes both types of </w:t>
      </w:r>
      <w:r w:rsidRPr="00C16A75">
        <w:rPr>
          <w:rFonts w:ascii="Times New Roman" w:hAnsi="Times New Roman" w:cs="Times New Roman"/>
          <w:lang w:val="en-US"/>
        </w:rPr>
        <w:lastRenderedPageBreak/>
        <w:t xml:space="preserve">experiments. If it is not possible to establish a smooth mathematical relation for both groups of behavior, it can be always be implemented as an “if-then-else-” solution. The existence of conditional integration is proof of the </w:t>
      </w:r>
      <w:r w:rsidRPr="00C16A75">
        <w:rPr>
          <w:rFonts w:ascii="Times New Roman" w:hAnsi="Times New Roman" w:cs="Times New Roman"/>
          <w:u w:val="single"/>
          <w:lang w:val="en-US"/>
        </w:rPr>
        <w:t>integration theorem</w:t>
      </w:r>
      <w:r w:rsidRPr="00C16A75">
        <w:rPr>
          <w:rFonts w:ascii="Times New Roman" w:hAnsi="Times New Roman" w:cs="Times New Roman"/>
          <w:lang w:val="en-US"/>
        </w:rPr>
        <w:t xml:space="preserve">, which states that there must exist some integration for each of the two models. </w:t>
      </w:r>
    </w:p>
    <w:p w14:paraId="18B4E5CF" w14:textId="1971887E"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Integration theorem: </w:t>
      </w:r>
      <m:oMath>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r>
          <w:rPr>
            <w:rFonts w:ascii="Cambria Math" w:hAnsi="Cambria Math" w:cs="Times New Roman"/>
            <w:lang w:val="en-US"/>
          </w:rPr>
          <m:t xml:space="preserve">: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e>
        </m:d>
        <m:r>
          <w:rPr>
            <w:rFonts w:ascii="Cambria Math" w:hAnsi="Cambria Math" w:cs="Times New Roman"/>
            <w:lang w:val="en-US"/>
          </w:rPr>
          <m:t xml:space="preserve"> &amp;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e>
        </m:d>
      </m:oMath>
    </w:p>
    <w:p w14:paraId="6EE0E6FA"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_Ref420285994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4509E82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6063A6F" w14:textId="77777777" w:rsidTr="009647B0">
        <w:trPr>
          <w:trHeight w:val="388"/>
          <w:jc w:val="center"/>
        </w:trPr>
        <w:tc>
          <w:tcPr>
            <w:tcW w:w="4957" w:type="dxa"/>
            <w:tcBorders>
              <w:bottom w:val="nil"/>
            </w:tcBorders>
            <w:vAlign w:val="center"/>
          </w:tcPr>
          <w:p w14:paraId="281CDACB" w14:textId="5CF8D748"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Domain r</w:t>
            </w:r>
            <w:r w:rsidR="00054331" w:rsidRPr="00C16A75">
              <w:rPr>
                <w:rFonts w:ascii="Times New Roman" w:hAnsi="Times New Roman" w:cs="Times New Roman"/>
                <w:b/>
                <w:lang w:val="en-US"/>
              </w:rPr>
              <w:t>eduction</w:t>
            </w:r>
          </w:p>
        </w:tc>
        <w:tc>
          <w:tcPr>
            <w:tcW w:w="3438" w:type="dxa"/>
            <w:tcBorders>
              <w:bottom w:val="nil"/>
            </w:tcBorders>
            <w:vAlign w:val="center"/>
          </w:tcPr>
          <w:p w14:paraId="76026C6B" w14:textId="7728305F" w:rsidR="00054331" w:rsidRPr="00C16A75" w:rsidRDefault="002C7EC8"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r</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,I</m:t>
                      </m:r>
                    </m:e>
                  </m:d>
                </m:sup>
              </m:sSubSup>
              <m:r>
                <m:rPr>
                  <m:sty m:val="bi"/>
                </m:rPr>
                <w:rPr>
                  <w:rFonts w:ascii="Cambria Math" w:hAnsi="Cambria Math" w:cs="Times New Roman"/>
                  <w:lang w:val="en-US"/>
                </w:rPr>
                <m:t>=reduction(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EE0F330" w14:textId="77777777" w:rsidTr="009647B0">
        <w:trPr>
          <w:trHeight w:val="706"/>
          <w:jc w:val="center"/>
        </w:trPr>
        <w:tc>
          <w:tcPr>
            <w:tcW w:w="8395" w:type="dxa"/>
            <w:gridSpan w:val="2"/>
            <w:tcBorders>
              <w:top w:val="single" w:sz="4" w:space="0" w:color="auto"/>
              <w:bottom w:val="single" w:sz="4" w:space="0" w:color="auto"/>
            </w:tcBorders>
            <w:vAlign w:val="center"/>
          </w:tcPr>
          <w:p w14:paraId="47FC8E03" w14:textId="009C4C55" w:rsidR="00054331" w:rsidRPr="00C16A75" w:rsidRDefault="00054331" w:rsidP="00C773C2">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 </w:t>
            </w:r>
            <w:r w:rsidRPr="00C16A75">
              <w:rPr>
                <w:rFonts w:ascii="Times New Roman" w:hAnsi="Times New Roman" w:cs="Times New Roman"/>
                <w:b/>
                <w:i/>
                <w:lang w:val="en-US"/>
              </w:rPr>
              <w:t>reduction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to new domain D</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 if and only if its domain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is a subset of the domain </w:t>
            </w:r>
            <w:r w:rsidRPr="00C16A75">
              <w:rPr>
                <w:rFonts w:ascii="Times New Roman" w:hAnsi="Times New Roman" w:cs="Times New Roman"/>
                <w:i/>
                <w:lang w:val="en-US"/>
              </w:rPr>
              <w:t>D</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describes all experiments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same image.</w:t>
            </w:r>
          </w:p>
        </w:tc>
      </w:tr>
      <w:tr w:rsidR="00054331" w:rsidRPr="00C16A75" w14:paraId="2B323204" w14:textId="77777777" w:rsidTr="009647B0">
        <w:trPr>
          <w:trHeight w:val="546"/>
          <w:jc w:val="center"/>
        </w:trPr>
        <w:tc>
          <w:tcPr>
            <w:tcW w:w="8395" w:type="dxa"/>
            <w:gridSpan w:val="2"/>
            <w:tcBorders>
              <w:top w:val="single" w:sz="4" w:space="0" w:color="auto"/>
            </w:tcBorders>
            <w:vAlign w:val="center"/>
          </w:tcPr>
          <w:p w14:paraId="56DE5A11" w14:textId="6AC60013" w:rsidR="00054331" w:rsidRPr="00C16A75" w:rsidRDefault="002C7EC8" w:rsidP="00693BD1">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r</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,I</m:t>
                            </m:r>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3FB59640" w14:textId="77777777" w:rsidR="00054331" w:rsidRPr="00C16A75" w:rsidRDefault="00054331" w:rsidP="00054331">
      <w:pPr>
        <w:spacing w:after="0" w:line="240" w:lineRule="auto"/>
        <w:jc w:val="both"/>
        <w:rPr>
          <w:rFonts w:ascii="Times New Roman" w:hAnsi="Times New Roman" w:cs="Times New Roman"/>
          <w:lang w:val="en-US"/>
        </w:rPr>
      </w:pPr>
    </w:p>
    <w:p w14:paraId="3451E413"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The model after domain reduction is at least as good as the original model. The image remains the same. The domain is reduced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m:t>
        </m:r>
      </m:oMath>
      <w:r w:rsidRPr="00C16A75">
        <w:rPr>
          <w:rFonts w:ascii="Times New Roman" w:hAnsi="Times New Roman" w:cs="Times New Roman"/>
          <w:lang w:val="en-US"/>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6F163C" w14:textId="77777777" w:rsidTr="009647B0">
        <w:trPr>
          <w:trHeight w:val="388"/>
          <w:jc w:val="center"/>
        </w:trPr>
        <w:tc>
          <w:tcPr>
            <w:tcW w:w="4957" w:type="dxa"/>
            <w:tcBorders>
              <w:bottom w:val="nil"/>
            </w:tcBorders>
            <w:vAlign w:val="center"/>
          </w:tcPr>
          <w:p w14:paraId="6A677301" w14:textId="18587D4C"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Image e</w:t>
            </w:r>
            <w:r w:rsidR="00054331" w:rsidRPr="00C16A75">
              <w:rPr>
                <w:rFonts w:ascii="Times New Roman" w:hAnsi="Times New Roman" w:cs="Times New Roman"/>
                <w:b/>
                <w:lang w:val="en-US"/>
              </w:rPr>
              <w:t>xtension</w:t>
            </w:r>
          </w:p>
        </w:tc>
        <w:tc>
          <w:tcPr>
            <w:tcW w:w="3438" w:type="dxa"/>
            <w:tcBorders>
              <w:bottom w:val="nil"/>
            </w:tcBorders>
            <w:vAlign w:val="center"/>
          </w:tcPr>
          <w:p w14:paraId="1DB3D13F" w14:textId="611A3C57" w:rsidR="00054331" w:rsidRPr="00C16A75" w:rsidRDefault="002C7EC8"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e</m:t>
                  </m:r>
                </m:sub>
                <m:sup>
                  <m:d>
                    <m:dPr>
                      <m:ctrlPr>
                        <w:rPr>
                          <w:rFonts w:ascii="Cambria Math" w:hAnsi="Cambria Math" w:cs="Times New Roman"/>
                          <w:b/>
                          <w:i/>
                          <w:lang w:val="en-US"/>
                        </w:rPr>
                      </m:ctrlPr>
                    </m:dPr>
                    <m:e>
                      <m:r>
                        <m:rPr>
                          <m:sty m:val="bi"/>
                        </m:rPr>
                        <w:rPr>
                          <w:rFonts w:ascii="Cambria Math" w:hAnsi="Cambria Math" w:cs="Times New Roman"/>
                          <w:lang w:val="en-US"/>
                        </w:rPr>
                        <m:t>D,</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e</m:t>
                          </m:r>
                        </m:sub>
                      </m:sSub>
                    </m:e>
                  </m:d>
                </m:sup>
              </m:sSubSup>
              <m:r>
                <m:rPr>
                  <m:sty m:val="bi"/>
                </m:rPr>
                <w:rPr>
                  <w:rFonts w:ascii="Cambria Math" w:hAnsi="Cambria Math" w:cs="Times New Roman"/>
                  <w:lang w:val="en-US"/>
                </w:rPr>
                <m:t>=extension(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81EBACA" w14:textId="77777777" w:rsidTr="009647B0">
        <w:trPr>
          <w:trHeight w:val="965"/>
          <w:jc w:val="center"/>
        </w:trPr>
        <w:tc>
          <w:tcPr>
            <w:tcW w:w="8395" w:type="dxa"/>
            <w:gridSpan w:val="2"/>
            <w:tcBorders>
              <w:top w:val="single" w:sz="4" w:space="0" w:color="auto"/>
              <w:bottom w:val="single" w:sz="4" w:space="0" w:color="auto"/>
            </w:tcBorders>
            <w:vAlign w:val="center"/>
          </w:tcPr>
          <w:p w14:paraId="3EB4C60D" w14:textId="4374DD1C" w:rsidR="00054331" w:rsidRPr="00C16A75" w:rsidRDefault="00054331" w:rsidP="00693BD1">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an </w:t>
            </w:r>
            <w:r w:rsidRPr="00C16A75">
              <w:rPr>
                <w:rFonts w:ascii="Times New Roman" w:hAnsi="Times New Roman" w:cs="Times New Roman"/>
                <w:b/>
                <w:i/>
                <w:lang w:val="en-US"/>
              </w:rPr>
              <w:t>extension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if and only if the original image </w:t>
            </w:r>
            <w:r w:rsidRPr="00C16A75">
              <w:rPr>
                <w:rFonts w:ascii="Times New Roman" w:hAnsi="Times New Roman" w:cs="Times New Roman"/>
                <w:i/>
                <w:lang w:val="en-US"/>
              </w:rPr>
              <w:t>I</w:t>
            </w:r>
            <w:r w:rsidRPr="00C16A75">
              <w:rPr>
                <w:rFonts w:ascii="Times New Roman" w:hAnsi="Times New Roman" w:cs="Times New Roman"/>
                <w:lang w:val="en-US"/>
              </w:rPr>
              <w:t xml:space="preserve"> is a subset of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describes all data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i/>
                <w:lang w:val="en-US"/>
              </w:rPr>
              <w:t xml:space="preserve"> </w:t>
            </w:r>
            <w:r w:rsidRPr="00C16A75">
              <w:rPr>
                <w:rFonts w:ascii="Times New Roman" w:hAnsi="Times New Roman" w:cs="Times New Roman"/>
                <w:lang w:val="en-US"/>
              </w:rPr>
              <w:t xml:space="preserve">with precision </w:t>
            </w:r>
            <w:r w:rsidR="00693BD1"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61F4959B" w14:textId="77777777" w:rsidTr="009647B0">
        <w:trPr>
          <w:trHeight w:val="546"/>
          <w:jc w:val="center"/>
        </w:trPr>
        <w:tc>
          <w:tcPr>
            <w:tcW w:w="8395" w:type="dxa"/>
            <w:gridSpan w:val="2"/>
            <w:tcBorders>
              <w:top w:val="single" w:sz="4" w:space="0" w:color="auto"/>
            </w:tcBorders>
            <w:vAlign w:val="center"/>
          </w:tcPr>
          <w:p w14:paraId="0DF0979A" w14:textId="48B069E8" w:rsidR="00054331" w:rsidRPr="00C16A75" w:rsidRDefault="002C7EC8" w:rsidP="00693BD1">
            <w:pPr>
              <w:ind w:left="720" w:hanging="720"/>
              <w:jc w:val="center"/>
              <w:rPr>
                <w:rFonts w:ascii="Times New Roman" w:hAnsi="Times New Roman" w:cs="Times New Roman"/>
                <w:lang w:val="en-US"/>
              </w:rPr>
            </w:pPr>
            <m:oMathPara>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r>
                  <w:rPr>
                    <w:rFonts w:ascii="Cambria Math" w:hAnsi="Cambria Math" w:cs="Times New Roman"/>
                    <w:lang w:val="en-US"/>
                  </w:rPr>
                  <m:t xml:space="preserve">&amp;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e</m:t>
                        </m:r>
                      </m:sub>
                      <m:sup>
                        <m:d>
                          <m:dPr>
                            <m:ctrlPr>
                              <w:rPr>
                                <w:rFonts w:ascii="Cambria Math" w:hAnsi="Cambria Math" w:cs="Times New Roman"/>
                                <w:i/>
                                <w:lang w:val="en-US"/>
                              </w:rPr>
                            </m:ctrlPr>
                          </m:dPr>
                          <m:e>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7F1C5104" w14:textId="77777777" w:rsidR="00054331" w:rsidRPr="00C16A75" w:rsidRDefault="00054331" w:rsidP="00054331">
      <w:pPr>
        <w:spacing w:after="0" w:line="240" w:lineRule="auto"/>
        <w:jc w:val="both"/>
        <w:rPr>
          <w:rFonts w:ascii="Times New Roman" w:hAnsi="Times New Roman" w:cs="Times New Roman"/>
          <w:lang w:val="en-US"/>
        </w:rPr>
      </w:pPr>
    </w:p>
    <w:p w14:paraId="7C5D145D"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model after extension of the image is at least as good as the original model, as only the image was </w:t>
      </w:r>
      <w:proofErr w:type="gramStart"/>
      <w:r w:rsidRPr="00C16A75">
        <w:rPr>
          <w:rFonts w:ascii="Times New Roman" w:hAnsi="Times New Roman" w:cs="Times New Roman"/>
          <w:lang w:val="en-US"/>
        </w:rPr>
        <w:t xml:space="preserve">extended </w:t>
      </w:r>
      <w:proofErr w:type="gramEnd"/>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oMath>
      <w:r w:rsidRPr="00C16A75">
        <w:rPr>
          <w:rFonts w:ascii="Times New Roman" w:hAnsi="Times New Roman" w:cs="Times New Roman"/>
          <w:lang w:val="en-US"/>
        </w:rPr>
        <w:t>. The domain and the experiments remain the same.</w:t>
      </w:r>
    </w:p>
    <w:p w14:paraId="31F6E6E1" w14:textId="6E418610" w:rsidR="008A0F20" w:rsidRPr="00C16A75" w:rsidRDefault="00054331" w:rsidP="008A0F20">
      <w:pPr>
        <w:jc w:val="both"/>
        <w:rPr>
          <w:rFonts w:ascii="Times New Roman" w:hAnsi="Times New Roman" w:cs="Times New Roman"/>
          <w:lang w:val="en-US"/>
        </w:rPr>
      </w:pPr>
      <w:r w:rsidRPr="00C16A75">
        <w:rPr>
          <w:rFonts w:ascii="Times New Roman" w:hAnsi="Times New Roman" w:cs="Times New Roman"/>
          <w:lang w:val="en-US"/>
        </w:rPr>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w:t>
      </w:r>
      <w:r w:rsidR="008A0F20" w:rsidRPr="00C16A75">
        <w:rPr>
          <w:rFonts w:ascii="Times New Roman" w:hAnsi="Times New Roman" w:cs="Times New Roman"/>
          <w:lang w:val="en-US"/>
        </w:rPr>
        <w:t>able part of any complex model.</w:t>
      </w:r>
    </w:p>
    <w:p w14:paraId="06405D22" w14:textId="789016CE" w:rsidR="006B0C48" w:rsidRPr="00C16A75" w:rsidRDefault="008A0F20">
      <w:pPr>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br w:type="page"/>
      </w:r>
    </w:p>
    <w:p w14:paraId="2B9DE2C5" w14:textId="6431D237" w:rsidR="003362FC" w:rsidRPr="00C16A75" w:rsidRDefault="00054331" w:rsidP="00911E3F">
      <w:pPr>
        <w:pStyle w:val="Nadpis1"/>
        <w:jc w:val="both"/>
        <w:rPr>
          <w:rStyle w:val="Znaknadpisu1"/>
          <w:rFonts w:ascii="Times New Roman" w:hAnsi="Times New Roman" w:cs="Times New Roman"/>
        </w:rPr>
      </w:pPr>
      <w:bookmarkStart w:id="201" w:name="_Ref421560721"/>
      <w:bookmarkStart w:id="202" w:name="_Toc421792682"/>
      <w:bookmarkEnd w:id="187"/>
      <w:bookmarkEnd w:id="188"/>
      <w:bookmarkEnd w:id="189"/>
      <w:bookmarkEnd w:id="190"/>
      <w:bookmarkEnd w:id="191"/>
      <w:bookmarkEnd w:id="192"/>
      <w:bookmarkEnd w:id="193"/>
      <w:bookmarkEnd w:id="194"/>
      <w:r w:rsidRPr="00C16A75">
        <w:rPr>
          <w:rStyle w:val="Znaknadpisu1"/>
          <w:rFonts w:ascii="Times New Roman" w:hAnsi="Times New Roman" w:cs="Times New Roman"/>
        </w:rPr>
        <w:lastRenderedPageBreak/>
        <w:t xml:space="preserve">Result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201"/>
      <w:bookmarkEnd w:id="202"/>
    </w:p>
    <w:p w14:paraId="4767358D" w14:textId="0ACD9CD1" w:rsidR="007041B0" w:rsidRDefault="007041B0" w:rsidP="007041B0">
      <w:pPr>
        <w:jc w:val="both"/>
        <w:rPr>
          <w:rFonts w:ascii="Times New Roman" w:hAnsi="Times New Roman" w:cs="Times New Roman"/>
          <w:lang w:val="en-US"/>
        </w:rPr>
      </w:pPr>
      <w:r w:rsidRPr="00C16A75">
        <w:rPr>
          <w:rFonts w:ascii="Times New Roman" w:hAnsi="Times New Roman" w:cs="Times New Roman"/>
          <w:lang w:val="en-US"/>
        </w:rPr>
        <w:t>The result of integration is one runnable complex model of integrative human physiology called Physiomodel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_Ref421551585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noProof/>
          <w:lang w:val="en-US"/>
        </w:rPr>
        <w:t>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model is decomposed into 10 subsystems and one block with settings. Each of these subsystems is described in following subsections. </w:t>
      </w:r>
      <w:r w:rsidR="008A7B76">
        <w:rPr>
          <w:rFonts w:ascii="Times New Roman" w:hAnsi="Times New Roman" w:cs="Times New Roman"/>
          <w:lang w:val="en-US"/>
        </w:rPr>
        <w:t>The implementation of each subsystem can be simulated separately</w:t>
      </w:r>
      <w:r w:rsidR="00157B15">
        <w:rPr>
          <w:rFonts w:ascii="Times New Roman" w:hAnsi="Times New Roman" w:cs="Times New Roman"/>
          <w:lang w:val="en-US"/>
        </w:rPr>
        <w:t>, what is very helpful during debugging of the model. The inputs are stored in one file, which is comparable with inputs of original HumMod expecting of new states and parameters of newly implemented acid-base and new hemoglobin binding model. Each subsystem contains also huge set of references to papers from which was estimated the parameters and relations inside. Output of simulations during normal condition is automatically compared with predefined set of values. The differences between simulation output variable and expected value are sorted to be presented the most questionable parts of the model, which speed up the development, because there is no need for manual examination of graph of each included variable.</w:t>
      </w:r>
    </w:p>
    <w:p w14:paraId="63117907" w14:textId="5FBCCF07" w:rsidR="00D3131A" w:rsidRPr="00C16A75" w:rsidRDefault="002C7EC8" w:rsidP="00911E3F">
      <w:pPr>
        <w:jc w:val="both"/>
        <w:rPr>
          <w:rFonts w:ascii="Times New Roman" w:hAnsi="Times New Roman" w:cs="Times New Roman"/>
          <w:lang w:val="en-US"/>
        </w:rPr>
      </w:pPr>
      <w:r w:rsidRPr="00C16A75">
        <w:rPr>
          <w:rFonts w:ascii="Times New Roman" w:hAnsi="Times New Roman" w:cs="Times New Roman"/>
          <w:lang w:val="en-US"/>
        </w:rPr>
        <w:pict w14:anchorId="150FC6C8">
          <v:shape id="_x0000_i1025" type="#_x0000_t75" style="width:420pt;height:420pt">
            <v:imagedata r:id="rId133" o:title="D01_Physiomodel_Main"/>
          </v:shape>
        </w:pict>
      </w:r>
    </w:p>
    <w:p w14:paraId="305CFD1A" w14:textId="6E616C0E" w:rsidR="00520F47" w:rsidRPr="00C16A75" w:rsidRDefault="00D3131A" w:rsidP="00911E3F">
      <w:pPr>
        <w:pStyle w:val="Titulek"/>
        <w:jc w:val="both"/>
        <w:rPr>
          <w:rFonts w:ascii="Times New Roman" w:hAnsi="Times New Roman" w:cs="Times New Roman"/>
          <w:lang w:val="en-US"/>
        </w:rPr>
      </w:pPr>
      <w:bookmarkStart w:id="203" w:name="_Ref421551585"/>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w:t>
      </w:r>
      <w:r w:rsidRPr="00C16A75">
        <w:rPr>
          <w:rFonts w:ascii="Times New Roman" w:hAnsi="Times New Roman" w:cs="Times New Roman"/>
          <w:lang w:val="en-US"/>
        </w:rPr>
        <w:fldChar w:fldCharType="end"/>
      </w:r>
      <w:bookmarkEnd w:id="203"/>
      <w:r w:rsidR="009536B4" w:rsidRPr="00C16A75">
        <w:rPr>
          <w:rFonts w:ascii="Times New Roman" w:hAnsi="Times New Roman" w:cs="Times New Roman"/>
          <w:lang w:val="en-US"/>
        </w:rPr>
        <w:t xml:space="preserve">: </w:t>
      </w:r>
      <w:r w:rsidR="00752A9E" w:rsidRPr="00C16A75">
        <w:rPr>
          <w:rFonts w:ascii="Times New Roman" w:hAnsi="Times New Roman" w:cs="Times New Roman"/>
          <w:lang w:val="en-US"/>
        </w:rPr>
        <w:t>Physiomodel subsystems, top-level diagram implementation</w:t>
      </w:r>
      <w:r w:rsidR="009536B4" w:rsidRPr="00C16A75">
        <w:rPr>
          <w:rFonts w:ascii="Times New Roman" w:hAnsi="Times New Roman" w:cs="Times New Roman"/>
          <w:lang w:val="en-US"/>
        </w:rPr>
        <w:t>.</w:t>
      </w:r>
    </w:p>
    <w:p w14:paraId="7A669613" w14:textId="77777777" w:rsidR="003362FC" w:rsidRPr="00C16A75" w:rsidRDefault="003362FC" w:rsidP="004F0385">
      <w:pPr>
        <w:pStyle w:val="Nadpis2"/>
        <w:rPr>
          <w:rStyle w:val="Znaknadpisu1"/>
          <w:rFonts w:ascii="Times New Roman" w:hAnsi="Times New Roman" w:cs="Times New Roman"/>
          <w:sz w:val="28"/>
        </w:rPr>
      </w:pPr>
      <w:bookmarkStart w:id="204" w:name="_Toc409289292"/>
      <w:bookmarkStart w:id="205" w:name="_Toc420288832"/>
      <w:bookmarkStart w:id="206" w:name="_Toc421792683"/>
      <w:r w:rsidRPr="00C16A75">
        <w:rPr>
          <w:rStyle w:val="Znaknadpisu1"/>
          <w:rFonts w:ascii="Times New Roman" w:hAnsi="Times New Roman" w:cs="Times New Roman"/>
          <w:sz w:val="28"/>
        </w:rPr>
        <w:lastRenderedPageBreak/>
        <w:t>Cardiovascular system</w:t>
      </w:r>
      <w:bookmarkEnd w:id="204"/>
      <w:bookmarkEnd w:id="205"/>
      <w:bookmarkEnd w:id="206"/>
    </w:p>
    <w:p w14:paraId="4C98499E" w14:textId="04559EDF" w:rsidR="00B907B6" w:rsidRPr="00C16A75" w:rsidRDefault="009536B4" w:rsidP="00911E3F">
      <w:pPr>
        <w:jc w:val="both"/>
        <w:rPr>
          <w:rFonts w:ascii="Times New Roman" w:hAnsi="Times New Roman" w:cs="Times New Roman"/>
          <w:lang w:val="en-US"/>
        </w:rPr>
      </w:pPr>
      <w:r w:rsidRPr="00C16A75">
        <w:rPr>
          <w:rFonts w:ascii="Times New Roman" w:hAnsi="Times New Roman" w:cs="Times New Roman"/>
          <w:lang w:val="en-US"/>
        </w:rPr>
        <w:t>The c</w:t>
      </w:r>
      <w:r w:rsidR="00B907B6" w:rsidRPr="00C16A75">
        <w:rPr>
          <w:rFonts w:ascii="Times New Roman" w:hAnsi="Times New Roman" w:cs="Times New Roman"/>
          <w:lang w:val="en-US"/>
        </w:rPr>
        <w:t xml:space="preserve">ardiovascular system </w:t>
      </w:r>
      <w:r w:rsidR="00FE7DE1" w:rsidRPr="00C16A75">
        <w:rPr>
          <w:rFonts w:ascii="Times New Roman" w:hAnsi="Times New Roman" w:cs="Times New Roman"/>
          <w:lang w:val="en-US"/>
        </w:rPr>
        <w:t>is</w:t>
      </w:r>
      <w:r w:rsidR="00B907B6" w:rsidRPr="00C16A75">
        <w:rPr>
          <w:rFonts w:ascii="Times New Roman" w:hAnsi="Times New Roman" w:cs="Times New Roman"/>
          <w:lang w:val="en-US"/>
        </w:rPr>
        <w:t xml:space="preserve"> composed </w:t>
      </w:r>
      <w:r w:rsidRPr="00C16A75">
        <w:rPr>
          <w:rFonts w:ascii="Times New Roman" w:hAnsi="Times New Roman" w:cs="Times New Roman"/>
          <w:lang w:val="en-US"/>
        </w:rPr>
        <w:t xml:space="preserve">of the </w:t>
      </w:r>
      <w:r w:rsidR="00B907B6" w:rsidRPr="00C16A75">
        <w:rPr>
          <w:rFonts w:ascii="Times New Roman" w:hAnsi="Times New Roman" w:cs="Times New Roman"/>
          <w:lang w:val="en-US"/>
        </w:rPr>
        <w:t>heart, pulmonary circulation and systemic circulation</w:t>
      </w:r>
      <w:r w:rsidRPr="00C16A75">
        <w:rPr>
          <w:rFonts w:ascii="Times New Roman" w:hAnsi="Times New Roman" w:cs="Times New Roman"/>
          <w:lang w:val="en-US"/>
        </w:rPr>
        <w:t>,</w:t>
      </w:r>
      <w:r w:rsidR="00B907B6" w:rsidRPr="00C16A75">
        <w:rPr>
          <w:rFonts w:ascii="Times New Roman" w:hAnsi="Times New Roman" w:cs="Times New Roman"/>
          <w:lang w:val="en-US"/>
        </w:rPr>
        <w:t xml:space="preserve"> as implemented in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2</w:t>
      </w:r>
      <w:r w:rsidR="00D3131A" w:rsidRPr="00C16A75">
        <w:rPr>
          <w:rFonts w:ascii="Times New Roman" w:hAnsi="Times New Roman" w:cs="Times New Roman"/>
          <w:lang w:val="en-US"/>
        </w:rPr>
        <w:fldChar w:fldCharType="end"/>
      </w:r>
      <w:r w:rsidR="00B907B6" w:rsidRPr="00C16A75">
        <w:rPr>
          <w:rFonts w:ascii="Times New Roman" w:hAnsi="Times New Roman" w:cs="Times New Roman"/>
          <w:lang w:val="en-US"/>
        </w:rPr>
        <w:t>.</w:t>
      </w:r>
      <w:r w:rsidR="00F04B31" w:rsidRPr="00C16A75">
        <w:rPr>
          <w:rFonts w:ascii="Times New Roman" w:hAnsi="Times New Roman" w:cs="Times New Roman"/>
          <w:lang w:val="en-US"/>
        </w:rPr>
        <w:t xml:space="preserve"> These components are connected using </w:t>
      </w:r>
      <w:r w:rsidRPr="00C16A75">
        <w:rPr>
          <w:rFonts w:ascii="Times New Roman" w:hAnsi="Times New Roman" w:cs="Times New Roman"/>
          <w:lang w:val="en-US"/>
        </w:rPr>
        <w:t xml:space="preserve">the </w:t>
      </w:r>
      <w:r w:rsidR="00F04B31" w:rsidRPr="00C16A75">
        <w:rPr>
          <w:rFonts w:ascii="Times New Roman" w:hAnsi="Times New Roman" w:cs="Times New Roman"/>
          <w:lang w:val="en-US"/>
        </w:rPr>
        <w:t>Physiolibrary</w:t>
      </w:r>
      <w:r w:rsidRPr="00C16A75">
        <w:rPr>
          <w:rFonts w:ascii="Times New Roman" w:hAnsi="Times New Roman" w:cs="Times New Roman"/>
          <w:lang w:val="en-US"/>
        </w:rPr>
        <w:t>’s</w:t>
      </w:r>
      <w:r w:rsidR="00F04B31" w:rsidRPr="00C16A75">
        <w:rPr>
          <w:rFonts w:ascii="Times New Roman" w:hAnsi="Times New Roman" w:cs="Times New Roman"/>
          <w:lang w:val="en-US"/>
        </w:rPr>
        <w:t xml:space="preserve"> hydraulic connectors</w:t>
      </w:r>
      <w:r w:rsidR="00A154D0"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A154D0" w:rsidRPr="00C16A75">
        <w:rPr>
          <w:rFonts w:ascii="Times New Roman" w:hAnsi="Times New Roman" w:cs="Times New Roman"/>
          <w:lang w:val="en-US"/>
        </w:rPr>
        <w:t>)</w:t>
      </w:r>
      <w:r w:rsidR="00F04B31" w:rsidRPr="00C16A75">
        <w:rPr>
          <w:rFonts w:ascii="Times New Roman" w:hAnsi="Times New Roman" w:cs="Times New Roman"/>
          <w:lang w:val="en-US"/>
        </w:rPr>
        <w:t>, where pressure and volumetric flow is hidden behind the black line connections.</w:t>
      </w:r>
      <w:r w:rsidR="00B907B6" w:rsidRPr="00C16A75">
        <w:rPr>
          <w:rFonts w:ascii="Times New Roman" w:hAnsi="Times New Roman" w:cs="Times New Roman"/>
          <w:lang w:val="en-US"/>
        </w:rPr>
        <w:t xml:space="preserve"> Both </w:t>
      </w:r>
      <w:r w:rsidR="00FE7DE1" w:rsidRPr="00C16A75">
        <w:rPr>
          <w:rFonts w:ascii="Times New Roman" w:hAnsi="Times New Roman" w:cs="Times New Roman"/>
          <w:lang w:val="en-US"/>
        </w:rPr>
        <w:t xml:space="preserve">pulmonary and systemic </w:t>
      </w:r>
      <w:r w:rsidR="00B907B6" w:rsidRPr="00C16A75">
        <w:rPr>
          <w:rFonts w:ascii="Times New Roman" w:hAnsi="Times New Roman" w:cs="Times New Roman"/>
          <w:lang w:val="en-US"/>
        </w:rPr>
        <w:t xml:space="preserve">circulation </w:t>
      </w:r>
      <w:r w:rsidRPr="00C16A75">
        <w:rPr>
          <w:rFonts w:ascii="Times New Roman" w:hAnsi="Times New Roman" w:cs="Times New Roman"/>
          <w:lang w:val="en-US"/>
        </w:rPr>
        <w:t xml:space="preserve">has the same behavior </w:t>
      </w:r>
      <w:r w:rsidR="000A72F2" w:rsidRPr="00C16A75">
        <w:rPr>
          <w:rFonts w:ascii="Times New Roman" w:hAnsi="Times New Roman" w:cs="Times New Roman"/>
          <w:lang w:val="en-US"/>
        </w:rPr>
        <w:t xml:space="preserve">during steady state as </w:t>
      </w:r>
      <w:r w:rsidRPr="00C16A75">
        <w:rPr>
          <w:rFonts w:ascii="Times New Roman" w:hAnsi="Times New Roman" w:cs="Times New Roman"/>
          <w:lang w:val="en-US"/>
        </w:rPr>
        <w:t xml:space="preserve">the </w:t>
      </w:r>
      <w:r w:rsidR="000A72F2" w:rsidRPr="00C16A75">
        <w:rPr>
          <w:rFonts w:ascii="Times New Roman" w:hAnsi="Times New Roman" w:cs="Times New Roman"/>
          <w:lang w:val="en-US"/>
        </w:rPr>
        <w:t>simple</w:t>
      </w:r>
      <w:r w:rsidR="00FE7DE1" w:rsidRPr="00C16A75">
        <w:rPr>
          <w:rFonts w:ascii="Times New Roman" w:hAnsi="Times New Roman" w:cs="Times New Roman"/>
          <w:lang w:val="en-US"/>
        </w:rPr>
        <w:t xml:space="preserve"> hydraulic resistor</w:t>
      </w:r>
      <w:r w:rsidR="00622F48" w:rsidRPr="00C16A75">
        <w:rPr>
          <w:rFonts w:ascii="Times New Roman" w:hAnsi="Times New Roman" w:cs="Times New Roman"/>
          <w:lang w:val="en-US"/>
        </w:rPr>
        <w:t>. The</w:t>
      </w:r>
      <w:r w:rsidR="00FE7DE1" w:rsidRPr="00C16A75">
        <w:rPr>
          <w:rFonts w:ascii="Times New Roman" w:hAnsi="Times New Roman" w:cs="Times New Roman"/>
          <w:lang w:val="en-US"/>
        </w:rPr>
        <w:t xml:space="preserve"> heart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 xml:space="preserve">behaves as a continuous hydraulic pump </w:t>
      </w:r>
      <w:r w:rsidR="00FF4F89" w:rsidRPr="00C16A75">
        <w:rPr>
          <w:rFonts w:ascii="Times New Roman" w:hAnsi="Times New Roman" w:cs="Times New Roman"/>
          <w:lang w:val="en-US"/>
        </w:rPr>
        <w:t xml:space="preserve">during </w:t>
      </w:r>
      <w:r w:rsidR="002A5BAD" w:rsidRPr="00C16A75">
        <w:rPr>
          <w:rFonts w:ascii="Times New Roman" w:hAnsi="Times New Roman" w:cs="Times New Roman"/>
          <w:lang w:val="en-US"/>
        </w:rPr>
        <w:t>steady state</w:t>
      </w:r>
      <w:r w:rsidR="00FE7DE1" w:rsidRPr="00C16A75">
        <w:rPr>
          <w:rFonts w:ascii="Times New Roman" w:hAnsi="Times New Roman" w:cs="Times New Roman"/>
          <w:lang w:val="en-US"/>
        </w:rPr>
        <w:t>.</w:t>
      </w:r>
      <w:r w:rsidR="00F04B31" w:rsidRPr="00C16A75">
        <w:rPr>
          <w:rFonts w:ascii="Times New Roman" w:hAnsi="Times New Roman" w:cs="Times New Roman"/>
          <w:lang w:val="en-US"/>
        </w:rPr>
        <w:t xml:space="preserve"> However</w:t>
      </w:r>
      <w:r w:rsidRPr="00C16A75">
        <w:rPr>
          <w:rFonts w:ascii="Times New Roman" w:hAnsi="Times New Roman" w:cs="Times New Roman"/>
          <w:lang w:val="en-US"/>
        </w:rPr>
        <w:t>,</w:t>
      </w:r>
      <w:r w:rsidR="00F04B31" w:rsidRPr="00C16A75">
        <w:rPr>
          <w:rFonts w:ascii="Times New Roman" w:hAnsi="Times New Roman" w:cs="Times New Roman"/>
          <w:lang w:val="en-US"/>
        </w:rPr>
        <w:t xml:space="preserve"> </w:t>
      </w:r>
      <w:r w:rsidR="00622F48" w:rsidRPr="00C16A75">
        <w:rPr>
          <w:rFonts w:ascii="Times New Roman" w:hAnsi="Times New Roman" w:cs="Times New Roman"/>
          <w:lang w:val="en-US"/>
        </w:rPr>
        <w:t xml:space="preserve">during dynamic </w:t>
      </w:r>
      <w:r w:rsidR="00954841" w:rsidRPr="00C16A75">
        <w:rPr>
          <w:rFonts w:ascii="Times New Roman" w:hAnsi="Times New Roman" w:cs="Times New Roman"/>
          <w:lang w:val="en-US"/>
        </w:rPr>
        <w:t>middle</w:t>
      </w:r>
      <w:r w:rsidR="00622F48" w:rsidRPr="00C16A75">
        <w:rPr>
          <w:rFonts w:ascii="Times New Roman" w:hAnsi="Times New Roman" w:cs="Times New Roman"/>
          <w:lang w:val="en-US"/>
        </w:rPr>
        <w:t>-term simulation</w:t>
      </w:r>
      <w:r w:rsidRPr="00C16A75">
        <w:rPr>
          <w:rFonts w:ascii="Times New Roman" w:hAnsi="Times New Roman" w:cs="Times New Roman"/>
          <w:lang w:val="en-US"/>
        </w:rPr>
        <w:t>,</w:t>
      </w:r>
      <w:r w:rsidR="00622F48" w:rsidRPr="00C16A75">
        <w:rPr>
          <w:rFonts w:ascii="Times New Roman" w:hAnsi="Times New Roman" w:cs="Times New Roman"/>
          <w:lang w:val="en-US"/>
        </w:rPr>
        <w:t xml:space="preserve"> the situation </w:t>
      </w:r>
      <w:r w:rsidRPr="00C16A75">
        <w:rPr>
          <w:rFonts w:ascii="Times New Roman" w:hAnsi="Times New Roman" w:cs="Times New Roman"/>
          <w:lang w:val="en-US"/>
        </w:rPr>
        <w:t xml:space="preserve">is </w:t>
      </w:r>
      <w:r w:rsidR="00622F48" w:rsidRPr="00C16A75">
        <w:rPr>
          <w:rFonts w:ascii="Times New Roman" w:hAnsi="Times New Roman" w:cs="Times New Roman"/>
          <w:lang w:val="en-US"/>
        </w:rPr>
        <w:t>more complex and blood volumes can dynamically spillover between blood vessels</w:t>
      </w:r>
      <w:r w:rsidRPr="00C16A75">
        <w:rPr>
          <w:rFonts w:ascii="Times New Roman" w:hAnsi="Times New Roman" w:cs="Times New Roman"/>
          <w:lang w:val="en-US"/>
        </w:rPr>
        <w:t>,</w:t>
      </w:r>
      <w:r w:rsidR="00854C6C" w:rsidRPr="00C16A75">
        <w:rPr>
          <w:rFonts w:ascii="Times New Roman" w:hAnsi="Times New Roman" w:cs="Times New Roman"/>
          <w:lang w:val="en-US"/>
        </w:rPr>
        <w:t xml:space="preserve"> changing blood pressure and blood flow</w:t>
      </w:r>
      <w:r w:rsidR="00622F48" w:rsidRPr="00C16A75">
        <w:rPr>
          <w:rFonts w:ascii="Times New Roman" w:hAnsi="Times New Roman" w:cs="Times New Roman"/>
          <w:lang w:val="en-US"/>
        </w:rPr>
        <w:t>. Th</w:t>
      </w:r>
      <w:r w:rsidR="00854C6C" w:rsidRPr="00C16A75">
        <w:rPr>
          <w:rFonts w:ascii="Times New Roman" w:hAnsi="Times New Roman" w:cs="Times New Roman"/>
          <w:lang w:val="en-US"/>
        </w:rPr>
        <w:t>e</w:t>
      </w:r>
      <w:r w:rsidR="00622F48" w:rsidRPr="00C16A75">
        <w:rPr>
          <w:rFonts w:ascii="Times New Roman" w:hAnsi="Times New Roman" w:cs="Times New Roman"/>
          <w:lang w:val="en-US"/>
        </w:rPr>
        <w:t xml:space="preserve"> </w:t>
      </w:r>
      <w:r w:rsidRPr="00C16A75">
        <w:rPr>
          <w:rFonts w:ascii="Times New Roman" w:hAnsi="Times New Roman" w:cs="Times New Roman"/>
          <w:lang w:val="en-US"/>
        </w:rPr>
        <w:t xml:space="preserve">pumping </w:t>
      </w:r>
      <w:r w:rsidR="00F04B31" w:rsidRPr="00C16A75">
        <w:rPr>
          <w:rFonts w:ascii="Times New Roman" w:hAnsi="Times New Roman" w:cs="Times New Roman"/>
          <w:lang w:val="en-US"/>
        </w:rPr>
        <w:t xml:space="preserve">heart is more complexly described in </w:t>
      </w:r>
      <w:r w:rsidRPr="00C16A75">
        <w:rPr>
          <w:rFonts w:ascii="Times New Roman" w:hAnsi="Times New Roman" w:cs="Times New Roman"/>
          <w:lang w:val="en-US"/>
        </w:rPr>
        <w:t>the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_Ref409079447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Heart</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04B31" w:rsidRPr="00C16A75">
        <w:rPr>
          <w:rFonts w:ascii="Times New Roman" w:hAnsi="Times New Roman" w:cs="Times New Roman"/>
          <w:lang w:val="en-US"/>
        </w:rPr>
        <w:t xml:space="preserve">subsection and both </w:t>
      </w:r>
      <w:r w:rsidR="00622F48" w:rsidRPr="00C16A75">
        <w:rPr>
          <w:rFonts w:ascii="Times New Roman" w:hAnsi="Times New Roman" w:cs="Times New Roman"/>
          <w:lang w:val="en-US"/>
        </w:rPr>
        <w:t xml:space="preserve">dynamic </w:t>
      </w:r>
      <w:r w:rsidR="00F04B31" w:rsidRPr="00C16A75">
        <w:rPr>
          <w:rFonts w:ascii="Times New Roman" w:hAnsi="Times New Roman" w:cs="Times New Roman"/>
          <w:lang w:val="en-US"/>
        </w:rPr>
        <w:t xml:space="preserve">circulations </w:t>
      </w:r>
      <w:r w:rsidR="00B907B6"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described in </w:t>
      </w:r>
      <w:r w:rsidR="00622F48" w:rsidRPr="00C16A75">
        <w:rPr>
          <w:rFonts w:ascii="Times New Roman" w:hAnsi="Times New Roman" w:cs="Times New Roman"/>
          <w:lang w:val="en-US"/>
        </w:rPr>
        <w:t xml:space="preserve">detail </w:t>
      </w:r>
      <w:r w:rsidR="00B907B6" w:rsidRPr="00C16A75">
        <w:rPr>
          <w:rFonts w:ascii="Times New Roman" w:hAnsi="Times New Roman" w:cs="Times New Roman"/>
          <w:lang w:val="en-US"/>
        </w:rPr>
        <w:t xml:space="preserve">in </w:t>
      </w:r>
      <w:r w:rsidR="00FE7DE1" w:rsidRPr="00C16A75">
        <w:rPr>
          <w:rFonts w:ascii="Times New Roman" w:hAnsi="Times New Roman" w:cs="Times New Roman"/>
          <w:lang w:val="en-US"/>
        </w:rPr>
        <w:t xml:space="preserve">the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_Ref409078498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eastAsia="Times New Roman" w:hAnsi="Times New Roman" w:cs="Times New Roman"/>
          <w:lang w:val="en-US"/>
        </w:rPr>
        <w:t>Circulation</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E7DE1" w:rsidRPr="00C16A75">
        <w:rPr>
          <w:rFonts w:ascii="Times New Roman" w:hAnsi="Times New Roman" w:cs="Times New Roman"/>
          <w:lang w:val="en-US"/>
        </w:rPr>
        <w:t xml:space="preserve">subsection </w:t>
      </w:r>
      <w:r w:rsidR="00DC2A89" w:rsidRPr="00C16A75">
        <w:rPr>
          <w:rFonts w:ascii="Times New Roman" w:hAnsi="Times New Roman" w:cs="Times New Roman"/>
          <w:lang w:val="en-US"/>
        </w:rPr>
        <w:t xml:space="preserve">using tissue arterioles, </w:t>
      </w:r>
      <w:r w:rsidR="001B7905" w:rsidRPr="00C16A75">
        <w:rPr>
          <w:rFonts w:ascii="Times New Roman" w:hAnsi="Times New Roman" w:cs="Times New Roman"/>
          <w:lang w:val="en-US"/>
        </w:rPr>
        <w:t xml:space="preserve">capillaries </w:t>
      </w:r>
      <w:r w:rsidR="00DC2A89" w:rsidRPr="00C16A75">
        <w:rPr>
          <w:rFonts w:ascii="Times New Roman" w:hAnsi="Times New Roman" w:cs="Times New Roman"/>
          <w:lang w:val="en-US"/>
        </w:rPr>
        <w:t xml:space="preserve">and venules </w:t>
      </w:r>
      <w:r w:rsidR="001B7905" w:rsidRPr="00C16A75">
        <w:rPr>
          <w:rFonts w:ascii="Times New Roman" w:hAnsi="Times New Roman" w:cs="Times New Roman"/>
          <w:lang w:val="en-US"/>
        </w:rPr>
        <w:t xml:space="preserve">from </w:t>
      </w:r>
      <w:r w:rsidR="00FE7DE1" w:rsidRPr="00C16A75">
        <w:rPr>
          <w:rFonts w:ascii="Times New Roman" w:hAnsi="Times New Roman" w:cs="Times New Roman"/>
          <w:lang w:val="en-US"/>
        </w:rPr>
        <w:t xml:space="preserve">the </w:t>
      </w:r>
      <w:r w:rsidR="001B7905" w:rsidRPr="00C16A75">
        <w:rPr>
          <w:rFonts w:ascii="Times New Roman" w:hAnsi="Times New Roman" w:cs="Times New Roman"/>
          <w:lang w:val="en-US"/>
        </w:rPr>
        <w:t>‘</w:t>
      </w:r>
      <w:r w:rsidR="001B7905" w:rsidRPr="00C16A75">
        <w:rPr>
          <w:rFonts w:ascii="Times New Roman" w:hAnsi="Times New Roman" w:cs="Times New Roman"/>
          <w:lang w:val="en-US"/>
        </w:rPr>
        <w:fldChar w:fldCharType="begin"/>
      </w:r>
      <w:r w:rsidR="001B7905" w:rsidRPr="00C16A75">
        <w:rPr>
          <w:rFonts w:ascii="Times New Roman" w:hAnsi="Times New Roman" w:cs="Times New Roman"/>
          <w:lang w:val="en-US"/>
        </w:rPr>
        <w:instrText xml:space="preserve"> REF _Ref409078506 \h  \* MERGEFORMAT </w:instrText>
      </w:r>
      <w:r w:rsidR="001B7905" w:rsidRPr="00C16A75">
        <w:rPr>
          <w:rFonts w:ascii="Times New Roman" w:hAnsi="Times New Roman" w:cs="Times New Roman"/>
          <w:lang w:val="en-US"/>
        </w:rPr>
      </w:r>
      <w:r w:rsidR="001B7905" w:rsidRPr="00C16A75">
        <w:rPr>
          <w:rFonts w:ascii="Times New Roman" w:hAnsi="Times New Roman" w:cs="Times New Roman"/>
          <w:lang w:val="en-US"/>
        </w:rPr>
        <w:fldChar w:fldCharType="separate"/>
      </w:r>
      <w:r w:rsidR="00DB5903" w:rsidRPr="00C16A75">
        <w:rPr>
          <w:rFonts w:ascii="Times New Roman" w:eastAsia="Times New Roman" w:hAnsi="Times New Roman" w:cs="Times New Roman"/>
          <w:lang w:val="en-US"/>
        </w:rPr>
        <w:t>Microcirculation</w:t>
      </w:r>
      <w:r w:rsidR="001B7905" w:rsidRPr="00C16A75">
        <w:rPr>
          <w:rFonts w:ascii="Times New Roman" w:hAnsi="Times New Roman" w:cs="Times New Roman"/>
          <w:lang w:val="en-US"/>
        </w:rPr>
        <w:fldChar w:fldCharType="end"/>
      </w:r>
      <w:r w:rsidR="001B7905" w:rsidRPr="00C16A75">
        <w:rPr>
          <w:rFonts w:ascii="Times New Roman" w:hAnsi="Times New Roman" w:cs="Times New Roman"/>
          <w:lang w:val="en-US"/>
        </w:rPr>
        <w:t xml:space="preserve">’ </w:t>
      </w:r>
      <w:r w:rsidR="00FE7DE1" w:rsidRPr="00C16A75">
        <w:rPr>
          <w:rFonts w:ascii="Times New Roman" w:hAnsi="Times New Roman" w:cs="Times New Roman"/>
          <w:lang w:val="en-US"/>
        </w:rPr>
        <w:t>subsection</w:t>
      </w:r>
      <w:r w:rsidR="001B7905" w:rsidRPr="00C16A75">
        <w:rPr>
          <w:rFonts w:ascii="Times New Roman" w:hAnsi="Times New Roman" w:cs="Times New Roman"/>
          <w:lang w:val="en-US"/>
        </w:rPr>
        <w:t>.</w:t>
      </w:r>
    </w:p>
    <w:p w14:paraId="094D0FD6" w14:textId="6FDF36A6" w:rsidR="00F04B31" w:rsidRPr="00C16A75" w:rsidRDefault="001B7905"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F04B31" w:rsidRPr="00C16A75">
        <w:rPr>
          <w:rFonts w:ascii="Times New Roman" w:hAnsi="Times New Roman" w:cs="Times New Roman"/>
          <w:lang w:val="en-US"/>
        </w:rPr>
        <w:t>blood volume</w:t>
      </w:r>
      <w:r w:rsidR="00B457AD" w:rsidRPr="00C16A75">
        <w:rPr>
          <w:rFonts w:ascii="Times New Roman" w:hAnsi="Times New Roman" w:cs="Times New Roman"/>
          <w:lang w:val="en-US"/>
        </w:rPr>
        <w:t xml:space="preserve"> and hematocrit </w:t>
      </w:r>
      <w:r w:rsidR="00D3131A" w:rsidRPr="00C16A75">
        <w:rPr>
          <w:rFonts w:ascii="Times New Roman" w:hAnsi="Times New Roman" w:cs="Times New Roman"/>
          <w:lang w:val="en-US"/>
        </w:rPr>
        <w:t xml:space="preserve">strongly </w:t>
      </w:r>
      <w:r w:rsidRPr="00C16A75">
        <w:rPr>
          <w:rFonts w:ascii="Times New Roman" w:hAnsi="Times New Roman" w:cs="Times New Roman"/>
          <w:lang w:val="en-US"/>
        </w:rPr>
        <w:t xml:space="preserve">influences </w:t>
      </w:r>
      <w:r w:rsidR="00D3131A" w:rsidRPr="00C16A75">
        <w:rPr>
          <w:rFonts w:ascii="Times New Roman" w:hAnsi="Times New Roman" w:cs="Times New Roman"/>
          <w:lang w:val="en-US"/>
        </w:rPr>
        <w:t>both blood pressure a</w:t>
      </w:r>
      <w:r w:rsidR="00DC2A89" w:rsidRPr="00C16A75">
        <w:rPr>
          <w:rFonts w:ascii="Times New Roman" w:hAnsi="Times New Roman" w:cs="Times New Roman"/>
          <w:lang w:val="en-US"/>
        </w:rPr>
        <w:t>nd</w:t>
      </w:r>
      <w:r w:rsidR="00D3131A" w:rsidRPr="00C16A75">
        <w:rPr>
          <w:rFonts w:ascii="Times New Roman" w:hAnsi="Times New Roman" w:cs="Times New Roman"/>
          <w:lang w:val="en-US"/>
        </w:rPr>
        <w:t xml:space="preserve"> blood flow in all </w:t>
      </w:r>
      <w:r w:rsidRPr="00C16A75">
        <w:rPr>
          <w:rFonts w:ascii="Times New Roman" w:hAnsi="Times New Roman" w:cs="Times New Roman"/>
          <w:lang w:val="en-US"/>
        </w:rPr>
        <w:t xml:space="preserve">areas </w:t>
      </w:r>
      <w:r w:rsidR="00D3131A" w:rsidRPr="00C16A75">
        <w:rPr>
          <w:rFonts w:ascii="Times New Roman" w:hAnsi="Times New Roman" w:cs="Times New Roman"/>
          <w:lang w:val="en-US"/>
        </w:rPr>
        <w:t xml:space="preserve">of </w:t>
      </w:r>
      <w:r w:rsidRPr="00C16A75">
        <w:rPr>
          <w:rFonts w:ascii="Times New Roman" w:hAnsi="Times New Roman" w:cs="Times New Roman"/>
          <w:lang w:val="en-US"/>
        </w:rPr>
        <w:t xml:space="preserve">the </w:t>
      </w:r>
      <w:r w:rsidR="00D3131A" w:rsidRPr="00C16A75">
        <w:rPr>
          <w:rFonts w:ascii="Times New Roman" w:hAnsi="Times New Roman" w:cs="Times New Roman"/>
          <w:lang w:val="en-US"/>
        </w:rPr>
        <w:t xml:space="preserve">cardiovascular system, their </w:t>
      </w:r>
      <w:r w:rsidR="00B70E51" w:rsidRPr="00C16A75">
        <w:rPr>
          <w:rFonts w:ascii="Times New Roman" w:hAnsi="Times New Roman" w:cs="Times New Roman"/>
          <w:lang w:val="en-US"/>
        </w:rPr>
        <w:t>implementation is</w:t>
      </w:r>
      <w:r w:rsidR="00D3131A" w:rsidRPr="00C16A75">
        <w:rPr>
          <w:rFonts w:ascii="Times New Roman" w:hAnsi="Times New Roman" w:cs="Times New Roman"/>
          <w:lang w:val="en-US"/>
        </w:rPr>
        <w:t xml:space="preserve"> also </w:t>
      </w:r>
      <w:r w:rsidRPr="00C16A75">
        <w:rPr>
          <w:rFonts w:ascii="Times New Roman" w:hAnsi="Times New Roman" w:cs="Times New Roman"/>
          <w:lang w:val="en-US"/>
        </w:rPr>
        <w:t>shown in</w:t>
      </w:r>
      <w:r w:rsidR="00D3131A" w:rsidRPr="00C16A75">
        <w:rPr>
          <w:rFonts w:ascii="Times New Roman" w:hAnsi="Times New Roman" w:cs="Times New Roman"/>
          <w:lang w:val="en-US"/>
        </w:rPr>
        <w:t xml:space="preserve">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2</w:t>
      </w:r>
      <w:r w:rsidR="00D3131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000A72F2" w:rsidRPr="00C16A75">
        <w:rPr>
          <w:rFonts w:ascii="Times New Roman" w:hAnsi="Times New Roman" w:cs="Times New Roman"/>
          <w:lang w:val="en-US"/>
        </w:rPr>
        <w:t>red</w:t>
      </w:r>
      <w:r w:rsidR="00371355" w:rsidRPr="00C16A75">
        <w:rPr>
          <w:rFonts w:ascii="Times New Roman" w:hAnsi="Times New Roman" w:cs="Times New Roman"/>
          <w:lang w:val="en-US"/>
        </w:rPr>
        <w:t xml:space="preserve"> </w:t>
      </w:r>
      <w:r w:rsidR="000A72F2" w:rsidRPr="00C16A75">
        <w:rPr>
          <w:rFonts w:ascii="Times New Roman" w:hAnsi="Times New Roman" w:cs="Times New Roman"/>
          <w:lang w:val="en-US"/>
        </w:rPr>
        <w:t>cells</w:t>
      </w:r>
      <w:r w:rsidRPr="00C16A75">
        <w:rPr>
          <w:rFonts w:ascii="Times New Roman" w:hAnsi="Times New Roman" w:cs="Times New Roman"/>
          <w:lang w:val="en-US"/>
        </w:rPr>
        <w:t>’</w:t>
      </w:r>
      <w:r w:rsidR="000A72F2" w:rsidRPr="00C16A75">
        <w:rPr>
          <w:rFonts w:ascii="Times New Roman" w:hAnsi="Times New Roman" w:cs="Times New Roman"/>
          <w:lang w:val="en-US"/>
        </w:rPr>
        <w:t xml:space="preserve"> and </w:t>
      </w:r>
      <w:r w:rsidRPr="00C16A75">
        <w:rPr>
          <w:rFonts w:ascii="Times New Roman" w:hAnsi="Times New Roman" w:cs="Times New Roman"/>
          <w:lang w:val="en-US"/>
        </w:rPr>
        <w:t>‘</w:t>
      </w:r>
      <w:r w:rsidR="000A72F2" w:rsidRPr="00C16A75">
        <w:rPr>
          <w:rFonts w:ascii="Times New Roman" w:hAnsi="Times New Roman" w:cs="Times New Roman"/>
          <w:lang w:val="en-US"/>
        </w:rPr>
        <w:t>blood properties</w:t>
      </w:r>
      <w:r w:rsidRPr="00C16A75">
        <w:rPr>
          <w:rFonts w:ascii="Times New Roman" w:hAnsi="Times New Roman" w:cs="Times New Roman"/>
          <w:lang w:val="en-US"/>
        </w:rPr>
        <w:t>’</w:t>
      </w:r>
      <w:r w:rsidR="00D3131A" w:rsidRPr="00C16A75">
        <w:rPr>
          <w:rFonts w:ascii="Times New Roman" w:hAnsi="Times New Roman" w:cs="Times New Roman"/>
          <w:lang w:val="en-US"/>
        </w:rPr>
        <w:t>.</w:t>
      </w:r>
      <w:r w:rsidR="000A72F2" w:rsidRPr="00C16A75">
        <w:rPr>
          <w:rFonts w:ascii="Times New Roman" w:hAnsi="Times New Roman" w:cs="Times New Roman"/>
          <w:lang w:val="en-US"/>
        </w:rPr>
        <w:t xml:space="preserve"> These components </w:t>
      </w:r>
      <w:r w:rsidRPr="00C16A75">
        <w:rPr>
          <w:rFonts w:ascii="Times New Roman" w:hAnsi="Times New Roman" w:cs="Times New Roman"/>
          <w:lang w:val="en-US"/>
        </w:rPr>
        <w:t>calculate</w:t>
      </w:r>
      <w:r w:rsidR="000A72F2" w:rsidRPr="00C16A75">
        <w:rPr>
          <w:rFonts w:ascii="Times New Roman" w:hAnsi="Times New Roman" w:cs="Times New Roman"/>
          <w:lang w:val="en-US"/>
        </w:rPr>
        <w:t xml:space="preserve"> the amount of red </w:t>
      </w:r>
      <w:r w:rsidR="00371355" w:rsidRPr="00C16A75">
        <w:rPr>
          <w:rFonts w:ascii="Times New Roman" w:hAnsi="Times New Roman" w:cs="Times New Roman"/>
          <w:lang w:val="en-US"/>
        </w:rPr>
        <w:t xml:space="preserve">blood </w:t>
      </w:r>
      <w:r w:rsidR="000A72F2" w:rsidRPr="00C16A75">
        <w:rPr>
          <w:rFonts w:ascii="Times New Roman" w:hAnsi="Times New Roman" w:cs="Times New Roman"/>
          <w:lang w:val="en-US"/>
        </w:rPr>
        <w:t xml:space="preserve">cells, </w:t>
      </w:r>
      <w:r w:rsidRPr="00C16A75">
        <w:rPr>
          <w:rFonts w:ascii="Times New Roman" w:hAnsi="Times New Roman" w:cs="Times New Roman"/>
          <w:lang w:val="en-US"/>
        </w:rPr>
        <w:t xml:space="preserve">blood </w:t>
      </w:r>
      <w:r w:rsidR="000A72F2" w:rsidRPr="00C16A75">
        <w:rPr>
          <w:rFonts w:ascii="Times New Roman" w:hAnsi="Times New Roman" w:cs="Times New Roman"/>
          <w:lang w:val="en-US"/>
        </w:rPr>
        <w:t xml:space="preserve">volume, </w:t>
      </w:r>
      <w:proofErr w:type="gramStart"/>
      <w:r w:rsidR="000A72F2" w:rsidRPr="00C16A75">
        <w:rPr>
          <w:rFonts w:ascii="Times New Roman" w:hAnsi="Times New Roman" w:cs="Times New Roman"/>
          <w:lang w:val="en-US"/>
        </w:rPr>
        <w:t>hematocrit</w:t>
      </w:r>
      <w:proofErr w:type="gramEnd"/>
      <w:r w:rsidRPr="00C16A75">
        <w:rPr>
          <w:rFonts w:ascii="Times New Roman" w:hAnsi="Times New Roman" w:cs="Times New Roman"/>
          <w:lang w:val="en-US"/>
        </w:rPr>
        <w:t xml:space="preserve"> and</w:t>
      </w:r>
      <w:r w:rsidR="000A72F2" w:rsidRPr="00C16A75">
        <w:rPr>
          <w:rFonts w:ascii="Times New Roman" w:hAnsi="Times New Roman" w:cs="Times New Roman"/>
          <w:lang w:val="en-US"/>
        </w:rPr>
        <w:t xml:space="preserve"> blood viscosity</w:t>
      </w:r>
      <w:r w:rsidR="00D3131A" w:rsidRPr="00C16A75">
        <w:rPr>
          <w:rFonts w:ascii="Times New Roman" w:hAnsi="Times New Roman" w:cs="Times New Roman"/>
          <w:lang w:val="en-US"/>
        </w:rPr>
        <w:t xml:space="preserve"> </w:t>
      </w:r>
      <w:r w:rsidR="000A72F2" w:rsidRPr="00C16A75">
        <w:rPr>
          <w:rFonts w:ascii="Times New Roman" w:hAnsi="Times New Roman" w:cs="Times New Roman"/>
          <w:lang w:val="en-US"/>
        </w:rPr>
        <w:t>effect on hydraulic conductance</w:t>
      </w:r>
      <w:r w:rsidRPr="00C16A75">
        <w:rPr>
          <w:rFonts w:ascii="Times New Roman" w:hAnsi="Times New Roman" w:cs="Times New Roman"/>
          <w:lang w:val="en-US"/>
        </w:rPr>
        <w:t xml:space="preserve">, among others and </w:t>
      </w:r>
      <w:r w:rsidR="000A72F2" w:rsidRPr="00C16A75">
        <w:rPr>
          <w:rFonts w:ascii="Times New Roman" w:hAnsi="Times New Roman" w:cs="Times New Roman"/>
          <w:lang w:val="en-US"/>
        </w:rPr>
        <w:t>are described in</w:t>
      </w:r>
      <w:r w:rsidRPr="00C16A75">
        <w:rPr>
          <w:rFonts w:ascii="Times New Roman" w:hAnsi="Times New Roman" w:cs="Times New Roman"/>
          <w:lang w:val="en-US"/>
        </w:rPr>
        <w:t xml:space="preserve"> the</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_Ref409081391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eastAsia="Times New Roman" w:hAnsi="Times New Roman" w:cs="Times New Roman"/>
          <w:lang w:val="en-US"/>
        </w:rPr>
        <w:t>Blood</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DC2A89" w:rsidRPr="00C16A75">
        <w:rPr>
          <w:rFonts w:ascii="Times New Roman" w:hAnsi="Times New Roman" w:cs="Times New Roman"/>
          <w:lang w:val="en-US"/>
        </w:rPr>
        <w:t>sub</w:t>
      </w:r>
      <w:r w:rsidR="000A72F2" w:rsidRPr="00C16A75">
        <w:rPr>
          <w:rFonts w:ascii="Times New Roman" w:hAnsi="Times New Roman" w:cs="Times New Roman"/>
          <w:lang w:val="en-US"/>
        </w:rPr>
        <w:t>section.</w:t>
      </w:r>
    </w:p>
    <w:p w14:paraId="6C654B9F" w14:textId="695F1A6E" w:rsidR="00D3131A" w:rsidRPr="00C16A75" w:rsidRDefault="0028636B" w:rsidP="00E97A5C">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33312" behindDoc="1" locked="0" layoutInCell="1" allowOverlap="1" wp14:anchorId="28C412DB" wp14:editId="0A986BDD">
            <wp:simplePos x="0" y="0"/>
            <wp:positionH relativeFrom="column">
              <wp:posOffset>-694690</wp:posOffset>
            </wp:positionH>
            <wp:positionV relativeFrom="paragraph">
              <wp:posOffset>181610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2C7EC8" w:rsidRPr="00C16A75">
        <w:rPr>
          <w:rFonts w:ascii="Times New Roman" w:hAnsi="Times New Roman" w:cs="Times New Roman"/>
          <w:lang w:val="en-US"/>
        </w:rPr>
        <w:pict w14:anchorId="0C571B49">
          <v:shape id="_x0000_i1026" type="#_x0000_t75" style="width:210pt;height:4in">
            <v:imagedata r:id="rId135" o:title="D02_CardioVasc"/>
          </v:shape>
        </w:pict>
      </w:r>
    </w:p>
    <w:p w14:paraId="05130C86" w14:textId="1EBDC979" w:rsidR="00B907B6" w:rsidRPr="00C16A75" w:rsidRDefault="00D3131A" w:rsidP="00911E3F">
      <w:pPr>
        <w:pStyle w:val="Titulek"/>
        <w:jc w:val="both"/>
        <w:rPr>
          <w:rFonts w:ascii="Times New Roman" w:hAnsi="Times New Roman" w:cs="Times New Roman"/>
          <w:lang w:val="en-US"/>
        </w:rPr>
      </w:pPr>
      <w:bookmarkStart w:id="207" w:name="_Ref40908080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w:t>
      </w:r>
      <w:r w:rsidRPr="00C16A75">
        <w:rPr>
          <w:rFonts w:ascii="Times New Roman" w:hAnsi="Times New Roman" w:cs="Times New Roman"/>
          <w:lang w:val="en-US"/>
        </w:rPr>
        <w:fldChar w:fldCharType="end"/>
      </w:r>
      <w:bookmarkEnd w:id="207"/>
      <w:r w:rsidR="001B7905" w:rsidRPr="00C16A75">
        <w:rPr>
          <w:rFonts w:ascii="Times New Roman" w:hAnsi="Times New Roman" w:cs="Times New Roman"/>
          <w:lang w:val="en-US"/>
        </w:rPr>
        <w:t>:</w:t>
      </w:r>
      <w:r w:rsidRPr="00C16A75">
        <w:rPr>
          <w:rFonts w:ascii="Times New Roman" w:hAnsi="Times New Roman" w:cs="Times New Roman"/>
          <w:lang w:val="en-US"/>
        </w:rPr>
        <w:t xml:space="preserve"> Cardiovascular system</w:t>
      </w:r>
      <w:r w:rsidR="001B7905" w:rsidRPr="00C16A75">
        <w:rPr>
          <w:rFonts w:ascii="Times New Roman" w:hAnsi="Times New Roman" w:cs="Times New Roman"/>
          <w:lang w:val="en-US"/>
        </w:rPr>
        <w:t>;</w:t>
      </w:r>
      <w:r w:rsidR="000A72F2" w:rsidRPr="00C16A75">
        <w:rPr>
          <w:rFonts w:ascii="Times New Roman" w:hAnsi="Times New Roman" w:cs="Times New Roman"/>
          <w:lang w:val="en-US"/>
        </w:rPr>
        <w:t xml:space="preserve"> the black line </w:t>
      </w:r>
      <w:r w:rsidR="001B7905" w:rsidRPr="00C16A75">
        <w:rPr>
          <w:rFonts w:ascii="Times New Roman" w:hAnsi="Times New Roman" w:cs="Times New Roman"/>
          <w:lang w:val="en-US"/>
        </w:rPr>
        <w:t xml:space="preserve">at the </w:t>
      </w:r>
      <w:r w:rsidR="000A72F2" w:rsidRPr="00C16A75">
        <w:rPr>
          <w:rFonts w:ascii="Times New Roman" w:hAnsi="Times New Roman" w:cs="Times New Roman"/>
          <w:lang w:val="en-US"/>
        </w:rPr>
        <w:t xml:space="preserve">top-right represents the pressure and blood flow </w:t>
      </w:r>
      <w:r w:rsidR="001B7905" w:rsidRPr="00C16A75">
        <w:rPr>
          <w:rFonts w:ascii="Times New Roman" w:hAnsi="Times New Roman" w:cs="Times New Roman"/>
          <w:lang w:val="en-US"/>
        </w:rPr>
        <w:t xml:space="preserve">at </w:t>
      </w:r>
      <w:r w:rsidR="000A72F2" w:rsidRPr="00C16A75">
        <w:rPr>
          <w:rFonts w:ascii="Times New Roman" w:hAnsi="Times New Roman" w:cs="Times New Roman"/>
          <w:lang w:val="en-US"/>
        </w:rPr>
        <w:t>the end of pulmonary vein</w:t>
      </w:r>
      <w:r w:rsidR="001B7905" w:rsidRPr="00C16A75">
        <w:rPr>
          <w:rFonts w:ascii="Times New Roman" w:hAnsi="Times New Roman" w:cs="Times New Roman"/>
          <w:lang w:val="en-US"/>
        </w:rPr>
        <w:t>s, while the</w:t>
      </w:r>
      <w:r w:rsidR="000A72F2" w:rsidRPr="00C16A75">
        <w:rPr>
          <w:rFonts w:ascii="Times New Roman" w:hAnsi="Times New Roman" w:cs="Times New Roman"/>
          <w:lang w:val="en-US"/>
        </w:rPr>
        <w:t xml:space="preserve"> bottom-right black line </w:t>
      </w:r>
      <w:r w:rsidR="001B7905" w:rsidRPr="00C16A75">
        <w:rPr>
          <w:rFonts w:ascii="Times New Roman" w:hAnsi="Times New Roman" w:cs="Times New Roman"/>
          <w:lang w:val="en-US"/>
        </w:rPr>
        <w:t xml:space="preserve">notes </w:t>
      </w:r>
      <w:r w:rsidR="000A72F2" w:rsidRPr="00C16A75">
        <w:rPr>
          <w:rFonts w:ascii="Times New Roman" w:hAnsi="Times New Roman" w:cs="Times New Roman"/>
          <w:lang w:val="en-US"/>
        </w:rPr>
        <w:t xml:space="preserve">the start of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aorta,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bottom-left </w:t>
      </w:r>
      <w:r w:rsidR="001B7905" w:rsidRPr="00C16A75">
        <w:rPr>
          <w:rFonts w:ascii="Times New Roman" w:hAnsi="Times New Roman" w:cs="Times New Roman"/>
          <w:lang w:val="en-US"/>
        </w:rPr>
        <w:t xml:space="preserve">line notes </w:t>
      </w:r>
      <w:r w:rsidR="000A72F2" w:rsidRPr="00C16A75">
        <w:rPr>
          <w:rFonts w:ascii="Times New Roman" w:hAnsi="Times New Roman" w:cs="Times New Roman"/>
          <w:lang w:val="en-US"/>
        </w:rPr>
        <w:t xml:space="preserve">the end of systemic veins and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top-left </w:t>
      </w:r>
      <w:r w:rsidR="001B7905" w:rsidRPr="00C16A75">
        <w:rPr>
          <w:rFonts w:ascii="Times New Roman" w:hAnsi="Times New Roman" w:cs="Times New Roman"/>
          <w:lang w:val="en-US"/>
        </w:rPr>
        <w:t xml:space="preserve">line shows </w:t>
      </w:r>
      <w:r w:rsidR="000A72F2" w:rsidRPr="00C16A75">
        <w:rPr>
          <w:rFonts w:ascii="Times New Roman" w:hAnsi="Times New Roman" w:cs="Times New Roman"/>
          <w:lang w:val="en-US"/>
        </w:rPr>
        <w:t xml:space="preserve">the start of pulmonary arteries. </w:t>
      </w:r>
    </w:p>
    <w:p w14:paraId="46D42A99" w14:textId="77777777" w:rsidR="003362FC" w:rsidRPr="00C16A75" w:rsidRDefault="003362FC" w:rsidP="00911E3F">
      <w:pPr>
        <w:pStyle w:val="Nadpis3"/>
        <w:jc w:val="both"/>
        <w:rPr>
          <w:rFonts w:ascii="Times New Roman" w:hAnsi="Times New Roman" w:cs="Times New Roman"/>
          <w:lang w:val="en-US"/>
        </w:rPr>
      </w:pPr>
      <w:bookmarkStart w:id="208" w:name="_Ref409079447"/>
      <w:bookmarkStart w:id="209" w:name="_Toc409289293"/>
      <w:r w:rsidRPr="00C16A75">
        <w:rPr>
          <w:rFonts w:ascii="Times New Roman" w:hAnsi="Times New Roman" w:cs="Times New Roman"/>
          <w:lang w:val="en-US"/>
        </w:rPr>
        <w:t>Heart</w:t>
      </w:r>
      <w:bookmarkEnd w:id="208"/>
      <w:bookmarkEnd w:id="209"/>
    </w:p>
    <w:p w14:paraId="54731915" w14:textId="1891847C" w:rsidR="00ED7A0D" w:rsidRPr="00C16A75" w:rsidRDefault="00ED7A0D" w:rsidP="00911E3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blood </w:t>
      </w:r>
      <w:r w:rsidR="00122C27" w:rsidRPr="00C16A75">
        <w:rPr>
          <w:rFonts w:ascii="Times New Roman" w:hAnsi="Times New Roman" w:cs="Times New Roman"/>
          <w:lang w:val="en-US"/>
        </w:rPr>
        <w:t xml:space="preserve">pumped </w:t>
      </w:r>
      <w:r w:rsidRPr="00C16A75">
        <w:rPr>
          <w:rFonts w:ascii="Times New Roman" w:hAnsi="Times New Roman" w:cs="Times New Roman"/>
          <w:lang w:val="en-US"/>
        </w:rPr>
        <w:t xml:space="preserve">by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heart consists </w:t>
      </w:r>
      <w:r w:rsidR="00122C27" w:rsidRPr="00C16A75">
        <w:rPr>
          <w:rFonts w:ascii="Times New Roman" w:hAnsi="Times New Roman" w:cs="Times New Roman"/>
          <w:lang w:val="en-US"/>
        </w:rPr>
        <w:t xml:space="preserve">of </w:t>
      </w:r>
      <w:r w:rsidRPr="00C16A75">
        <w:rPr>
          <w:rFonts w:ascii="Times New Roman" w:hAnsi="Times New Roman" w:cs="Times New Roman"/>
          <w:lang w:val="en-US"/>
        </w:rPr>
        <w:t xml:space="preserve">models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heart atriums, ventricles,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sinoatrial node, atrial pressure receptors and atriopeptin. </w:t>
      </w:r>
      <w:r w:rsidR="00122C27" w:rsidRPr="00C16A75">
        <w:rPr>
          <w:rFonts w:ascii="Times New Roman" w:hAnsi="Times New Roman" w:cs="Times New Roman"/>
          <w:lang w:val="en-US"/>
        </w:rPr>
        <w:t xml:space="preserve">The heart </w:t>
      </w:r>
      <w:r w:rsidRPr="00C16A75">
        <w:rPr>
          <w:rFonts w:ascii="Times New Roman" w:hAnsi="Times New Roman" w:cs="Times New Roman"/>
          <w:lang w:val="en-US"/>
        </w:rPr>
        <w:t>component</w:t>
      </w:r>
      <w:r w:rsidR="00122C27" w:rsidRPr="00C16A75">
        <w:rPr>
          <w:rFonts w:ascii="Times New Roman" w:hAnsi="Times New Roman" w:cs="Times New Roman"/>
          <w:lang w:val="en-US"/>
        </w:rPr>
        <w:t>s</w:t>
      </w:r>
      <w:r w:rsidRPr="00C16A75">
        <w:rPr>
          <w:rFonts w:ascii="Times New Roman" w:hAnsi="Times New Roman" w:cs="Times New Roman"/>
          <w:lang w:val="en-US"/>
        </w:rPr>
        <w:t xml:space="preserve"> </w:t>
      </w:r>
      <w:r w:rsidR="00122C27" w:rsidRPr="00C16A75">
        <w:rPr>
          <w:rFonts w:ascii="Times New Roman" w:hAnsi="Times New Roman" w:cs="Times New Roman"/>
          <w:lang w:val="en-US"/>
        </w:rPr>
        <w:t xml:space="preserve">have </w:t>
      </w:r>
      <w:r w:rsidRPr="00C16A75">
        <w:rPr>
          <w:rFonts w:ascii="Times New Roman" w:hAnsi="Times New Roman" w:cs="Times New Roman"/>
          <w:lang w:val="en-US"/>
        </w:rPr>
        <w:t>four hydraulic connectors</w:t>
      </w:r>
      <w:r w:rsidR="00122C2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w:t>
      </w:r>
      <w:r w:rsidR="00207885" w:rsidRPr="00C16A75">
        <w:rPr>
          <w:rFonts w:ascii="Times New Roman" w:hAnsi="Times New Roman" w:cs="Times New Roman"/>
          <w:lang w:val="en-US"/>
        </w:rPr>
        <w:t>connect</w:t>
      </w:r>
      <w:r w:rsidR="00122C27" w:rsidRPr="00C16A75">
        <w:rPr>
          <w:rFonts w:ascii="Times New Roman" w:hAnsi="Times New Roman" w:cs="Times New Roman"/>
          <w:lang w:val="en-US"/>
        </w:rPr>
        <w:t xml:space="preserve"> </w:t>
      </w:r>
      <w:r w:rsidRPr="00C16A75">
        <w:rPr>
          <w:rFonts w:ascii="Times New Roman" w:hAnsi="Times New Roman" w:cs="Times New Roman"/>
          <w:lang w:val="en-US"/>
        </w:rPr>
        <w:t xml:space="preserve">the veins and arteries. From systemic veins blood </w:t>
      </w:r>
      <w:r w:rsidR="00122C27" w:rsidRPr="00C16A75">
        <w:rPr>
          <w:rFonts w:ascii="Times New Roman" w:hAnsi="Times New Roman" w:cs="Times New Roman"/>
          <w:lang w:val="en-US"/>
        </w:rPr>
        <w:t xml:space="preserve">is </w:t>
      </w:r>
      <w:r w:rsidRPr="00C16A75">
        <w:rPr>
          <w:rFonts w:ascii="Times New Roman" w:hAnsi="Times New Roman" w:cs="Times New Roman"/>
          <w:lang w:val="en-US"/>
        </w:rPr>
        <w:t xml:space="preserve">transferred directly </w:t>
      </w:r>
      <w:r w:rsidR="0018705D" w:rsidRPr="00C16A75">
        <w:rPr>
          <w:rFonts w:ascii="Times New Roman" w:hAnsi="Times New Roman" w:cs="Times New Roman"/>
          <w:lang w:val="en-US"/>
        </w:rPr>
        <w:t>in</w:t>
      </w:r>
      <w:r w:rsidRPr="00C16A75">
        <w:rPr>
          <w:rFonts w:ascii="Times New Roman" w:hAnsi="Times New Roman" w:cs="Times New Roman"/>
          <w:lang w:val="en-US"/>
        </w:rPr>
        <w:t>to the right atrium</w:t>
      </w:r>
      <w:r w:rsidR="00DC2A89" w:rsidRPr="00C16A75">
        <w:rPr>
          <w:rFonts w:ascii="Times New Roman" w:hAnsi="Times New Roman" w:cs="Times New Roman"/>
          <w:lang w:val="en-US"/>
        </w:rPr>
        <w:t>, from which</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is filled</w:t>
      </w:r>
      <w:r w:rsidR="00DC2A89" w:rsidRPr="00C16A75">
        <w:rPr>
          <w:rFonts w:ascii="Times New Roman" w:hAnsi="Times New Roman" w:cs="Times New Roman"/>
          <w:lang w:val="en-US"/>
        </w:rPr>
        <w:t>.</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 xml:space="preserve">is </w:t>
      </w:r>
      <w:r w:rsidR="00122C27" w:rsidRPr="00C16A75">
        <w:rPr>
          <w:rFonts w:ascii="Times New Roman" w:hAnsi="Times New Roman" w:cs="Times New Roman"/>
          <w:lang w:val="en-US"/>
        </w:rPr>
        <w:t xml:space="preserve">emptied </w:t>
      </w:r>
      <w:r w:rsidRPr="00C16A75">
        <w:rPr>
          <w:rFonts w:ascii="Times New Roman" w:hAnsi="Times New Roman" w:cs="Times New Roman"/>
          <w:lang w:val="en-US"/>
        </w:rPr>
        <w:t xml:space="preserve">into pulmonary arteries using </w:t>
      </w:r>
      <w:r w:rsidR="00122C27" w:rsidRPr="00C16A75">
        <w:rPr>
          <w:rFonts w:ascii="Times New Roman" w:hAnsi="Times New Roman" w:cs="Times New Roman"/>
          <w:lang w:val="en-US"/>
        </w:rPr>
        <w:t xml:space="preserve">a </w:t>
      </w:r>
      <w:r w:rsidRPr="00C16A75">
        <w:rPr>
          <w:rFonts w:ascii="Times New Roman" w:hAnsi="Times New Roman" w:cs="Times New Roman"/>
          <w:lang w:val="en-US"/>
        </w:rPr>
        <w:t xml:space="preserve">connector in the left bottom corner of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lastRenderedPageBreak/>
        <w:t>heart icon (</w:t>
      </w:r>
      <w:r w:rsidR="00DC2A89" w:rsidRPr="00C16A75">
        <w:rPr>
          <w:rFonts w:ascii="Times New Roman" w:hAnsi="Times New Roman" w:cs="Times New Roman"/>
          <w:lang w:val="en-US"/>
        </w:rPr>
        <w:t xml:space="preserve">see 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After oxygenation in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lung</w:t>
      </w:r>
      <w:r w:rsidR="00335A5C" w:rsidRPr="00C16A75">
        <w:rPr>
          <w:rFonts w:ascii="Times New Roman" w:hAnsi="Times New Roman" w:cs="Times New Roman"/>
          <w:lang w:val="en-US"/>
        </w:rPr>
        <w:t>s</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blood </w:t>
      </w:r>
      <w:r w:rsidR="00122C27" w:rsidRPr="00C16A75">
        <w:rPr>
          <w:rFonts w:ascii="Times New Roman" w:hAnsi="Times New Roman" w:cs="Times New Roman"/>
          <w:lang w:val="en-US"/>
        </w:rPr>
        <w:t xml:space="preserve">moves </w:t>
      </w:r>
      <w:r w:rsidR="00335A5C" w:rsidRPr="00C16A75">
        <w:rPr>
          <w:rFonts w:ascii="Times New Roman" w:hAnsi="Times New Roman" w:cs="Times New Roman"/>
          <w:lang w:val="en-US"/>
        </w:rPr>
        <w:t>to the left atrium and</w:t>
      </w:r>
      <w:r w:rsidRPr="00C16A75">
        <w:rPr>
          <w:rFonts w:ascii="Times New Roman" w:hAnsi="Times New Roman" w:cs="Times New Roman"/>
          <w:lang w:val="en-US"/>
        </w:rPr>
        <w:t xml:space="preserve"> left ventricle</w:t>
      </w:r>
      <w:r w:rsidR="00DC2A89" w:rsidRPr="00C16A75">
        <w:rPr>
          <w:rFonts w:ascii="Times New Roman" w:hAnsi="Times New Roman" w:cs="Times New Roman"/>
          <w:lang w:val="en-US"/>
        </w:rPr>
        <w:t xml:space="preserve">, from which </w:t>
      </w:r>
      <w:r w:rsidR="00122C27" w:rsidRPr="00C16A75">
        <w:rPr>
          <w:rFonts w:ascii="Times New Roman" w:hAnsi="Times New Roman" w:cs="Times New Roman"/>
          <w:lang w:val="en-US"/>
        </w:rPr>
        <w:t xml:space="preserve">it </w:t>
      </w:r>
      <w:r w:rsidR="00DC2A89" w:rsidRPr="00C16A75">
        <w:rPr>
          <w:rFonts w:ascii="Times New Roman" w:hAnsi="Times New Roman" w:cs="Times New Roman"/>
          <w:lang w:val="en-US"/>
        </w:rPr>
        <w:t>is ejected</w:t>
      </w:r>
      <w:r w:rsidR="00335A5C" w:rsidRPr="00C16A75">
        <w:rPr>
          <w:rFonts w:ascii="Times New Roman" w:hAnsi="Times New Roman" w:cs="Times New Roman"/>
          <w:lang w:val="en-US"/>
        </w:rPr>
        <w:t xml:space="preserve"> into </w:t>
      </w:r>
      <w:r w:rsidR="00122C27" w:rsidRPr="00C16A75">
        <w:rPr>
          <w:rFonts w:ascii="Times New Roman" w:hAnsi="Times New Roman" w:cs="Times New Roman"/>
          <w:lang w:val="en-US"/>
        </w:rPr>
        <w:t xml:space="preserve">the </w:t>
      </w:r>
      <w:r w:rsidR="00335A5C" w:rsidRPr="00C16A75">
        <w:rPr>
          <w:rFonts w:ascii="Times New Roman" w:hAnsi="Times New Roman" w:cs="Times New Roman"/>
          <w:lang w:val="en-US"/>
        </w:rPr>
        <w:t>aorta (</w:t>
      </w:r>
      <w:r w:rsidR="00335A5C" w:rsidRPr="00C16A75">
        <w:rPr>
          <w:rFonts w:ascii="Times New Roman" w:hAnsi="Times New Roman" w:cs="Times New Roman"/>
          <w:lang w:val="en-US"/>
        </w:rPr>
        <w:fldChar w:fldCharType="begin"/>
      </w:r>
      <w:r w:rsidR="00335A5C"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335A5C" w:rsidRPr="00C16A75">
        <w:rPr>
          <w:rFonts w:ascii="Times New Roman" w:hAnsi="Times New Roman" w:cs="Times New Roman"/>
          <w:lang w:val="en-US"/>
        </w:rPr>
      </w:r>
      <w:r w:rsidR="00335A5C"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2</w:t>
      </w:r>
      <w:r w:rsidR="00335A5C" w:rsidRPr="00C16A75">
        <w:rPr>
          <w:rFonts w:ascii="Times New Roman" w:hAnsi="Times New Roman" w:cs="Times New Roman"/>
          <w:lang w:val="en-US"/>
        </w:rPr>
        <w:fldChar w:fldCharType="end"/>
      </w:r>
      <w:r w:rsidR="00335A5C" w:rsidRPr="00C16A75">
        <w:rPr>
          <w:rFonts w:ascii="Times New Roman" w:hAnsi="Times New Roman" w:cs="Times New Roman"/>
          <w:lang w:val="en-US"/>
        </w:rPr>
        <w:t>).</w:t>
      </w:r>
      <w:r w:rsidRPr="00C16A75">
        <w:rPr>
          <w:rFonts w:ascii="Times New Roman" w:hAnsi="Times New Roman" w:cs="Times New Roman"/>
          <w:lang w:val="en-US"/>
        </w:rPr>
        <w:t xml:space="preserve"> </w:t>
      </w:r>
      <w:r w:rsidR="00335A5C" w:rsidRPr="00C16A75">
        <w:rPr>
          <w:rFonts w:ascii="Times New Roman" w:hAnsi="Times New Roman" w:cs="Times New Roman"/>
          <w:lang w:val="en-US"/>
        </w:rPr>
        <w:t xml:space="preserve">The pathological state of mixing deoxygenated </w:t>
      </w:r>
      <w:r w:rsidR="00122C27" w:rsidRPr="00C16A75">
        <w:rPr>
          <w:rFonts w:ascii="Times New Roman" w:hAnsi="Times New Roman" w:cs="Times New Roman"/>
          <w:lang w:val="en-US"/>
        </w:rPr>
        <w:t xml:space="preserve">blood </w:t>
      </w:r>
      <w:r w:rsidR="00335A5C" w:rsidRPr="00C16A75">
        <w:rPr>
          <w:rFonts w:ascii="Times New Roman" w:hAnsi="Times New Roman" w:cs="Times New Roman"/>
          <w:lang w:val="en-US"/>
        </w:rPr>
        <w:t>with oxygenated</w:t>
      </w:r>
      <w:r w:rsidR="00122C27" w:rsidRPr="00C16A75">
        <w:rPr>
          <w:rFonts w:ascii="Times New Roman" w:hAnsi="Times New Roman" w:cs="Times New Roman"/>
          <w:lang w:val="en-US"/>
        </w:rPr>
        <w:t xml:space="preserve"> blood</w:t>
      </w:r>
      <w:r w:rsidR="00335A5C" w:rsidRPr="00C16A75">
        <w:rPr>
          <w:rFonts w:ascii="Times New Roman" w:hAnsi="Times New Roman" w:cs="Times New Roman"/>
          <w:lang w:val="en-US"/>
        </w:rPr>
        <w:t xml:space="preserve">, when the foramen ovale is opened, is not </w:t>
      </w:r>
      <w:r w:rsidR="00122C27" w:rsidRPr="00C16A75">
        <w:rPr>
          <w:rFonts w:ascii="Times New Roman" w:hAnsi="Times New Roman" w:cs="Times New Roman"/>
          <w:lang w:val="en-US"/>
        </w:rPr>
        <w:t xml:space="preserve">yet </w:t>
      </w:r>
      <w:r w:rsidR="00335A5C" w:rsidRPr="00C16A75">
        <w:rPr>
          <w:rFonts w:ascii="Times New Roman" w:hAnsi="Times New Roman" w:cs="Times New Roman"/>
          <w:lang w:val="en-US"/>
        </w:rPr>
        <w:t xml:space="preserve">implemented. </w:t>
      </w:r>
      <w:r w:rsidR="00122C27" w:rsidRPr="00C16A75">
        <w:rPr>
          <w:rFonts w:ascii="Times New Roman" w:hAnsi="Times New Roman" w:cs="Times New Roman"/>
          <w:lang w:val="en-US"/>
        </w:rPr>
        <w:t xml:space="preserve">Thus, </w:t>
      </w:r>
      <w:r w:rsidR="00F25129" w:rsidRPr="00C16A75">
        <w:rPr>
          <w:rFonts w:ascii="Times New Roman" w:hAnsi="Times New Roman" w:cs="Times New Roman"/>
          <w:lang w:val="en-US"/>
        </w:rPr>
        <w:t>during</w:t>
      </w:r>
      <w:r w:rsidR="00335A5C" w:rsidRPr="00C16A75">
        <w:rPr>
          <w:rFonts w:ascii="Times New Roman" w:hAnsi="Times New Roman" w:cs="Times New Roman"/>
          <w:lang w:val="en-US"/>
        </w:rPr>
        <w:t xml:space="preserve"> steady state</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w:t>
      </w:r>
      <w:r w:rsidR="00F25129" w:rsidRPr="00C16A75">
        <w:rPr>
          <w:rFonts w:ascii="Times New Roman" w:hAnsi="Times New Roman" w:cs="Times New Roman"/>
          <w:lang w:val="en-US"/>
        </w:rPr>
        <w:t xml:space="preserve">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veins </w:t>
      </w:r>
      <w:r w:rsidR="00122C27" w:rsidRPr="00C16A75">
        <w:rPr>
          <w:rFonts w:ascii="Times New Roman" w:hAnsi="Times New Roman" w:cs="Times New Roman"/>
          <w:lang w:val="en-US"/>
        </w:rPr>
        <w:t xml:space="preserve">is </w:t>
      </w:r>
      <w:r w:rsidR="00F25129" w:rsidRPr="00C16A75">
        <w:rPr>
          <w:rFonts w:ascii="Times New Roman" w:hAnsi="Times New Roman" w:cs="Times New Roman"/>
          <w:lang w:val="en-US"/>
        </w:rPr>
        <w:t xml:space="preserve">the same as 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arteries for both </w:t>
      </w:r>
      <w:r w:rsidR="00122C27" w:rsidRPr="00C16A75">
        <w:rPr>
          <w:rFonts w:ascii="Times New Roman" w:hAnsi="Times New Roman" w:cs="Times New Roman"/>
          <w:lang w:val="en-US"/>
        </w:rPr>
        <w:t xml:space="preserve">halves </w:t>
      </w:r>
      <w:r w:rsidR="00F25129" w:rsidRPr="00C16A75">
        <w:rPr>
          <w:rFonts w:ascii="Times New Roman" w:hAnsi="Times New Roman" w:cs="Times New Roman"/>
          <w:lang w:val="en-US"/>
        </w:rPr>
        <w:t>of the heart.</w:t>
      </w:r>
      <w:r w:rsidR="00B02618" w:rsidRPr="00C16A75">
        <w:rPr>
          <w:rFonts w:ascii="Times New Roman" w:hAnsi="Times New Roman" w:cs="Times New Roman"/>
          <w:lang w:val="en-US"/>
        </w:rPr>
        <w:t xml:space="preserve"> </w:t>
      </w:r>
    </w:p>
    <w:p w14:paraId="5E960AE0" w14:textId="7F877B6D" w:rsidR="00F25129" w:rsidRDefault="00F25129" w:rsidP="00911E3F">
      <w:pPr>
        <w:jc w:val="both"/>
        <w:rPr>
          <w:rFonts w:ascii="Times New Roman" w:hAnsi="Times New Roman" w:cs="Times New Roman"/>
          <w:lang w:val="en-US"/>
        </w:rPr>
      </w:pPr>
      <w:r w:rsidRPr="00C16A75">
        <w:rPr>
          <w:rFonts w:ascii="Times New Roman" w:hAnsi="Times New Roman" w:cs="Times New Roman"/>
          <w:lang w:val="en-US"/>
        </w:rPr>
        <w:t>The sinoatrial node calculate</w:t>
      </w:r>
      <w:r w:rsidR="00801E80" w:rsidRPr="00C16A75">
        <w:rPr>
          <w:rFonts w:ascii="Times New Roman" w:hAnsi="Times New Roman" w:cs="Times New Roman"/>
          <w:lang w:val="en-US"/>
        </w:rPr>
        <w:t>s</w:t>
      </w:r>
      <w:r w:rsidRPr="00C16A75">
        <w:rPr>
          <w:rFonts w:ascii="Times New Roman" w:hAnsi="Times New Roman" w:cs="Times New Roman"/>
          <w:lang w:val="en-US"/>
        </w:rPr>
        <w:t xml:space="preserve"> the heart rate and will be described together with low pressure receptors in </w:t>
      </w:r>
      <w:r w:rsidR="00801E80" w:rsidRPr="00C16A75">
        <w:rPr>
          <w:rFonts w:ascii="Times New Roman" w:hAnsi="Times New Roman" w:cs="Times New Roman"/>
          <w:lang w:val="en-US"/>
        </w:rPr>
        <w:t xml:space="preserve">a </w:t>
      </w:r>
      <w:r w:rsidRPr="00C16A75">
        <w:rPr>
          <w:rFonts w:ascii="Times New Roman" w:hAnsi="Times New Roman" w:cs="Times New Roman"/>
          <w:lang w:val="en-US"/>
        </w:rPr>
        <w:t xml:space="preserve">section </w:t>
      </w:r>
      <w:r w:rsidR="00801E80" w:rsidRPr="00C16A75">
        <w:rPr>
          <w:rFonts w:ascii="Times New Roman" w:hAnsi="Times New Roman" w:cs="Times New Roman"/>
          <w:lang w:val="en-US"/>
        </w:rPr>
        <w:t xml:space="preserve">on </w:t>
      </w:r>
      <w:r w:rsidRPr="00C16A75">
        <w:rPr>
          <w:rFonts w:ascii="Times New Roman" w:hAnsi="Times New Roman" w:cs="Times New Roman"/>
          <w:lang w:val="en-US"/>
        </w:rPr>
        <w:t>autonomic neural activity. Atriopeptin</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as</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hormone produced by </w:t>
      </w:r>
      <w:r w:rsidR="00801E80" w:rsidRPr="00C16A75">
        <w:rPr>
          <w:rFonts w:ascii="Times New Roman" w:hAnsi="Times New Roman" w:cs="Times New Roman"/>
          <w:lang w:val="en-US"/>
        </w:rPr>
        <w:t xml:space="preserve">the </w:t>
      </w:r>
      <w:r w:rsidRPr="00C16A75">
        <w:rPr>
          <w:rFonts w:ascii="Times New Roman" w:hAnsi="Times New Roman" w:cs="Times New Roman"/>
          <w:lang w:val="en-US"/>
        </w:rPr>
        <w:t>heart in answer to blood pressure inside heart atriums</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will be described in</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section about hormones.</w:t>
      </w:r>
    </w:p>
    <w:p w14:paraId="0C6F6BA2" w14:textId="77777777" w:rsidR="00401092" w:rsidRPr="00C16A75" w:rsidRDefault="00401092" w:rsidP="00401092">
      <w:pPr>
        <w:keepNext/>
        <w:jc w:val="both"/>
        <w:rPr>
          <w:rFonts w:ascii="Times New Roman" w:hAnsi="Times New Roman" w:cs="Times New Roman"/>
          <w:lang w:val="en-US"/>
        </w:rPr>
      </w:pPr>
      <w:r w:rsidRPr="00C16A75">
        <w:rPr>
          <w:rFonts w:ascii="Times New Roman" w:eastAsia="Times New Roman" w:hAnsi="Times New Roman" w:cs="Times New Roman"/>
          <w:noProof/>
          <w:lang w:val="en-US" w:eastAsia="sk-SK"/>
        </w:rPr>
        <w:drawing>
          <wp:anchor distT="0" distB="0" distL="114300" distR="114300" simplePos="0" relativeHeight="251807232" behindDoc="1" locked="0" layoutInCell="1" allowOverlap="1" wp14:anchorId="5240391B" wp14:editId="04DB9B53">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Pr="00C16A75">
        <w:rPr>
          <w:rFonts w:ascii="Times New Roman" w:hAnsi="Times New Roman" w:cs="Times New Roman"/>
          <w:noProof/>
          <w:lang w:val="en-US" w:eastAsia="sk-SK"/>
        </w:rPr>
        <w:drawing>
          <wp:inline distT="0" distB="0" distL="0" distR="0" wp14:anchorId="77E282CF" wp14:editId="47C1403A">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2980EE3C" w14:textId="77777777" w:rsidR="00401092" w:rsidRPr="00C16A75" w:rsidRDefault="00401092" w:rsidP="00401092">
      <w:pPr>
        <w:pStyle w:val="Titulek"/>
        <w:jc w:val="both"/>
        <w:rPr>
          <w:rFonts w:ascii="Times New Roman" w:hAnsi="Times New Roman" w:cs="Times New Roman"/>
          <w:lang w:val="en-US"/>
        </w:rPr>
      </w:pPr>
      <w:bookmarkStart w:id="210" w:name="_Ref409278663"/>
      <w:bookmarkStart w:id="211" w:name="_Ref42145330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Pr>
          <w:rFonts w:ascii="Times New Roman" w:hAnsi="Times New Roman" w:cs="Times New Roman"/>
          <w:noProof/>
          <w:lang w:val="en-US"/>
        </w:rPr>
        <w:t>3</w:t>
      </w:r>
      <w:r w:rsidRPr="00C16A75">
        <w:rPr>
          <w:rFonts w:ascii="Times New Roman" w:hAnsi="Times New Roman" w:cs="Times New Roman"/>
          <w:lang w:val="en-US"/>
        </w:rPr>
        <w:fldChar w:fldCharType="end"/>
      </w:r>
      <w:bookmarkEnd w:id="210"/>
      <w:r w:rsidRPr="00C16A75">
        <w:rPr>
          <w:rFonts w:ascii="Times New Roman" w:hAnsi="Times New Roman" w:cs="Times New Roman"/>
          <w:lang w:val="en-US"/>
        </w:rPr>
        <w:t>: Heart; deoxygenated (oxygenated) blood goes from systemic (pulmonary) veins to pulmonary (systemic) arteries through the right (left) heart atrium and right (left) ventricle.</w:t>
      </w:r>
      <w:bookmarkEnd w:id="211"/>
    </w:p>
    <w:p w14:paraId="3D2C21D2" w14:textId="3DF8B330" w:rsidR="00D3131A" w:rsidRPr="00C16A75" w:rsidRDefault="00801E80"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754F0F" w:rsidRPr="00C16A75">
        <w:rPr>
          <w:rFonts w:ascii="Times New Roman" w:hAnsi="Times New Roman" w:cs="Times New Roman"/>
          <w:lang w:val="en-US"/>
        </w:rPr>
        <w:t xml:space="preserve">long-term heart activity can be modeled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mean values of p</w:t>
      </w:r>
      <w:r w:rsidR="00DC2A89" w:rsidRPr="00C16A75">
        <w:rPr>
          <w:rFonts w:ascii="Times New Roman" w:hAnsi="Times New Roman" w:cs="Times New Roman"/>
          <w:lang w:val="en-US"/>
        </w:rPr>
        <w:t>ressures and flows, the</w:t>
      </w:r>
      <w:r w:rsidR="00371355" w:rsidRPr="00C16A75">
        <w:rPr>
          <w:rFonts w:ascii="Times New Roman" w:hAnsi="Times New Roman" w:cs="Times New Roman"/>
          <w:lang w:val="en-US"/>
        </w:rPr>
        <w:t xml:space="preserve"> heart activity</w:t>
      </w:r>
      <w:r w:rsidR="00DC2A89" w:rsidRPr="00C16A75">
        <w:rPr>
          <w:rFonts w:ascii="Times New Roman" w:hAnsi="Times New Roman" w:cs="Times New Roman"/>
          <w:lang w:val="en-US"/>
        </w:rPr>
        <w:t xml:space="preserve"> must </w:t>
      </w:r>
      <w:r w:rsidR="00754F0F" w:rsidRPr="00C16A75">
        <w:rPr>
          <w:rFonts w:ascii="Times New Roman" w:hAnsi="Times New Roman" w:cs="Times New Roman"/>
          <w:lang w:val="en-US"/>
        </w:rPr>
        <w:t xml:space="preserve">not </w:t>
      </w:r>
      <w:r w:rsidR="00DC2A89" w:rsidRPr="00C16A75">
        <w:rPr>
          <w:rFonts w:ascii="Times New Roman" w:hAnsi="Times New Roman" w:cs="Times New Roman"/>
          <w:lang w:val="en-US"/>
        </w:rPr>
        <w:t xml:space="preserve">be </w:t>
      </w:r>
      <w:r w:rsidR="00371355" w:rsidRPr="00C16A75">
        <w:rPr>
          <w:rFonts w:ascii="Times New Roman" w:hAnsi="Times New Roman" w:cs="Times New Roman"/>
          <w:lang w:val="en-US"/>
        </w:rPr>
        <w:t>modeled as b</w:t>
      </w:r>
      <w:r w:rsidR="00754F0F" w:rsidRPr="00C16A75">
        <w:rPr>
          <w:rFonts w:ascii="Times New Roman" w:hAnsi="Times New Roman" w:cs="Times New Roman"/>
          <w:lang w:val="en-US"/>
        </w:rPr>
        <w:t xml:space="preserve">eat by beat. Instead of </w:t>
      </w:r>
      <w:r w:rsidRPr="00C16A75">
        <w:rPr>
          <w:rFonts w:ascii="Times New Roman" w:hAnsi="Times New Roman" w:cs="Times New Roman"/>
          <w:lang w:val="en-US"/>
        </w:rPr>
        <w:t xml:space="preserve">using </w:t>
      </w:r>
      <w:r w:rsidR="00FF4F89" w:rsidRPr="00C16A75">
        <w:rPr>
          <w:rFonts w:ascii="Times New Roman" w:hAnsi="Times New Roman" w:cs="Times New Roman"/>
          <w:lang w:val="en-US"/>
        </w:rPr>
        <w:t>dynamic periodical</w:t>
      </w:r>
      <w:r w:rsidR="00754F0F" w:rsidRPr="00C16A75">
        <w:rPr>
          <w:rFonts w:ascii="Times New Roman" w:hAnsi="Times New Roman" w:cs="Times New Roman"/>
          <w:lang w:val="en-US"/>
        </w:rPr>
        <w:t xml:space="preserve"> values</w:t>
      </w:r>
      <w:r w:rsidRPr="00C16A75">
        <w:rPr>
          <w:rFonts w:ascii="Times New Roman" w:hAnsi="Times New Roman" w:cs="Times New Roman"/>
          <w:lang w:val="en-US"/>
        </w:rPr>
        <w:t xml:space="preserve">, </w:t>
      </w:r>
      <w:r w:rsidR="00371355" w:rsidRPr="00C16A75">
        <w:rPr>
          <w:rFonts w:ascii="Times New Roman" w:hAnsi="Times New Roman" w:cs="Times New Roman"/>
          <w:lang w:val="en-US"/>
        </w:rPr>
        <w:t xml:space="preserve">the pressure and the blood flow </w:t>
      </w:r>
      <w:r w:rsidR="00754F0F" w:rsidRPr="00C16A75">
        <w:rPr>
          <w:rFonts w:ascii="Times New Roman" w:hAnsi="Times New Roman" w:cs="Times New Roman"/>
          <w:lang w:val="en-US"/>
        </w:rPr>
        <w:t xml:space="preserve">is </w:t>
      </w:r>
      <w:r w:rsidRPr="00C16A75">
        <w:rPr>
          <w:rFonts w:ascii="Times New Roman" w:hAnsi="Times New Roman" w:cs="Times New Roman"/>
          <w:lang w:val="en-US"/>
        </w:rPr>
        <w:t xml:space="preserve">precisely </w:t>
      </w:r>
      <w:r w:rsidR="00754F0F" w:rsidRPr="00C16A75">
        <w:rPr>
          <w:rFonts w:ascii="Times New Roman" w:hAnsi="Times New Roman" w:cs="Times New Roman"/>
          <w:lang w:val="en-US"/>
        </w:rPr>
        <w:t xml:space="preserve">calculated in values, which </w:t>
      </w:r>
      <w:r w:rsidRPr="00C16A75">
        <w:rPr>
          <w:rFonts w:ascii="Times New Roman" w:hAnsi="Times New Roman" w:cs="Times New Roman"/>
          <w:lang w:val="en-US"/>
        </w:rPr>
        <w:t>make up the</w:t>
      </w:r>
      <w:r w:rsidR="00371355" w:rsidRPr="00C16A75">
        <w:rPr>
          <w:rFonts w:ascii="Times New Roman" w:hAnsi="Times New Roman" w:cs="Times New Roman"/>
          <w:lang w:val="en-US"/>
        </w:rPr>
        <w:t>ir</w:t>
      </w:r>
      <w:r w:rsidRPr="00C16A75">
        <w:rPr>
          <w:rFonts w:ascii="Times New Roman" w:hAnsi="Times New Roman" w:cs="Times New Roman"/>
          <w:lang w:val="en-US"/>
        </w:rPr>
        <w:t xml:space="preserve"> </w:t>
      </w:r>
      <w:r w:rsidR="00754F0F" w:rsidRPr="00C16A75">
        <w:rPr>
          <w:rFonts w:ascii="Times New Roman" w:hAnsi="Times New Roman" w:cs="Times New Roman"/>
          <w:lang w:val="en-US"/>
        </w:rPr>
        <w:t>arithmetical average during each heart period</w:t>
      </w:r>
      <w:r w:rsidRPr="00C16A75">
        <w:rPr>
          <w:rFonts w:ascii="Times New Roman" w:hAnsi="Times New Roman" w:cs="Times New Roman"/>
          <w:lang w:val="en-US"/>
        </w:rPr>
        <w:t xml:space="preserve"> and is referred to as</w:t>
      </w:r>
      <w:r w:rsidR="00754F0F" w:rsidRPr="00C16A75">
        <w:rPr>
          <w:rFonts w:ascii="Times New Roman" w:hAnsi="Times New Roman" w:cs="Times New Roman"/>
          <w:lang w:val="en-US"/>
        </w:rPr>
        <w:t xml:space="preserve"> mean variables or mean values. </w:t>
      </w:r>
      <w:r w:rsidRPr="00C16A75">
        <w:rPr>
          <w:rFonts w:ascii="Times New Roman" w:hAnsi="Times New Roman" w:cs="Times New Roman"/>
          <w:lang w:val="en-US"/>
        </w:rPr>
        <w:t xml:space="preserve">In these </w:t>
      </w:r>
      <w:r w:rsidR="00754F0F" w:rsidRPr="00C16A75">
        <w:rPr>
          <w:rFonts w:ascii="Times New Roman" w:hAnsi="Times New Roman" w:cs="Times New Roman"/>
          <w:lang w:val="en-US"/>
        </w:rPr>
        <w:t>conditions</w:t>
      </w:r>
      <w:r w:rsidRPr="00C16A75">
        <w:rPr>
          <w:rFonts w:ascii="Times New Roman" w:hAnsi="Times New Roman" w:cs="Times New Roman"/>
          <w:lang w:val="en-US"/>
        </w:rPr>
        <w:t xml:space="preserve">, the </w:t>
      </w:r>
      <w:r w:rsidR="00754F0F" w:rsidRPr="00C16A75">
        <w:rPr>
          <w:rFonts w:ascii="Times New Roman" w:hAnsi="Times New Roman" w:cs="Times New Roman"/>
          <w:lang w:val="en-US"/>
        </w:rPr>
        <w:t>heart atrium</w:t>
      </w:r>
      <w:r w:rsidR="00F25129" w:rsidRPr="00C16A75">
        <w:rPr>
          <w:rFonts w:ascii="Times New Roman" w:hAnsi="Times New Roman" w:cs="Times New Roman"/>
          <w:lang w:val="en-US"/>
        </w:rPr>
        <w:t xml:space="preserve"> </w:t>
      </w:r>
      <w:r w:rsidRPr="00C16A75">
        <w:rPr>
          <w:rFonts w:ascii="Times New Roman" w:hAnsi="Times New Roman" w:cs="Times New Roman"/>
          <w:lang w:val="en-US"/>
        </w:rPr>
        <w:t xml:space="preserve">can be </w:t>
      </w:r>
      <w:r w:rsidR="00F25129" w:rsidRPr="00C16A75">
        <w:rPr>
          <w:rFonts w:ascii="Times New Roman" w:hAnsi="Times New Roman" w:cs="Times New Roman"/>
          <w:lang w:val="en-US"/>
        </w:rPr>
        <w:t xml:space="preserve">implemented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 xml:space="preserve">simple elastic </w:t>
      </w:r>
      <w:r w:rsidR="00754F0F" w:rsidRPr="00C16A75">
        <w:rPr>
          <w:rFonts w:ascii="Times New Roman" w:hAnsi="Times New Roman" w:cs="Times New Roman"/>
          <w:lang w:val="en-US"/>
        </w:rPr>
        <w:lastRenderedPageBreak/>
        <w:t>vessel</w:t>
      </w:r>
      <w:r w:rsidRPr="00C16A75">
        <w:rPr>
          <w:rFonts w:ascii="Times New Roman" w:hAnsi="Times New Roman" w:cs="Times New Roman"/>
          <w:lang w:val="en-US"/>
        </w:rPr>
        <w:t>s in the</w:t>
      </w:r>
      <w:r w:rsidR="00754F0F" w:rsidRPr="00C16A75">
        <w:rPr>
          <w:rFonts w:ascii="Times New Roman" w:hAnsi="Times New Roman" w:cs="Times New Roman"/>
          <w:lang w:val="en-US"/>
        </w:rPr>
        <w:t xml:space="preserve"> Physiolibrary</w:t>
      </w:r>
      <w:r w:rsidRPr="00C16A75">
        <w:rPr>
          <w:rFonts w:ascii="Times New Roman" w:hAnsi="Times New Roman" w:cs="Times New Roman"/>
          <w:lang w:val="en-US"/>
        </w:rPr>
        <w:t xml:space="preserve"> as</w:t>
      </w:r>
      <w:r w:rsidR="00754F0F" w:rsidRPr="00C16A75">
        <w:rPr>
          <w:rFonts w:ascii="Times New Roman" w:hAnsi="Times New Roman" w:cs="Times New Roman"/>
          <w:lang w:val="en-US"/>
        </w:rPr>
        <w:t xml:space="preserve"> defined by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26</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 xml:space="preserve"> and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27</w:t>
      </w:r>
      <w:r w:rsidR="00754F0F" w:rsidRPr="00C16A75">
        <w:rPr>
          <w:rFonts w:ascii="Times New Roman" w:hAnsi="Times New Roman" w:cs="Times New Roman"/>
          <w:lang w:val="en-US"/>
        </w:rPr>
        <w:fldChar w:fldCharType="end"/>
      </w:r>
      <w:r w:rsidRPr="00C16A75">
        <w:rPr>
          <w:rFonts w:ascii="Times New Roman" w:hAnsi="Times New Roman" w:cs="Times New Roman"/>
          <w:lang w:val="en-US"/>
        </w:rPr>
        <w:t>,</w:t>
      </w:r>
      <w:r w:rsidR="00754F0F" w:rsidRPr="00C16A75">
        <w:rPr>
          <w:rFonts w:ascii="Times New Roman" w:hAnsi="Times New Roman" w:cs="Times New Roman"/>
          <w:lang w:val="en-US"/>
        </w:rPr>
        <w:t xml:space="preserve"> and represented by yellow circles </w:t>
      </w:r>
      <w:r w:rsidRPr="00C16A75">
        <w:rPr>
          <w:rFonts w:ascii="Times New Roman" w:hAnsi="Times New Roman" w:cs="Times New Roman"/>
          <w:lang w:val="en-US"/>
        </w:rPr>
        <w:t xml:space="preserve">in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_Ref409278663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3</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w:t>
      </w:r>
    </w:p>
    <w:p w14:paraId="75AB9D6F" w14:textId="7CBD0098" w:rsidR="003362FC" w:rsidRPr="00C16A75" w:rsidRDefault="00754F0F"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The heart ventricle</w:t>
      </w:r>
      <w:r w:rsidR="00BA553F"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w:t>
      </w:r>
      <w:r w:rsidR="00752A9E" w:rsidRPr="00C16A75">
        <w:rPr>
          <w:rFonts w:ascii="Times New Roman" w:eastAsia="Times New Roman" w:hAnsi="Times New Roman" w:cs="Times New Roman"/>
          <w:lang w:val="en-US"/>
        </w:rPr>
        <w:t xml:space="preserve">as implemented in </w:t>
      </w:r>
      <w:r w:rsidR="00752A9E" w:rsidRPr="00C16A75">
        <w:rPr>
          <w:rFonts w:ascii="Times New Roman" w:eastAsia="Times New Roman" w:hAnsi="Times New Roman" w:cs="Times New Roman"/>
          <w:lang w:val="en-US"/>
        </w:rPr>
        <w:fldChar w:fldCharType="begin"/>
      </w:r>
      <w:r w:rsidR="00752A9E" w:rsidRPr="00C16A75">
        <w:rPr>
          <w:rFonts w:ascii="Times New Roman" w:eastAsia="Times New Roman" w:hAnsi="Times New Roman" w:cs="Times New Roman"/>
          <w:lang w:val="en-US"/>
        </w:rPr>
        <w:instrText xml:space="preserve"> REF _Ref409278919 \h </w:instrText>
      </w:r>
      <w:r w:rsidR="00911E3F" w:rsidRPr="00C16A75">
        <w:rPr>
          <w:rFonts w:ascii="Times New Roman" w:eastAsia="Times New Roman" w:hAnsi="Times New Roman" w:cs="Times New Roman"/>
          <w:lang w:val="en-US"/>
        </w:rPr>
        <w:instrText xml:space="preserve"> \* MERGEFORMAT </w:instrText>
      </w:r>
      <w:r w:rsidR="00752A9E" w:rsidRPr="00C16A75">
        <w:rPr>
          <w:rFonts w:ascii="Times New Roman" w:eastAsia="Times New Roman" w:hAnsi="Times New Roman" w:cs="Times New Roman"/>
          <w:lang w:val="en-US"/>
        </w:rPr>
      </w:r>
      <w:r w:rsidR="00752A9E"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4</w:t>
      </w:r>
      <w:r w:rsidR="00752A9E" w:rsidRPr="00C16A75">
        <w:rPr>
          <w:rFonts w:ascii="Times New Roman" w:eastAsia="Times New Roman" w:hAnsi="Times New Roman" w:cs="Times New Roman"/>
          <w:lang w:val="en-US"/>
        </w:rPr>
        <w:fldChar w:fldCharType="end"/>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has two hydraulic connectors, which represent the area </w:t>
      </w:r>
      <w:r w:rsidR="00BA553F" w:rsidRPr="00C16A75">
        <w:rPr>
          <w:rFonts w:ascii="Times New Roman" w:eastAsia="Times New Roman" w:hAnsi="Times New Roman" w:cs="Times New Roman"/>
          <w:lang w:val="en-US"/>
        </w:rPr>
        <w:t xml:space="preserve">prior to the </w:t>
      </w:r>
      <w:r w:rsidR="00752A9E" w:rsidRPr="00C16A75">
        <w:rPr>
          <w:rFonts w:ascii="Times New Roman" w:eastAsia="Times New Roman" w:hAnsi="Times New Roman" w:cs="Times New Roman"/>
          <w:lang w:val="en-US"/>
        </w:rPr>
        <w:t xml:space="preserve">input valve and the area </w:t>
      </w:r>
      <w:r w:rsidR="00BA553F" w:rsidRPr="00C16A75">
        <w:rPr>
          <w:rFonts w:ascii="Times New Roman" w:eastAsia="Times New Roman" w:hAnsi="Times New Roman" w:cs="Times New Roman"/>
          <w:lang w:val="en-US"/>
        </w:rPr>
        <w:t xml:space="preserve">following the </w:t>
      </w:r>
      <w:r w:rsidR="00752A9E" w:rsidRPr="00C16A75">
        <w:rPr>
          <w:rFonts w:ascii="Times New Roman" w:eastAsia="Times New Roman" w:hAnsi="Times New Roman" w:cs="Times New Roman"/>
          <w:lang w:val="en-US"/>
        </w:rPr>
        <w:t>output valve. Through this area</w:t>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some blood flow</w:t>
      </w:r>
      <w:r w:rsidR="00BA553F" w:rsidRPr="00C16A75">
        <w:rPr>
          <w:rFonts w:ascii="Times New Roman" w:eastAsia="Times New Roman" w:hAnsi="Times New Roman" w:cs="Times New Roman"/>
          <w:lang w:val="en-US"/>
        </w:rPr>
        <w:t xml:space="preserve"> moves</w:t>
      </w:r>
      <w:r w:rsidR="00752A9E" w:rsidRPr="00C16A75">
        <w:rPr>
          <w:rFonts w:ascii="Times New Roman" w:eastAsia="Times New Roman" w:hAnsi="Times New Roman" w:cs="Times New Roman"/>
          <w:lang w:val="en-US"/>
        </w:rPr>
        <w:t xml:space="preserve"> and some pressure</w:t>
      </w:r>
      <w:r w:rsidR="00BA553F" w:rsidRPr="00C16A75">
        <w:rPr>
          <w:rFonts w:ascii="Times New Roman" w:eastAsia="Times New Roman" w:hAnsi="Times New Roman" w:cs="Times New Roman"/>
          <w:lang w:val="en-US"/>
        </w:rPr>
        <w:t xml:space="preserve"> is always generated, </w:t>
      </w:r>
      <w:r w:rsidR="00752A9E" w:rsidRPr="00C16A75">
        <w:rPr>
          <w:rFonts w:ascii="Times New Roman" w:eastAsia="Times New Roman" w:hAnsi="Times New Roman" w:cs="Times New Roman"/>
          <w:lang w:val="en-US"/>
        </w:rPr>
        <w:t xml:space="preserve">as </w:t>
      </w:r>
      <w:r w:rsidR="00BA553F" w:rsidRPr="00C16A75">
        <w:rPr>
          <w:rFonts w:ascii="Times New Roman" w:eastAsia="Times New Roman" w:hAnsi="Times New Roman" w:cs="Times New Roman"/>
          <w:lang w:val="en-US"/>
        </w:rPr>
        <w:t>is typical</w:t>
      </w:r>
      <w:r w:rsidR="00752A9E" w:rsidRPr="00C16A75">
        <w:rPr>
          <w:rFonts w:ascii="Times New Roman" w:eastAsia="Times New Roman" w:hAnsi="Times New Roman" w:cs="Times New Roman"/>
          <w:lang w:val="en-US"/>
        </w:rPr>
        <w:t xml:space="preserve"> </w:t>
      </w:r>
      <w:r w:rsidR="00BA553F" w:rsidRPr="00C16A75">
        <w:rPr>
          <w:rFonts w:ascii="Times New Roman" w:eastAsia="Times New Roman" w:hAnsi="Times New Roman" w:cs="Times New Roman"/>
          <w:lang w:val="en-US"/>
        </w:rPr>
        <w:t xml:space="preserve">within the </w:t>
      </w:r>
      <w:r w:rsidR="00752A9E" w:rsidRPr="00C16A75">
        <w:rPr>
          <w:rFonts w:ascii="Times New Roman" w:eastAsia="Times New Roman" w:hAnsi="Times New Roman" w:cs="Times New Roman"/>
          <w:lang w:val="en-US"/>
        </w:rPr>
        <w:t>hydraulic connector. Flow going to the arteries is called cardiac output. C</w:t>
      </w:r>
      <w:r w:rsidR="003362FC" w:rsidRPr="00C16A75">
        <w:rPr>
          <w:rFonts w:ascii="Times New Roman" w:eastAsia="Times New Roman" w:hAnsi="Times New Roman" w:cs="Times New Roman"/>
          <w:lang w:val="en-US"/>
        </w:rPr>
        <w:t xml:space="preserve">ardiac output (CO) as a mean blood flow from </w:t>
      </w:r>
      <w:r w:rsidR="00F91432" w:rsidRPr="00C16A75">
        <w:rPr>
          <w:rFonts w:ascii="Times New Roman" w:eastAsia="Times New Roman" w:hAnsi="Times New Roman" w:cs="Times New Roman"/>
          <w:lang w:val="en-US"/>
        </w:rPr>
        <w:t xml:space="preserve">the </w:t>
      </w:r>
      <w:r w:rsidR="003362FC" w:rsidRPr="00C16A75">
        <w:rPr>
          <w:rFonts w:ascii="Times New Roman" w:eastAsia="Times New Roman" w:hAnsi="Times New Roman" w:cs="Times New Roman"/>
          <w:lang w:val="en-US"/>
        </w:rPr>
        <w:t>heart ventricle is heart rate (HR) multiplied by stroke volume (SV), where stroke volume is</w:t>
      </w:r>
      <w:r w:rsidR="00F91432" w:rsidRPr="00C16A75">
        <w:rPr>
          <w:rFonts w:ascii="Times New Roman" w:eastAsia="Times New Roman" w:hAnsi="Times New Roman" w:cs="Times New Roman"/>
          <w:lang w:val="en-US"/>
        </w:rPr>
        <w:t xml:space="preserve"> the</w:t>
      </w:r>
      <w:r w:rsidR="003362FC" w:rsidRPr="00C16A75">
        <w:rPr>
          <w:rFonts w:ascii="Times New Roman" w:eastAsia="Times New Roman" w:hAnsi="Times New Roman" w:cs="Times New Roman"/>
          <w:lang w:val="en-US"/>
        </w:rPr>
        <w:t xml:space="preserve"> difference </w:t>
      </w:r>
      <w:r w:rsidR="00F91432" w:rsidRPr="00C16A75">
        <w:rPr>
          <w:rFonts w:ascii="Times New Roman" w:eastAsia="Times New Roman" w:hAnsi="Times New Roman" w:cs="Times New Roman"/>
          <w:lang w:val="en-US"/>
        </w:rPr>
        <w:t xml:space="preserve">between </w:t>
      </w:r>
      <w:r w:rsidR="003362FC" w:rsidRPr="00C16A75">
        <w:rPr>
          <w:rFonts w:ascii="Times New Roman" w:eastAsia="Times New Roman" w:hAnsi="Times New Roman" w:cs="Times New Roman"/>
          <w:lang w:val="en-US"/>
        </w:rPr>
        <w:t xml:space="preserve">end diastolic volume (EDV) </w:t>
      </w:r>
      <w:r w:rsidR="003362FC"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(Carter, et al., 1998; Gaasch, et al., 1975)</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and end systolic volume (ESV)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(NODA, et al.,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The most common descriptions are pressure-volume relations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(Sagawa, et al., 1988)</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as in A-V fistula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(Guyton and Sagawa, 1961)</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or filling pressure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(SUGA and SAGAWA, 1974)</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or less invasive exercise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(Little and Cheng,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w:t>
      </w:r>
    </w:p>
    <w:p w14:paraId="53C39413" w14:textId="66039136" w:rsidR="00256C90" w:rsidRPr="00C16A75" w:rsidRDefault="00256C90"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This model </w:t>
      </w:r>
      <w:r w:rsidR="00F91432" w:rsidRPr="00C16A75">
        <w:rPr>
          <w:rFonts w:ascii="Times New Roman" w:eastAsia="Times New Roman" w:hAnsi="Times New Roman" w:cs="Times New Roman"/>
          <w:lang w:val="en-US"/>
        </w:rPr>
        <w:t>does not solve</w:t>
      </w:r>
      <w:r w:rsidRPr="00C16A75">
        <w:rPr>
          <w:rFonts w:ascii="Times New Roman" w:eastAsia="Times New Roman" w:hAnsi="Times New Roman" w:cs="Times New Roman"/>
          <w:lang w:val="en-US"/>
        </w:rPr>
        <w:t xml:space="preserve"> the situation </w:t>
      </w:r>
      <w:r w:rsidR="00F91432" w:rsidRPr="00C16A75">
        <w:rPr>
          <w:rFonts w:ascii="Times New Roman" w:eastAsia="Times New Roman" w:hAnsi="Times New Roman" w:cs="Times New Roman"/>
          <w:lang w:val="en-US"/>
        </w:rPr>
        <w:t xml:space="preserve">where there are </w:t>
      </w:r>
      <w:r w:rsidRPr="00C16A75">
        <w:rPr>
          <w:rFonts w:ascii="Times New Roman" w:eastAsia="Times New Roman" w:hAnsi="Times New Roman" w:cs="Times New Roman"/>
          <w:lang w:val="en-US"/>
        </w:rPr>
        <w:t>very short time</w:t>
      </w:r>
      <w:r w:rsidR="00F91432" w:rsidRPr="00C16A75">
        <w:rPr>
          <w:rFonts w:ascii="Times New Roman" w:eastAsia="Times New Roman" w:hAnsi="Times New Roman" w:cs="Times New Roman"/>
          <w:lang w:val="en-US"/>
        </w:rPr>
        <w:t xml:space="preserve">s </w:t>
      </w:r>
      <w:r w:rsidRPr="00C16A75">
        <w:rPr>
          <w:rFonts w:ascii="Times New Roman" w:eastAsia="Times New Roman" w:hAnsi="Times New Roman" w:cs="Times New Roman"/>
          <w:lang w:val="en-US"/>
        </w:rPr>
        <w:t xml:space="preserve">for </w:t>
      </w:r>
      <w:r w:rsidR="00F91432"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good filling of the</w:t>
      </w:r>
      <w:r w:rsidR="00371355" w:rsidRPr="00C16A75">
        <w:rPr>
          <w:rFonts w:ascii="Times New Roman" w:eastAsia="Times New Roman" w:hAnsi="Times New Roman" w:cs="Times New Roman"/>
          <w:lang w:val="en-US"/>
        </w:rPr>
        <w:t xml:space="preserve"> heart</w:t>
      </w:r>
      <w:r w:rsidRPr="00C16A75">
        <w:rPr>
          <w:rFonts w:ascii="Times New Roman" w:eastAsia="Times New Roman" w:hAnsi="Times New Roman" w:cs="Times New Roman"/>
          <w:lang w:val="en-US"/>
        </w:rPr>
        <w:t xml:space="preserve"> ventricle. </w:t>
      </w:r>
      <w:r w:rsidR="00FF4F89" w:rsidRPr="00C16A75">
        <w:rPr>
          <w:rFonts w:ascii="Times New Roman" w:eastAsia="Times New Roman" w:hAnsi="Times New Roman" w:cs="Times New Roman"/>
          <w:lang w:val="en-US"/>
        </w:rPr>
        <w:t>However, u</w:t>
      </w:r>
      <w:r w:rsidR="00DC2A89" w:rsidRPr="00C16A75">
        <w:rPr>
          <w:rFonts w:ascii="Times New Roman" w:eastAsia="Times New Roman" w:hAnsi="Times New Roman" w:cs="Times New Roman"/>
          <w:lang w:val="en-US"/>
        </w:rPr>
        <w:t>sing Physiolibrary</w:t>
      </w:r>
      <w:r w:rsidR="00F91432" w:rsidRPr="00C16A75">
        <w:rPr>
          <w:rFonts w:ascii="Times New Roman" w:eastAsia="Times New Roman" w:hAnsi="Times New Roman" w:cs="Times New Roman"/>
          <w:lang w:val="en-US"/>
        </w:rPr>
        <w:t>,</w:t>
      </w:r>
      <w:r w:rsidR="00DC2A89" w:rsidRPr="00C16A75">
        <w:rPr>
          <w:rFonts w:ascii="Times New Roman" w:eastAsia="Times New Roman" w:hAnsi="Times New Roman" w:cs="Times New Roman"/>
          <w:lang w:val="en-US"/>
        </w:rPr>
        <w:t xml:space="preserve"> </w:t>
      </w:r>
      <w:r w:rsidR="00F91432" w:rsidRPr="00C16A75">
        <w:rPr>
          <w:rFonts w:ascii="Times New Roman" w:eastAsia="Times New Roman" w:hAnsi="Times New Roman" w:cs="Times New Roman"/>
          <w:lang w:val="en-US"/>
        </w:rPr>
        <w:t xml:space="preserve">it </w:t>
      </w:r>
      <w:r w:rsidR="00DC2A89" w:rsidRPr="00C16A75">
        <w:rPr>
          <w:rFonts w:ascii="Times New Roman" w:eastAsia="Times New Roman" w:hAnsi="Times New Roman" w:cs="Times New Roman"/>
          <w:lang w:val="en-US"/>
        </w:rPr>
        <w:t xml:space="preserve">is possible to </w:t>
      </w:r>
      <w:r w:rsidR="00F91432" w:rsidRPr="00C16A75">
        <w:rPr>
          <w:rFonts w:ascii="Times New Roman" w:eastAsia="Times New Roman" w:hAnsi="Times New Roman" w:cs="Times New Roman"/>
          <w:lang w:val="en-US"/>
        </w:rPr>
        <w:t xml:space="preserve">create </w:t>
      </w:r>
      <w:r w:rsidR="00DC2A89" w:rsidRPr="00C16A75">
        <w:rPr>
          <w:rFonts w:ascii="Times New Roman" w:eastAsia="Times New Roman" w:hAnsi="Times New Roman" w:cs="Times New Roman"/>
          <w:lang w:val="en-US"/>
        </w:rPr>
        <w:t>the beat-by-beat implementations as we</w:t>
      </w:r>
      <w:r w:rsidR="00F91432" w:rsidRPr="00C16A75">
        <w:rPr>
          <w:rFonts w:ascii="Times New Roman" w:eastAsia="Times New Roman" w:hAnsi="Times New Roman" w:cs="Times New Roman"/>
          <w:lang w:val="en-US"/>
        </w:rPr>
        <w:t xml:space="preserve"> have</w:t>
      </w:r>
      <w:r w:rsidR="00DC2A89" w:rsidRPr="00C16A75">
        <w:rPr>
          <w:rFonts w:ascii="Times New Roman" w:eastAsia="Times New Roman" w:hAnsi="Times New Roman" w:cs="Times New Roman"/>
          <w:lang w:val="en-US"/>
        </w:rPr>
        <w:t xml:space="preserve"> describe</w:t>
      </w:r>
      <w:r w:rsidR="00F91432" w:rsidRPr="00C16A75">
        <w:rPr>
          <w:rFonts w:ascii="Times New Roman" w:eastAsia="Times New Roman" w:hAnsi="Times New Roman" w:cs="Times New Roman"/>
          <w:lang w:val="en-US"/>
        </w:rPr>
        <w:t>d</w:t>
      </w:r>
      <w:r w:rsidR="00DC2A89" w:rsidRPr="00C16A75">
        <w:rPr>
          <w:rFonts w:ascii="Times New Roman" w:eastAsia="Times New Roman" w:hAnsi="Times New Roman" w:cs="Times New Roman"/>
          <w:lang w:val="en-US"/>
        </w:rPr>
        <w:t xml:space="preserve"> in</w:t>
      </w:r>
      <w:r w:rsidR="00E46172" w:rsidRPr="00C16A75">
        <w:rPr>
          <w:rFonts w:ascii="Times New Roman" w:eastAsia="Times New Roman" w:hAnsi="Times New Roman" w:cs="Times New Roman"/>
          <w:lang w:val="en-US"/>
        </w:rPr>
        <w:t xml:space="preserve"> articles</w:t>
      </w:r>
      <w:r w:rsidR="004B609D"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 </w:instrText>
      </w:r>
      <w:r w:rsidR="00371355"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EN.CITE.DATA </w:instrText>
      </w:r>
      <w:r w:rsidR="00371355" w:rsidRPr="00C16A75">
        <w:rPr>
          <w:rFonts w:ascii="Times New Roman" w:eastAsia="Times New Roman" w:hAnsi="Times New Roman" w:cs="Times New Roman"/>
          <w:lang w:val="en-US"/>
        </w:rPr>
      </w:r>
      <w:r w:rsidR="00371355"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371355" w:rsidRPr="00C16A75">
        <w:rPr>
          <w:rFonts w:ascii="Times New Roman" w:eastAsia="Times New Roman" w:hAnsi="Times New Roman" w:cs="Times New Roman"/>
          <w:noProof/>
          <w:lang w:val="en-US"/>
        </w:rPr>
        <w:t>(Kulhánek, et al., 2014a; Kulhánek, et al., 2014b)</w:t>
      </w:r>
      <w:r w:rsidR="00EF4622" w:rsidRPr="00C16A75">
        <w:rPr>
          <w:rFonts w:ascii="Times New Roman" w:eastAsia="Times New Roman" w:hAnsi="Times New Roman" w:cs="Times New Roman"/>
          <w:lang w:val="en-US"/>
        </w:rPr>
        <w:fldChar w:fldCharType="end"/>
      </w:r>
      <w:r w:rsidR="004B609D"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t>These publications show the opening and closing valves (</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_Ref408339015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30</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w:t>
      </w:r>
      <w:r w:rsidR="00F91432" w:rsidRPr="00C16A75">
        <w:rPr>
          <w:rFonts w:ascii="Times New Roman" w:eastAsia="Times New Roman" w:hAnsi="Times New Roman" w:cs="Times New Roman"/>
          <w:lang w:val="en-US"/>
        </w:rPr>
        <w:t xml:space="preserve"> that</w:t>
      </w:r>
      <w:r w:rsidR="00EF4622" w:rsidRPr="00C16A75">
        <w:rPr>
          <w:rFonts w:ascii="Times New Roman" w:eastAsia="Times New Roman" w:hAnsi="Times New Roman" w:cs="Times New Roman"/>
          <w:lang w:val="en-US"/>
        </w:rPr>
        <w:t xml:space="preserve"> simulate the current pressure and flow during </w:t>
      </w:r>
      <w:r w:rsidR="00F91432" w:rsidRPr="00C16A75">
        <w:rPr>
          <w:rFonts w:ascii="Times New Roman" w:eastAsia="Times New Roman" w:hAnsi="Times New Roman" w:cs="Times New Roman"/>
          <w:lang w:val="en-US"/>
        </w:rPr>
        <w:t xml:space="preserve">the </w:t>
      </w:r>
      <w:r w:rsidR="00EF4622" w:rsidRPr="00C16A75">
        <w:rPr>
          <w:rFonts w:ascii="Times New Roman" w:eastAsia="Times New Roman" w:hAnsi="Times New Roman" w:cs="Times New Roman"/>
          <w:lang w:val="en-US"/>
        </w:rPr>
        <w:t xml:space="preserve">diastolic filling and systolic ejection of ventricles. </w:t>
      </w:r>
      <w:r w:rsidR="00F91432" w:rsidRPr="00C16A75">
        <w:rPr>
          <w:rFonts w:ascii="Times New Roman" w:eastAsia="Times New Roman" w:hAnsi="Times New Roman" w:cs="Times New Roman"/>
          <w:lang w:val="en-US"/>
        </w:rPr>
        <w:t>Moreover,</w:t>
      </w:r>
      <w:r w:rsidR="00EF4622" w:rsidRPr="00C16A75">
        <w:rPr>
          <w:rFonts w:ascii="Times New Roman" w:eastAsia="Times New Roman" w:hAnsi="Times New Roman" w:cs="Times New Roman"/>
          <w:lang w:val="en-US"/>
        </w:rPr>
        <w:t xml:space="preserve"> blood flow inertia </w:t>
      </w:r>
      <w:r w:rsidR="00F91432" w:rsidRPr="00C16A75">
        <w:rPr>
          <w:rFonts w:ascii="Times New Roman" w:eastAsia="Times New Roman" w:hAnsi="Times New Roman" w:cs="Times New Roman"/>
          <w:lang w:val="en-US"/>
        </w:rPr>
        <w:t xml:space="preserve">is also integrated </w:t>
      </w:r>
      <w:r w:rsidR="00EF4622" w:rsidRPr="00C16A75">
        <w:rPr>
          <w:rFonts w:ascii="Times New Roman" w:eastAsia="Times New Roman" w:hAnsi="Times New Roman" w:cs="Times New Roman"/>
          <w:lang w:val="en-US"/>
        </w:rPr>
        <w:t>(</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_Ref408340612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31</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 xml:space="preserve">), which </w:t>
      </w:r>
      <w:r w:rsidR="00F91432" w:rsidRPr="00C16A75">
        <w:rPr>
          <w:rFonts w:ascii="Times New Roman" w:eastAsia="Times New Roman" w:hAnsi="Times New Roman" w:cs="Times New Roman"/>
          <w:lang w:val="en-US"/>
        </w:rPr>
        <w:t xml:space="preserve">plays </w:t>
      </w:r>
      <w:r w:rsidR="00EF4622" w:rsidRPr="00C16A75">
        <w:rPr>
          <w:rFonts w:ascii="Times New Roman" w:eastAsia="Times New Roman" w:hAnsi="Times New Roman" w:cs="Times New Roman"/>
          <w:lang w:val="en-US"/>
        </w:rPr>
        <w:t xml:space="preserve">a significant role </w:t>
      </w:r>
      <w:r w:rsidR="00F91432" w:rsidRPr="00C16A75">
        <w:rPr>
          <w:rFonts w:ascii="Times New Roman" w:eastAsia="Times New Roman" w:hAnsi="Times New Roman" w:cs="Times New Roman"/>
          <w:lang w:val="en-US"/>
        </w:rPr>
        <w:t xml:space="preserve">in </w:t>
      </w:r>
      <w:proofErr w:type="gramStart"/>
      <w:r w:rsidR="00F91432" w:rsidRPr="00C16A75">
        <w:rPr>
          <w:rFonts w:ascii="Times New Roman" w:eastAsia="Times New Roman" w:hAnsi="Times New Roman" w:cs="Times New Roman"/>
          <w:lang w:val="en-US"/>
        </w:rPr>
        <w:t>the</w:t>
      </w:r>
      <w:proofErr w:type="gramEnd"/>
      <w:r w:rsidR="00F91432"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t xml:space="preserve">shape of </w:t>
      </w:r>
      <w:r w:rsidR="00FF4F89" w:rsidRPr="00C16A75">
        <w:rPr>
          <w:rFonts w:ascii="Times New Roman" w:eastAsia="Times New Roman" w:hAnsi="Times New Roman" w:cs="Times New Roman"/>
          <w:lang w:val="en-US"/>
        </w:rPr>
        <w:t>blood flow and pressure</w:t>
      </w:r>
      <w:r w:rsidR="00EF4622"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e.g.</w:t>
      </w:r>
      <w:r w:rsidR="00F91432"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w:t>
      </w:r>
      <w:r w:rsidR="00857BF3" w:rsidRPr="00C16A75">
        <w:rPr>
          <w:rFonts w:ascii="Times New Roman" w:eastAsia="Times New Roman" w:hAnsi="Times New Roman" w:cs="Times New Roman"/>
          <w:lang w:val="en-US"/>
        </w:rPr>
        <w:t xml:space="preserve">generating </w:t>
      </w:r>
      <w:r w:rsidR="00207885" w:rsidRPr="00C16A75">
        <w:rPr>
          <w:rFonts w:ascii="Times New Roman" w:eastAsia="Times New Roman" w:hAnsi="Times New Roman" w:cs="Times New Roman"/>
          <w:lang w:val="en-US"/>
        </w:rPr>
        <w:t>dicrotic notch</w:t>
      </w:r>
      <w:r w:rsidR="00EF4622" w:rsidRPr="00C16A75">
        <w:rPr>
          <w:rFonts w:ascii="Times New Roman" w:eastAsia="Times New Roman" w:hAnsi="Times New Roman" w:cs="Times New Roman"/>
          <w:lang w:val="en-US"/>
        </w:rPr>
        <w:t>) during these short-t</w:t>
      </w:r>
      <w:r w:rsidR="00FF4F89" w:rsidRPr="00C16A75">
        <w:rPr>
          <w:rFonts w:ascii="Times New Roman" w:eastAsia="Times New Roman" w:hAnsi="Times New Roman" w:cs="Times New Roman"/>
          <w:lang w:val="en-US"/>
        </w:rPr>
        <w:t>erm</w:t>
      </w:r>
      <w:r w:rsidR="00EF4622" w:rsidRPr="00C16A75">
        <w:rPr>
          <w:rFonts w:ascii="Times New Roman" w:eastAsia="Times New Roman" w:hAnsi="Times New Roman" w:cs="Times New Roman"/>
          <w:lang w:val="en-US"/>
        </w:rPr>
        <w:t xml:space="preserve"> </w:t>
      </w:r>
      <w:r w:rsidR="00E46172" w:rsidRPr="00C16A75">
        <w:rPr>
          <w:rFonts w:ascii="Times New Roman" w:eastAsia="Times New Roman" w:hAnsi="Times New Roman" w:cs="Times New Roman"/>
          <w:lang w:val="en-US"/>
        </w:rPr>
        <w:t>events</w:t>
      </w:r>
      <w:r w:rsidR="00EF4622"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p>
    <w:p w14:paraId="11147459" w14:textId="31E6B383" w:rsidR="00752A9E" w:rsidRPr="00C16A75" w:rsidRDefault="0028636B" w:rsidP="00911E3F">
      <w:pPr>
        <w:keepNext/>
        <w:spacing w:before="180" w:after="180" w:line="240" w:lineRule="auto"/>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37408" behindDoc="1" locked="0" layoutInCell="1" allowOverlap="1" wp14:anchorId="62CE2F27" wp14:editId="0E9279C1">
            <wp:simplePos x="0" y="0"/>
            <wp:positionH relativeFrom="column">
              <wp:posOffset>-784225</wp:posOffset>
            </wp:positionH>
            <wp:positionV relativeFrom="paragraph">
              <wp:posOffset>22225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sidRPr="00C16A75">
        <w:rPr>
          <w:rFonts w:ascii="Times New Roman" w:hAnsi="Times New Roman" w:cs="Times New Roman"/>
          <w:noProof/>
          <w:lang w:val="en-US" w:eastAsia="sk-SK"/>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39">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C16A75" w:rsidRDefault="00752A9E" w:rsidP="00911E3F">
      <w:pPr>
        <w:pStyle w:val="Titulek"/>
        <w:jc w:val="both"/>
        <w:rPr>
          <w:rFonts w:ascii="Times New Roman" w:hAnsi="Times New Roman" w:cs="Times New Roman"/>
          <w:lang w:val="en-US"/>
        </w:rPr>
      </w:pPr>
      <w:bookmarkStart w:id="212" w:name="_Ref40927891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4</w:t>
      </w:r>
      <w:r w:rsidRPr="00C16A75">
        <w:rPr>
          <w:rFonts w:ascii="Times New Roman" w:hAnsi="Times New Roman" w:cs="Times New Roman"/>
          <w:lang w:val="en-US"/>
        </w:rPr>
        <w:fldChar w:fldCharType="end"/>
      </w:r>
      <w:bookmarkEnd w:id="212"/>
      <w:r w:rsidR="00F91432" w:rsidRPr="00C16A75">
        <w:rPr>
          <w:rFonts w:ascii="Times New Roman" w:hAnsi="Times New Roman" w:cs="Times New Roman"/>
          <w:lang w:val="en-US"/>
        </w:rPr>
        <w:t>:</w:t>
      </w:r>
      <w:r w:rsidRPr="00C16A75">
        <w:rPr>
          <w:rFonts w:ascii="Times New Roman" w:hAnsi="Times New Roman" w:cs="Times New Roman"/>
          <w:lang w:val="en-US"/>
        </w:rPr>
        <w:t xml:space="preserve"> </w:t>
      </w:r>
      <w:r w:rsidR="001C61AE" w:rsidRPr="00C16A75">
        <w:rPr>
          <w:rFonts w:ascii="Times New Roman" w:hAnsi="Times New Roman" w:cs="Times New Roman"/>
          <w:lang w:val="en-US"/>
        </w:rPr>
        <w:t xml:space="preserve">Heart </w:t>
      </w:r>
      <w:r w:rsidR="00F91432" w:rsidRPr="00C16A75">
        <w:rPr>
          <w:rFonts w:ascii="Times New Roman" w:hAnsi="Times New Roman" w:cs="Times New Roman"/>
          <w:lang w:val="en-US"/>
        </w:rPr>
        <w:t>ventricle;</w:t>
      </w:r>
      <w:r w:rsidR="001C61AE" w:rsidRPr="00C16A75">
        <w:rPr>
          <w:rFonts w:ascii="Times New Roman" w:hAnsi="Times New Roman" w:cs="Times New Roman"/>
          <w:lang w:val="en-US"/>
        </w:rPr>
        <w:t xml:space="preserve"> the block diastole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end diastolic volume from mean filling pressur</w:t>
      </w:r>
      <w:r w:rsidR="00F91432" w:rsidRPr="00C16A75">
        <w:rPr>
          <w:rFonts w:ascii="Times New Roman" w:hAnsi="Times New Roman" w:cs="Times New Roman"/>
          <w:lang w:val="en-US"/>
        </w:rPr>
        <w:t xml:space="preserve">e, while the </w:t>
      </w:r>
      <w:r w:rsidR="001C61AE" w:rsidRPr="00C16A75">
        <w:rPr>
          <w:rFonts w:ascii="Times New Roman" w:hAnsi="Times New Roman" w:cs="Times New Roman"/>
          <w:lang w:val="en-US"/>
        </w:rPr>
        <w:t>block systole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 xml:space="preserve">end systolic volume from mean arterial pressure and contractility, which is a function of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beta receptor</w:t>
      </w:r>
      <w:r w:rsidR="005E10AF" w:rsidRPr="00C16A75">
        <w:rPr>
          <w:rFonts w:ascii="Times New Roman" w:hAnsi="Times New Roman" w:cs="Times New Roman"/>
          <w:lang w:val="en-US"/>
        </w:rPr>
        <w:t>s</w:t>
      </w:r>
      <w:r w:rsidR="00F91432" w:rsidRPr="00C16A75">
        <w:rPr>
          <w:rFonts w:ascii="Times New Roman" w:hAnsi="Times New Roman" w:cs="Times New Roman"/>
          <w:lang w:val="en-US"/>
        </w:rPr>
        <w:t>’</w:t>
      </w:r>
      <w:r w:rsidR="005E10AF" w:rsidRPr="00C16A75">
        <w:rPr>
          <w:rFonts w:ascii="Times New Roman" w:hAnsi="Times New Roman" w:cs="Times New Roman"/>
          <w:lang w:val="en-US"/>
        </w:rPr>
        <w:t xml:space="preserve"> activity.</w:t>
      </w:r>
    </w:p>
    <w:p w14:paraId="5F84D18D" w14:textId="77777777" w:rsidR="00C51E82" w:rsidRPr="00C16A75" w:rsidRDefault="00370F3B" w:rsidP="00911E3F">
      <w:pPr>
        <w:pStyle w:val="Nadpis3"/>
        <w:jc w:val="both"/>
        <w:rPr>
          <w:rFonts w:ascii="Times New Roman" w:eastAsia="Times New Roman" w:hAnsi="Times New Roman" w:cs="Times New Roman"/>
          <w:lang w:val="en-US"/>
        </w:rPr>
      </w:pPr>
      <w:bookmarkStart w:id="213" w:name="_Ref409078498"/>
      <w:bookmarkStart w:id="214" w:name="_Toc409289294"/>
      <w:r w:rsidRPr="00C16A75">
        <w:rPr>
          <w:rFonts w:ascii="Times New Roman" w:eastAsia="Times New Roman" w:hAnsi="Times New Roman" w:cs="Times New Roman"/>
          <w:lang w:val="en-US"/>
        </w:rPr>
        <w:t>C</w:t>
      </w:r>
      <w:r w:rsidR="00C51E82" w:rsidRPr="00C16A75">
        <w:rPr>
          <w:rFonts w:ascii="Times New Roman" w:eastAsia="Times New Roman" w:hAnsi="Times New Roman" w:cs="Times New Roman"/>
          <w:lang w:val="en-US"/>
        </w:rPr>
        <w:t>irculation</w:t>
      </w:r>
      <w:bookmarkEnd w:id="213"/>
      <w:bookmarkEnd w:id="214"/>
    </w:p>
    <w:p w14:paraId="0567F6D4" w14:textId="6DCD0BEC" w:rsidR="00C07079" w:rsidRPr="00C16A75" w:rsidRDefault="00F86090" w:rsidP="00911E3F">
      <w:pPr>
        <w:jc w:val="both"/>
        <w:rPr>
          <w:rFonts w:ascii="Times New Roman" w:hAnsi="Times New Roman" w:cs="Times New Roman"/>
          <w:lang w:val="en-US"/>
        </w:rPr>
      </w:pPr>
      <w:r w:rsidRPr="00C16A75">
        <w:rPr>
          <w:rFonts w:ascii="Times New Roman" w:hAnsi="Times New Roman" w:cs="Times New Roman"/>
          <w:lang w:val="en-US"/>
        </w:rPr>
        <w:t xml:space="preserve">During </w:t>
      </w:r>
      <w:r w:rsidR="00C07079" w:rsidRPr="00C16A75">
        <w:rPr>
          <w:rFonts w:ascii="Times New Roman" w:hAnsi="Times New Roman" w:cs="Times New Roman"/>
          <w:lang w:val="en-US"/>
        </w:rPr>
        <w:t>pulmonary circulation</w:t>
      </w:r>
      <w:r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flows </w:t>
      </w:r>
      <w:r w:rsidR="00C07079" w:rsidRPr="00C16A75">
        <w:rPr>
          <w:rFonts w:ascii="Times New Roman" w:hAnsi="Times New Roman" w:cs="Times New Roman"/>
          <w:lang w:val="en-US"/>
        </w:rPr>
        <w:t xml:space="preserve">through pulmonary arteries, capillaries and veins. All of these </w:t>
      </w:r>
      <w:r w:rsidRPr="00C16A75">
        <w:rPr>
          <w:rFonts w:ascii="Times New Roman" w:hAnsi="Times New Roman" w:cs="Times New Roman"/>
          <w:lang w:val="en-US"/>
        </w:rPr>
        <w:t xml:space="preserve">are </w:t>
      </w:r>
      <w:r w:rsidR="00C07079" w:rsidRPr="00C16A75">
        <w:rPr>
          <w:rFonts w:ascii="Times New Roman" w:hAnsi="Times New Roman" w:cs="Times New Roman"/>
          <w:lang w:val="en-US"/>
        </w:rPr>
        <w:t xml:space="preserve">represented in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_Ref409301526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5</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by the elastic vessel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26</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and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27</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and hydraulic resistor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_Ref409301616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28</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A special block is used for </w:t>
      </w:r>
      <w:r w:rsidRPr="00C16A75">
        <w:rPr>
          <w:rFonts w:ascii="Times New Roman" w:hAnsi="Times New Roman" w:cs="Times New Roman"/>
          <w:lang w:val="en-US"/>
        </w:rPr>
        <w:t xml:space="preserve">the </w:t>
      </w:r>
      <w:r w:rsidR="00C07079" w:rsidRPr="00C16A75">
        <w:rPr>
          <w:rFonts w:ascii="Times New Roman" w:hAnsi="Times New Roman" w:cs="Times New Roman"/>
          <w:lang w:val="en-US"/>
        </w:rPr>
        <w:t xml:space="preserve">calculation of perfusion of </w:t>
      </w:r>
      <w:r w:rsidR="00C07079" w:rsidRPr="00C16A75">
        <w:rPr>
          <w:rFonts w:ascii="Times New Roman" w:hAnsi="Times New Roman" w:cs="Times New Roman"/>
          <w:lang w:val="en-US"/>
        </w:rPr>
        <w:lastRenderedPageBreak/>
        <w:t>ventilated alveoli</w:t>
      </w:r>
      <w:r w:rsidRPr="00C16A75">
        <w:rPr>
          <w:rFonts w:ascii="Times New Roman" w:hAnsi="Times New Roman" w:cs="Times New Roman"/>
          <w:lang w:val="en-US"/>
        </w:rPr>
        <w:t xml:space="preserve"> and is</w:t>
      </w:r>
      <w:r w:rsidR="00C07079" w:rsidRPr="00C16A75">
        <w:rPr>
          <w:rFonts w:ascii="Times New Roman" w:hAnsi="Times New Roman" w:cs="Times New Roman"/>
          <w:lang w:val="en-US"/>
        </w:rPr>
        <w:t xml:space="preserve"> based on total blood flow through pulmonary capillaries</w:t>
      </w:r>
      <w:r w:rsidRPr="00C16A75">
        <w:rPr>
          <w:rFonts w:ascii="Times New Roman" w:hAnsi="Times New Roman" w:cs="Times New Roman"/>
          <w:lang w:val="en-US"/>
        </w:rPr>
        <w:t>,</w:t>
      </w:r>
      <w:r w:rsidR="00C07079" w:rsidRPr="00C16A75">
        <w:rPr>
          <w:rFonts w:ascii="Times New Roman" w:hAnsi="Times New Roman" w:cs="Times New Roman"/>
          <w:lang w:val="en-US"/>
        </w:rPr>
        <w:t xml:space="preserve"> called lungBloodFlow.</w:t>
      </w:r>
    </w:p>
    <w:p w14:paraId="0074C603" w14:textId="720215DD" w:rsidR="00AA03BD" w:rsidRPr="00C16A75" w:rsidRDefault="00544BF4"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41504" behindDoc="1" locked="0" layoutInCell="1" allowOverlap="1" wp14:anchorId="7051B92B" wp14:editId="0AD6F767">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EC8" w:rsidRPr="00C16A75">
        <w:rPr>
          <w:rFonts w:ascii="Times New Roman" w:hAnsi="Times New Roman" w:cs="Times New Roman"/>
          <w:lang w:val="en-US"/>
        </w:rPr>
        <w:pict w14:anchorId="6B3F3C87">
          <v:shape id="_x0000_i1027" type="#_x0000_t75" style="width:420pt;height:126pt">
            <v:imagedata r:id="rId141" o:title="D05_PlumonaryCirculation"/>
          </v:shape>
        </w:pict>
      </w:r>
    </w:p>
    <w:p w14:paraId="1ADD0DE6" w14:textId="7493819B" w:rsidR="00DB5134" w:rsidRPr="00C16A75" w:rsidRDefault="00AA03BD" w:rsidP="00911E3F">
      <w:pPr>
        <w:pStyle w:val="Titulek"/>
        <w:jc w:val="both"/>
        <w:rPr>
          <w:rFonts w:ascii="Times New Roman" w:hAnsi="Times New Roman" w:cs="Times New Roman"/>
          <w:lang w:val="en-US"/>
        </w:rPr>
      </w:pPr>
      <w:bookmarkStart w:id="215" w:name="_Ref40930152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5</w:t>
      </w:r>
      <w:r w:rsidRPr="00C16A75">
        <w:rPr>
          <w:rFonts w:ascii="Times New Roman" w:hAnsi="Times New Roman" w:cs="Times New Roman"/>
          <w:lang w:val="en-US"/>
        </w:rPr>
        <w:fldChar w:fldCharType="end"/>
      </w:r>
      <w:bookmarkEnd w:id="215"/>
      <w:r w:rsidR="00F86090" w:rsidRPr="00C16A75">
        <w:rPr>
          <w:rFonts w:ascii="Times New Roman" w:hAnsi="Times New Roman" w:cs="Times New Roman"/>
          <w:lang w:val="en-US"/>
        </w:rPr>
        <w:t>:</w:t>
      </w:r>
      <w:r w:rsidRPr="00C16A75">
        <w:rPr>
          <w:rFonts w:ascii="Times New Roman" w:hAnsi="Times New Roman" w:cs="Times New Roman"/>
          <w:lang w:val="en-US"/>
        </w:rPr>
        <w:t xml:space="preserve"> Pulmonary </w:t>
      </w:r>
      <w:r w:rsidR="00F86090" w:rsidRPr="00C16A75">
        <w:rPr>
          <w:rFonts w:ascii="Times New Roman" w:hAnsi="Times New Roman" w:cs="Times New Roman"/>
          <w:lang w:val="en-US"/>
        </w:rPr>
        <w:t>circulation.</w:t>
      </w:r>
    </w:p>
    <w:p w14:paraId="2D6AFBDC" w14:textId="79744E10" w:rsidR="00C07079"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The local regulation of vasoconstrict</w:t>
      </w:r>
      <w:r w:rsidR="008D60C0" w:rsidRPr="00C16A75">
        <w:rPr>
          <w:rFonts w:ascii="Times New Roman" w:hAnsi="Times New Roman" w:cs="Times New Roman"/>
          <w:lang w:val="en-US"/>
        </w:rPr>
        <w:t xml:space="preserve">ion and vasodilation in lungs </w:t>
      </w:r>
      <w:r w:rsidR="008D60C0"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(Archer and Michelakis, 2002)</w:t>
      </w:r>
      <w:r w:rsidR="008D60C0" w:rsidRPr="00C16A75">
        <w:rPr>
          <w:rFonts w:ascii="Times New Roman" w:eastAsia="Times New Roman" w:hAnsi="Times New Roman" w:cs="Times New Roman"/>
          <w:lang w:val="en-US"/>
        </w:rPr>
        <w:fldChar w:fldCharType="end"/>
      </w:r>
      <w:r w:rsidR="008D60C0" w:rsidRPr="00C16A75">
        <w:rPr>
          <w:rFonts w:ascii="Times New Roman" w:eastAsia="Times New Roman" w:hAnsi="Times New Roman" w:cs="Times New Roman"/>
          <w:lang w:val="en-US"/>
        </w:rPr>
        <w:t xml:space="preserve"> </w:t>
      </w:r>
      <w:r w:rsidR="008D60C0" w:rsidRPr="00C16A75">
        <w:rPr>
          <w:rFonts w:ascii="Times New Roman" w:hAnsi="Times New Roman" w:cs="Times New Roman"/>
          <w:lang w:val="en-US"/>
        </w:rPr>
        <w:t>is</w:t>
      </w:r>
      <w:r w:rsidRPr="00C16A75">
        <w:rPr>
          <w:rFonts w:ascii="Times New Roman" w:hAnsi="Times New Roman" w:cs="Times New Roman"/>
          <w:lang w:val="en-US"/>
        </w:rPr>
        <w:t xml:space="preserve"> not implemented, but can easily </w:t>
      </w:r>
      <w:r w:rsidR="00F86090" w:rsidRPr="00C16A75">
        <w:rPr>
          <w:rFonts w:ascii="Times New Roman" w:hAnsi="Times New Roman" w:cs="Times New Roman"/>
          <w:lang w:val="en-US"/>
        </w:rPr>
        <w:t xml:space="preserve">be </w:t>
      </w:r>
      <w:r w:rsidRPr="00C16A75">
        <w:rPr>
          <w:rFonts w:ascii="Times New Roman" w:hAnsi="Times New Roman" w:cs="Times New Roman"/>
          <w:lang w:val="en-US"/>
        </w:rPr>
        <w:t xml:space="preserve">inserted in the </w:t>
      </w:r>
      <w:r w:rsidR="00F86090" w:rsidRPr="00C16A75">
        <w:rPr>
          <w:rFonts w:ascii="Times New Roman" w:hAnsi="Times New Roman" w:cs="Times New Roman"/>
          <w:lang w:val="en-US"/>
        </w:rPr>
        <w:t xml:space="preserve">follow-up </w:t>
      </w:r>
      <w:r w:rsidRPr="00C16A75">
        <w:rPr>
          <w:rFonts w:ascii="Times New Roman" w:hAnsi="Times New Roman" w:cs="Times New Roman"/>
          <w:lang w:val="en-US"/>
        </w:rPr>
        <w:t>versions.</w:t>
      </w:r>
    </w:p>
    <w:p w14:paraId="7642106F" w14:textId="7DE3A6BB" w:rsidR="0033351D" w:rsidRPr="00C16A75" w:rsidRDefault="0028636B" w:rsidP="0033351D">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45600" behindDoc="1" locked="0" layoutInCell="1" allowOverlap="1" wp14:anchorId="7BBC5962" wp14:editId="5B1A1D95">
            <wp:simplePos x="0" y="0"/>
            <wp:positionH relativeFrom="column">
              <wp:posOffset>5330825</wp:posOffset>
            </wp:positionH>
            <wp:positionV relativeFrom="paragraph">
              <wp:posOffset>12065</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351D" w:rsidRPr="00C16A75">
        <w:rPr>
          <w:rFonts w:ascii="Times New Roman" w:hAnsi="Times New Roman" w:cs="Times New Roman"/>
          <w:noProof/>
          <w:lang w:val="en-US" w:eastAsia="sk-SK"/>
        </w:rPr>
        <w:drawing>
          <wp:inline distT="0" distB="0" distL="0" distR="0" wp14:anchorId="23C5CC79" wp14:editId="444ED7D9">
            <wp:extent cx="5334000" cy="3429000"/>
            <wp:effectExtent l="0" t="0" r="0" b="0"/>
            <wp:docPr id="82" name="Obrázek 82" descr="D06_Systemic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descr="D06_SystemicCirculation"/>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334000" cy="3429000"/>
                    </a:xfrm>
                    <a:prstGeom prst="rect">
                      <a:avLst/>
                    </a:prstGeom>
                    <a:noFill/>
                    <a:ln>
                      <a:noFill/>
                    </a:ln>
                  </pic:spPr>
                </pic:pic>
              </a:graphicData>
            </a:graphic>
          </wp:inline>
        </w:drawing>
      </w:r>
    </w:p>
    <w:p w14:paraId="5F7D6A78" w14:textId="14E2DFA7" w:rsidR="0033351D" w:rsidRPr="00C16A75" w:rsidRDefault="0033351D" w:rsidP="0033351D">
      <w:pPr>
        <w:pStyle w:val="Titulek"/>
        <w:jc w:val="both"/>
        <w:rPr>
          <w:rFonts w:ascii="Times New Roman" w:hAnsi="Times New Roman" w:cs="Times New Roman"/>
          <w:lang w:val="en-US"/>
        </w:rPr>
      </w:pPr>
      <w:bookmarkStart w:id="216" w:name="_Ref40930215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6</w:t>
      </w:r>
      <w:r w:rsidRPr="00C16A75">
        <w:rPr>
          <w:rFonts w:ascii="Times New Roman" w:hAnsi="Times New Roman" w:cs="Times New Roman"/>
          <w:lang w:val="en-US"/>
        </w:rPr>
        <w:fldChar w:fldCharType="end"/>
      </w:r>
      <w:bookmarkEnd w:id="216"/>
      <w:r w:rsidRPr="00C16A75">
        <w:rPr>
          <w:rFonts w:ascii="Times New Roman" w:hAnsi="Times New Roman" w:cs="Times New Roman"/>
          <w:lang w:val="en-US"/>
        </w:rPr>
        <w:t>: Systemic circulation.</w:t>
      </w:r>
    </w:p>
    <w:p w14:paraId="7C4CFAF3" w14:textId="078F29B3" w:rsidR="00F67157"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In systemic circulation</w:t>
      </w:r>
      <w:r w:rsidR="00F86090" w:rsidRPr="00C16A75">
        <w:rPr>
          <w:rFonts w:ascii="Times New Roman" w:hAnsi="Times New Roman" w:cs="Times New Roman"/>
          <w:lang w:val="en-US"/>
        </w:rPr>
        <w:t>,</w:t>
      </w:r>
      <w:r w:rsidR="00D403CE" w:rsidRPr="00C16A75">
        <w:rPr>
          <w:rFonts w:ascii="Times New Roman" w:hAnsi="Times New Roman" w:cs="Times New Roman"/>
          <w:lang w:val="en-US"/>
        </w:rPr>
        <w:t xml:space="preserve"> blood flow</w:t>
      </w:r>
      <w:r w:rsidRPr="00C16A75">
        <w:rPr>
          <w:rFonts w:ascii="Times New Roman" w:hAnsi="Times New Roman" w:cs="Times New Roman"/>
          <w:lang w:val="en-US"/>
        </w:rPr>
        <w:t xml:space="preserve"> </w:t>
      </w:r>
      <w:r w:rsidR="00FF4F89" w:rsidRPr="00C16A75">
        <w:rPr>
          <w:rFonts w:ascii="Times New Roman" w:hAnsi="Times New Roman" w:cs="Times New Roman"/>
          <w:lang w:val="en-US"/>
        </w:rPr>
        <w:t>from</w:t>
      </w:r>
      <w:r w:rsidR="00D403CE" w:rsidRPr="00C16A75">
        <w:rPr>
          <w:rFonts w:ascii="Times New Roman" w:hAnsi="Times New Roman" w:cs="Times New Roman"/>
          <w:lang w:val="en-US"/>
        </w:rPr>
        <w:t xml:space="preserve"> systemic arteries </w:t>
      </w:r>
      <w:r w:rsidR="00954841"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(Roach and Burton, 1957)</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 xml:space="preserve"> </w:t>
      </w:r>
      <w:r w:rsidR="00FF4F89" w:rsidRPr="00C16A75">
        <w:rPr>
          <w:rFonts w:ascii="Times New Roman" w:hAnsi="Times New Roman" w:cs="Times New Roman"/>
          <w:lang w:val="en-US"/>
        </w:rPr>
        <w:t xml:space="preserve">is </w:t>
      </w:r>
      <w:r w:rsidR="00D403CE" w:rsidRPr="00C16A75">
        <w:rPr>
          <w:rFonts w:ascii="Times New Roman" w:hAnsi="Times New Roman" w:cs="Times New Roman"/>
          <w:lang w:val="en-US"/>
        </w:rPr>
        <w:t xml:space="preserve">divided into branches for different tissues. </w:t>
      </w:r>
      <w:r w:rsidR="00F86090" w:rsidRPr="00C16A75">
        <w:rPr>
          <w:rFonts w:ascii="Times New Roman" w:hAnsi="Times New Roman" w:cs="Times New Roman"/>
          <w:lang w:val="en-US"/>
        </w:rPr>
        <w:t>T</w:t>
      </w:r>
      <w:r w:rsidR="00D403CE" w:rsidRPr="00C16A75">
        <w:rPr>
          <w:rFonts w:ascii="Times New Roman" w:hAnsi="Times New Roman" w:cs="Times New Roman"/>
          <w:lang w:val="en-US"/>
        </w:rPr>
        <w:t xml:space="preserve">he upper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6</w:t>
      </w:r>
      <w:r w:rsidR="00D403CE" w:rsidRPr="00C16A75">
        <w:rPr>
          <w:rFonts w:ascii="Times New Roman" w:hAnsi="Times New Roman" w:cs="Times New Roman"/>
          <w:lang w:val="en-US"/>
        </w:rPr>
        <w:fldChar w:fldCharType="end"/>
      </w:r>
      <w:r w:rsidR="00F86090" w:rsidRPr="00C16A75">
        <w:rPr>
          <w:rFonts w:ascii="Times New Roman" w:hAnsi="Times New Roman" w:cs="Times New Roman"/>
          <w:lang w:val="en-US"/>
        </w:rPr>
        <w:t xml:space="preserve"> shows </w:t>
      </w:r>
      <w:r w:rsidR="00D403CE" w:rsidRPr="00C16A75">
        <w:rPr>
          <w:rFonts w:ascii="Times New Roman" w:hAnsi="Times New Roman" w:cs="Times New Roman"/>
          <w:lang w:val="en-US"/>
        </w:rPr>
        <w:t>coronary (micro)circulation through</w:t>
      </w:r>
      <w:r w:rsidR="00F86090" w:rsidRPr="00C16A75">
        <w:rPr>
          <w:rFonts w:ascii="Times New Roman" w:hAnsi="Times New Roman" w:cs="Times New Roman"/>
          <w:lang w:val="en-US"/>
        </w:rPr>
        <w:t xml:space="preserve"> the</w:t>
      </w:r>
      <w:r w:rsidR="00D403CE" w:rsidRPr="00C16A75">
        <w:rPr>
          <w:rFonts w:ascii="Times New Roman" w:hAnsi="Times New Roman" w:cs="Times New Roman"/>
          <w:lang w:val="en-US"/>
        </w:rPr>
        <w:t xml:space="preserve"> heart</w:t>
      </w:r>
      <w:r w:rsidR="00F86090" w:rsidRPr="00C16A75">
        <w:rPr>
          <w:rFonts w:ascii="Times New Roman" w:hAnsi="Times New Roman" w:cs="Times New Roman"/>
          <w:lang w:val="en-US"/>
        </w:rPr>
        <w:t xml:space="preserve">; </w:t>
      </w:r>
      <w:r w:rsidR="00D403CE" w:rsidRPr="00C16A75">
        <w:rPr>
          <w:rFonts w:ascii="Times New Roman" w:hAnsi="Times New Roman" w:cs="Times New Roman"/>
          <w:lang w:val="en-US"/>
        </w:rPr>
        <w:t>next</w:t>
      </w:r>
      <w:r w:rsidR="00F86090" w:rsidRPr="00C16A75">
        <w:rPr>
          <w:rFonts w:ascii="Times New Roman" w:hAnsi="Times New Roman" w:cs="Times New Roman"/>
          <w:lang w:val="en-US"/>
        </w:rPr>
        <w:t xml:space="preserve"> is shown</w:t>
      </w:r>
      <w:r w:rsidR="00D403CE" w:rsidRPr="00C16A75">
        <w:rPr>
          <w:rFonts w:ascii="Times New Roman" w:hAnsi="Times New Roman" w:cs="Times New Roman"/>
          <w:lang w:val="en-US"/>
        </w:rPr>
        <w:t xml:space="preserve"> all other </w:t>
      </w:r>
      <w:r w:rsidR="00F86090" w:rsidRPr="00C16A75">
        <w:rPr>
          <w:rFonts w:ascii="Times New Roman" w:hAnsi="Times New Roman" w:cs="Times New Roman"/>
          <w:lang w:val="en-US"/>
        </w:rPr>
        <w:t xml:space="preserve">circulation for </w:t>
      </w:r>
      <w:r w:rsidR="00D403CE" w:rsidRPr="00C16A75">
        <w:rPr>
          <w:rFonts w:ascii="Times New Roman" w:hAnsi="Times New Roman" w:cs="Times New Roman"/>
          <w:lang w:val="en-US"/>
        </w:rPr>
        <w:t xml:space="preserve">peripheral organs except </w:t>
      </w:r>
      <w:r w:rsidR="00F86090" w:rsidRPr="00C16A75">
        <w:rPr>
          <w:rFonts w:ascii="Times New Roman" w:hAnsi="Times New Roman" w:cs="Times New Roman"/>
          <w:lang w:val="en-US"/>
        </w:rPr>
        <w:t xml:space="preserve">for </w:t>
      </w:r>
      <w:r w:rsidR="00371355" w:rsidRPr="00C16A75">
        <w:rPr>
          <w:rFonts w:ascii="Times New Roman" w:hAnsi="Times New Roman" w:cs="Times New Roman"/>
          <w:lang w:val="en-US"/>
        </w:rPr>
        <w:t>renal</w:t>
      </w:r>
      <w:r w:rsidR="00D403CE" w:rsidRPr="00C16A75">
        <w:rPr>
          <w:rFonts w:ascii="Times New Roman" w:hAnsi="Times New Roman" w:cs="Times New Roman"/>
          <w:lang w:val="en-US"/>
        </w:rPr>
        <w:t xml:space="preserve"> circulation and splanchnic circulation, where is the blood from gastrointestinal tract mixed with blood from hepatic arteries.</w:t>
      </w:r>
      <w:r w:rsidR="00B02618" w:rsidRPr="00C16A75">
        <w:rPr>
          <w:rFonts w:ascii="Times New Roman" w:hAnsi="Times New Roman" w:cs="Times New Roman"/>
          <w:lang w:val="en-US"/>
        </w:rPr>
        <w:t xml:space="preserve"> </w:t>
      </w:r>
      <w:r w:rsidR="00D403CE" w:rsidRPr="00C16A75">
        <w:rPr>
          <w:rFonts w:ascii="Times New Roman" w:hAnsi="Times New Roman" w:cs="Times New Roman"/>
          <w:lang w:val="en-US"/>
        </w:rPr>
        <w:t xml:space="preserve">The lower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6</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 xml:space="preserve"> represent</w:t>
      </w:r>
      <w:r w:rsidR="00F86090" w:rsidRPr="00C16A75">
        <w:rPr>
          <w:rFonts w:ascii="Times New Roman" w:hAnsi="Times New Roman" w:cs="Times New Roman"/>
          <w:lang w:val="en-US"/>
        </w:rPr>
        <w:t>s</w:t>
      </w:r>
      <w:r w:rsidR="00D403CE" w:rsidRPr="00C16A75">
        <w:rPr>
          <w:rFonts w:ascii="Times New Roman" w:hAnsi="Times New Roman" w:cs="Times New Roman"/>
          <w:lang w:val="en-US"/>
        </w:rPr>
        <w:t xml:space="preserve"> the sequestered blood in lower parts of the body caused by </w:t>
      </w:r>
      <w:r w:rsidR="00F86090" w:rsidRPr="00C16A75">
        <w:rPr>
          <w:rFonts w:ascii="Times New Roman" w:hAnsi="Times New Roman" w:cs="Times New Roman"/>
          <w:lang w:val="en-US"/>
        </w:rPr>
        <w:t xml:space="preserve">the </w:t>
      </w:r>
      <w:r w:rsidR="00D403CE" w:rsidRPr="00C16A75">
        <w:rPr>
          <w:rFonts w:ascii="Times New Roman" w:hAnsi="Times New Roman" w:cs="Times New Roman"/>
          <w:lang w:val="en-US"/>
        </w:rPr>
        <w:t>hydrostatic gravitation effect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29</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The characteristics </w:t>
      </w:r>
      <w:r w:rsidR="00F67157" w:rsidRPr="00C16A75">
        <w:rPr>
          <w:rFonts w:ascii="Times New Roman" w:hAnsi="Times New Roman" w:cs="Times New Roman"/>
          <w:lang w:val="en-US"/>
        </w:rPr>
        <w:t>of sequester</w:t>
      </w:r>
      <w:r w:rsidR="00F86090" w:rsidRPr="00C16A75">
        <w:rPr>
          <w:rFonts w:ascii="Times New Roman" w:hAnsi="Times New Roman" w:cs="Times New Roman"/>
          <w:lang w:val="en-US"/>
        </w:rPr>
        <w:t>ed</w:t>
      </w:r>
      <w:r w:rsidR="00F67157" w:rsidRPr="00C16A75">
        <w:rPr>
          <w:rFonts w:ascii="Times New Roman" w:hAnsi="Times New Roman" w:cs="Times New Roman"/>
          <w:lang w:val="en-US"/>
        </w:rPr>
        <w:t xml:space="preserve"> blood in leg vessels </w:t>
      </w:r>
      <w:r w:rsidR="00F86090" w:rsidRPr="00C16A75">
        <w:rPr>
          <w:rFonts w:ascii="Times New Roman" w:hAnsi="Times New Roman" w:cs="Times New Roman"/>
          <w:lang w:val="en-US"/>
        </w:rPr>
        <w:t xml:space="preserve">can be </w:t>
      </w:r>
      <w:r w:rsidR="00F67157" w:rsidRPr="00C16A75">
        <w:rPr>
          <w:rFonts w:ascii="Times New Roman" w:hAnsi="Times New Roman" w:cs="Times New Roman"/>
          <w:lang w:val="en-US"/>
        </w:rPr>
        <w:t xml:space="preserve">measured </w:t>
      </w:r>
      <w:r w:rsidR="00F86090" w:rsidRPr="00C16A75">
        <w:rPr>
          <w:rFonts w:ascii="Times New Roman" w:hAnsi="Times New Roman" w:cs="Times New Roman"/>
          <w:lang w:val="en-US"/>
        </w:rPr>
        <w:t xml:space="preserve">using a variety of </w:t>
      </w:r>
      <w:r w:rsidR="00F67157" w:rsidRPr="00C16A75">
        <w:rPr>
          <w:rFonts w:ascii="Times New Roman" w:hAnsi="Times New Roman" w:cs="Times New Roman"/>
          <w:lang w:val="en-US"/>
        </w:rPr>
        <w:t xml:space="preserve">orthostatic experiments </w:t>
      </w:r>
      <w:r w:rsidR="00954841"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(Bevegärd and Lodin, 1962; Bock, et al., 1930; Henry and Gauer, 1950; Mayerson, et al., 1939; OCHSNER, et al., 1951; Pollack and Wood, 1949; Thompson, et al., 1928)</w:t>
      </w:r>
      <w:r w:rsidR="00954841" w:rsidRPr="00C16A75">
        <w:rPr>
          <w:rFonts w:ascii="Times New Roman" w:hAnsi="Times New Roman" w:cs="Times New Roman"/>
          <w:lang w:val="en-US"/>
        </w:rPr>
        <w:fldChar w:fldCharType="end"/>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The</w:t>
      </w:r>
      <w:r w:rsidR="00F67157" w:rsidRPr="00C16A75">
        <w:rPr>
          <w:rFonts w:ascii="Times New Roman" w:hAnsi="Times New Roman" w:cs="Times New Roman"/>
          <w:lang w:val="en-US"/>
        </w:rPr>
        <w:t xml:space="preserve"> blood pumping </w:t>
      </w:r>
      <w:r w:rsidR="00FF4F89" w:rsidRPr="00C16A75">
        <w:rPr>
          <w:rFonts w:ascii="Times New Roman" w:hAnsi="Times New Roman" w:cs="Times New Roman"/>
          <w:lang w:val="en-US"/>
        </w:rPr>
        <w:t xml:space="preserve">effect </w:t>
      </w:r>
      <w:r w:rsidR="0033351D" w:rsidRPr="00C16A75">
        <w:rPr>
          <w:rFonts w:ascii="Times New Roman" w:hAnsi="Times New Roman" w:cs="Times New Roman"/>
          <w:lang w:val="en-US"/>
        </w:rPr>
        <w:t>is caused by</w:t>
      </w:r>
      <w:r w:rsidR="00F67157" w:rsidRPr="00C16A75">
        <w:rPr>
          <w:rFonts w:ascii="Times New Roman" w:hAnsi="Times New Roman" w:cs="Times New Roman"/>
          <w:lang w:val="en-US"/>
        </w:rPr>
        <w:t xml:space="preserve"> vein valves during contraction </w:t>
      </w:r>
      <w:r w:rsidR="00F67157" w:rsidRPr="00C16A75">
        <w:rPr>
          <w:rFonts w:ascii="Times New Roman" w:hAnsi="Times New Roman" w:cs="Times New Roman"/>
          <w:lang w:val="en-US"/>
        </w:rPr>
        <w:lastRenderedPageBreak/>
        <w:t>and relaxation of surrounding skeletal muscle</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(Armstrong, et al., 1985; LAUGHLIN, 1987; Laughlin and Armstrong, 1983)</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p>
    <w:p w14:paraId="30444489" w14:textId="64884376" w:rsidR="00C07079" w:rsidRPr="00C16A75" w:rsidRDefault="00E3378E" w:rsidP="00911E3F">
      <w:pPr>
        <w:jc w:val="both"/>
        <w:rPr>
          <w:rFonts w:ascii="Times New Roman" w:hAnsi="Times New Roman" w:cs="Times New Roman"/>
          <w:lang w:val="en-US"/>
        </w:rPr>
      </w:pPr>
      <w:r w:rsidRPr="00C16A75">
        <w:rPr>
          <w:rFonts w:ascii="Times New Roman" w:hAnsi="Times New Roman" w:cs="Times New Roman"/>
          <w:lang w:val="en-US"/>
        </w:rPr>
        <w:t>After flowing through tissues</w:t>
      </w:r>
      <w:r w:rsidR="00F86090" w:rsidRPr="00C16A75">
        <w:rPr>
          <w:rFonts w:ascii="Times New Roman" w:hAnsi="Times New Roman" w:cs="Times New Roman"/>
          <w:lang w:val="en-US"/>
        </w:rPr>
        <w:t xml:space="preserve">, </w:t>
      </w:r>
      <w:r w:rsidRPr="00C16A75">
        <w:rPr>
          <w:rFonts w:ascii="Times New Roman" w:hAnsi="Times New Roman" w:cs="Times New Roman"/>
          <w:lang w:val="en-US"/>
        </w:rPr>
        <w:t xml:space="preserve">blood </w:t>
      </w:r>
      <w:r w:rsidR="00F86090" w:rsidRPr="00C16A75">
        <w:rPr>
          <w:rFonts w:ascii="Times New Roman" w:hAnsi="Times New Roman" w:cs="Times New Roman"/>
          <w:lang w:val="en-US"/>
        </w:rPr>
        <w:t xml:space="preserve">moves </w:t>
      </w:r>
      <w:r w:rsidRPr="00C16A75">
        <w:rPr>
          <w:rFonts w:ascii="Times New Roman" w:hAnsi="Times New Roman" w:cs="Times New Roman"/>
          <w:lang w:val="en-US"/>
        </w:rPr>
        <w:t xml:space="preserve">into systemic veins, </w:t>
      </w:r>
      <w:r w:rsidR="00F86090" w:rsidRPr="00C16A75">
        <w:rPr>
          <w:rFonts w:ascii="Times New Roman" w:hAnsi="Times New Roman" w:cs="Times New Roman"/>
          <w:lang w:val="en-US"/>
        </w:rPr>
        <w:t xml:space="preserve">where </w:t>
      </w:r>
      <w:r w:rsidRPr="00C16A75">
        <w:rPr>
          <w:rFonts w:ascii="Times New Roman" w:hAnsi="Times New Roman" w:cs="Times New Roman"/>
          <w:lang w:val="en-US"/>
        </w:rPr>
        <w:t>zero-pressure-volume is driven by venoconstriction</w:t>
      </w:r>
      <w:r w:rsidR="00FF4F89" w:rsidRPr="00C16A75">
        <w:rPr>
          <w:rFonts w:ascii="Times New Roman" w:hAnsi="Times New Roman" w:cs="Times New Roman"/>
          <w:lang w:val="en-US"/>
        </w:rPr>
        <w:t xml:space="preserve">. </w:t>
      </w:r>
      <w:r w:rsidR="00F86090" w:rsidRPr="00C16A75">
        <w:rPr>
          <w:rFonts w:ascii="Times New Roman" w:hAnsi="Times New Roman" w:cs="Times New Roman"/>
          <w:lang w:val="en-US"/>
        </w:rPr>
        <w:t>V</w:t>
      </w:r>
      <w:r w:rsidR="00FF4F89" w:rsidRPr="00C16A75">
        <w:rPr>
          <w:rFonts w:ascii="Times New Roman" w:hAnsi="Times New Roman" w:cs="Times New Roman"/>
          <w:lang w:val="en-US"/>
        </w:rPr>
        <w:t>enoconstriction is</w:t>
      </w:r>
      <w:r w:rsidRPr="00C16A75">
        <w:rPr>
          <w:rFonts w:ascii="Times New Roman" w:hAnsi="Times New Roman" w:cs="Times New Roman"/>
          <w:lang w:val="en-US"/>
        </w:rPr>
        <w:t xml:space="preserve"> driven by sympathetic neural </w:t>
      </w:r>
      <w:r w:rsidR="00371355" w:rsidRPr="00C16A75">
        <w:rPr>
          <w:rFonts w:ascii="Times New Roman" w:hAnsi="Times New Roman" w:cs="Times New Roman"/>
          <w:lang w:val="en-US"/>
        </w:rPr>
        <w:t xml:space="preserve">pathways such </w:t>
      </w:r>
      <w:r w:rsidRPr="00C16A75">
        <w:rPr>
          <w:rFonts w:ascii="Times New Roman" w:hAnsi="Times New Roman" w:cs="Times New Roman"/>
          <w:lang w:val="en-US"/>
        </w:rPr>
        <w:t xml:space="preserve">as part of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baroreflex</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(ECHT, et al., 1974; GAUER, et al., 1956; Shigemi, et al., 1994)</w:t>
      </w:r>
      <w:r w:rsidR="00954841" w:rsidRPr="00C16A75">
        <w:rPr>
          <w:rFonts w:ascii="Times New Roman" w:hAnsi="Times New Roman" w:cs="Times New Roman"/>
          <w:lang w:val="en-US"/>
        </w:rPr>
        <w:fldChar w:fldCharType="end"/>
      </w:r>
      <w:r w:rsidRPr="00C16A75">
        <w:rPr>
          <w:rFonts w:ascii="Times New Roman" w:hAnsi="Times New Roman" w:cs="Times New Roman"/>
          <w:lang w:val="en-US"/>
        </w:rPr>
        <w:t>.</w:t>
      </w:r>
      <w:r w:rsidR="009F278B" w:rsidRPr="00C16A75">
        <w:rPr>
          <w:rFonts w:ascii="Times New Roman" w:hAnsi="Times New Roman" w:cs="Times New Roman"/>
          <w:lang w:val="en-US"/>
        </w:rPr>
        <w:t xml:space="preserve"> </w:t>
      </w:r>
      <w:r w:rsidRPr="00C16A75">
        <w:rPr>
          <w:rFonts w:ascii="Times New Roman" w:hAnsi="Times New Roman" w:cs="Times New Roman"/>
          <w:lang w:val="en-US"/>
        </w:rPr>
        <w:t>The</w:t>
      </w:r>
      <w:r w:rsidR="0033351D" w:rsidRPr="00C16A75">
        <w:rPr>
          <w:rFonts w:ascii="Times New Roman" w:hAnsi="Times New Roman" w:cs="Times New Roman"/>
          <w:lang w:val="en-US"/>
        </w:rPr>
        <w:t xml:space="preserve"> vein can collapse between abdominal and thorax cavity</w:t>
      </w:r>
      <w:r w:rsidRPr="00C16A75">
        <w:rPr>
          <w:rFonts w:ascii="Times New Roman" w:hAnsi="Times New Roman" w:cs="Times New Roman"/>
          <w:lang w:val="en-US"/>
        </w:rPr>
        <w:t xml:space="preserve">. This is caused by small negative intrathorax pressure, which can suck all volume from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vein</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at the diaphragm and restrict blood flow</w:t>
      </w:r>
      <w:r w:rsidR="00F86090" w:rsidRPr="00C16A75">
        <w:rPr>
          <w:rFonts w:ascii="Times New Roman" w:hAnsi="Times New Roman" w:cs="Times New Roman"/>
          <w:lang w:val="en-US"/>
        </w:rPr>
        <w:t xml:space="preserve">, which occurs in </w:t>
      </w:r>
      <w:r w:rsidRPr="00C16A75">
        <w:rPr>
          <w:rFonts w:ascii="Times New Roman" w:hAnsi="Times New Roman" w:cs="Times New Roman"/>
          <w:lang w:val="en-US"/>
        </w:rPr>
        <w:t xml:space="preserve">collapsing vessels </w:t>
      </w:r>
      <w:r w:rsidR="00FF4F89" w:rsidRPr="00C16A75">
        <w:rPr>
          <w:rFonts w:ascii="Times New Roman" w:hAnsi="Times New Roman" w:cs="Times New Roman"/>
          <w:lang w:val="en-US"/>
        </w:rPr>
        <w:t xml:space="preserve">if </w:t>
      </w:r>
      <w:r w:rsidRPr="00C16A75">
        <w:rPr>
          <w:rFonts w:ascii="Times New Roman" w:hAnsi="Times New Roman" w:cs="Times New Roman"/>
          <w:lang w:val="en-US"/>
        </w:rPr>
        <w:t>there is not enough blood volume.</w:t>
      </w:r>
    </w:p>
    <w:p w14:paraId="7C18CEA2" w14:textId="524CD9FA" w:rsidR="00D5762B" w:rsidRPr="00C16A75" w:rsidRDefault="000C094E" w:rsidP="0033351D">
      <w:pPr>
        <w:keepNext/>
        <w:jc w:val="both"/>
        <w:rPr>
          <w:rFonts w:ascii="Times New Roman" w:hAnsi="Times New Roman" w:cs="Times New Roman"/>
          <w:lang w:val="en-US"/>
        </w:rPr>
      </w:pPr>
      <w:r w:rsidRPr="00C16A75">
        <w:rPr>
          <w:rFonts w:ascii="Times New Roman" w:hAnsi="Times New Roman" w:cs="Times New Roman"/>
          <w:lang w:val="en-US"/>
        </w:rPr>
        <w:t xml:space="preserve">Peripheral circulation is composed </w:t>
      </w:r>
      <w:r w:rsidR="00F86090" w:rsidRPr="00C16A75">
        <w:rPr>
          <w:rFonts w:ascii="Times New Roman" w:hAnsi="Times New Roman" w:cs="Times New Roman"/>
          <w:lang w:val="en-US"/>
        </w:rPr>
        <w:t xml:space="preserve">of </w:t>
      </w:r>
      <w:r w:rsidRPr="00C16A75">
        <w:rPr>
          <w:rFonts w:ascii="Times New Roman" w:hAnsi="Times New Roman" w:cs="Times New Roman"/>
          <w:lang w:val="en-US"/>
        </w:rPr>
        <w:t>eight type</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of tissues: bone, neural, adipose, skeletal and respiratory muscle, renal, skin</w:t>
      </w:r>
      <w:r w:rsidR="00F86090" w:rsidRPr="00C16A75">
        <w:rPr>
          <w:rFonts w:ascii="Times New Roman" w:hAnsi="Times New Roman" w:cs="Times New Roman"/>
          <w:lang w:val="en-US"/>
        </w:rPr>
        <w:t xml:space="preserve"> tissues</w:t>
      </w:r>
      <w:r w:rsidRPr="00C16A75">
        <w:rPr>
          <w:rFonts w:ascii="Times New Roman" w:hAnsi="Times New Roman" w:cs="Times New Roman"/>
          <w:lang w:val="en-US"/>
        </w:rPr>
        <w:t xml:space="preserve"> and the rest. </w:t>
      </w:r>
      <w:r w:rsidR="00BA7A92" w:rsidRPr="00C16A75">
        <w:rPr>
          <w:rFonts w:ascii="Times New Roman" w:hAnsi="Times New Roman" w:cs="Times New Roman"/>
          <w:lang w:val="en-US"/>
        </w:rPr>
        <w:t>T</w:t>
      </w:r>
      <w:r w:rsidRPr="00C16A75">
        <w:rPr>
          <w:rFonts w:ascii="Times New Roman" w:hAnsi="Times New Roman" w:cs="Times New Roman"/>
          <w:lang w:val="en-US"/>
        </w:rPr>
        <w:t xml:space="preserve">hese organs are implemented by the same class of microcirculation </w:t>
      </w:r>
      <w:r w:rsidR="00F86090" w:rsidRPr="00C16A75">
        <w:rPr>
          <w:rFonts w:ascii="Times New Roman" w:hAnsi="Times New Roman" w:cs="Times New Roman"/>
          <w:lang w:val="en-US"/>
        </w:rPr>
        <w:t xml:space="preserve">but </w:t>
      </w:r>
      <w:r w:rsidRPr="00C16A75">
        <w:rPr>
          <w:rFonts w:ascii="Times New Roman" w:hAnsi="Times New Roman" w:cs="Times New Roman"/>
          <w:lang w:val="en-US"/>
        </w:rPr>
        <w:t>with different parametrical setting</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w:t>
      </w:r>
      <w:r w:rsidR="00C316FC" w:rsidRPr="00C16A75">
        <w:rPr>
          <w:rFonts w:ascii="Times New Roman" w:hAnsi="Times New Roman" w:cs="Times New Roman"/>
          <w:lang w:val="en-US"/>
        </w:rPr>
        <w:t>The</w:t>
      </w:r>
      <w:r w:rsidR="002578EC" w:rsidRPr="00C16A75">
        <w:rPr>
          <w:rFonts w:ascii="Times New Roman" w:hAnsi="Times New Roman" w:cs="Times New Roman"/>
          <w:lang w:val="en-US"/>
        </w:rPr>
        <w:t xml:space="preserve"> exception </w:t>
      </w:r>
      <w:r w:rsidR="00F86090" w:rsidRPr="00C16A75">
        <w:rPr>
          <w:rFonts w:ascii="Times New Roman" w:hAnsi="Times New Roman" w:cs="Times New Roman"/>
          <w:lang w:val="en-US"/>
        </w:rPr>
        <w:t xml:space="preserve">to </w:t>
      </w:r>
      <w:r w:rsidR="002578EC" w:rsidRPr="00C16A75">
        <w:rPr>
          <w:rFonts w:ascii="Times New Roman" w:hAnsi="Times New Roman" w:cs="Times New Roman"/>
          <w:lang w:val="en-US"/>
        </w:rPr>
        <w:t xml:space="preserve">general microcirculation is the </w:t>
      </w:r>
      <w:r w:rsidR="00C316FC" w:rsidRPr="00C16A75">
        <w:rPr>
          <w:rFonts w:ascii="Times New Roman" w:hAnsi="Times New Roman" w:cs="Times New Roman"/>
          <w:lang w:val="en-US"/>
        </w:rPr>
        <w:t xml:space="preserve">renal </w:t>
      </w:r>
      <w:r w:rsidR="002578EC" w:rsidRPr="00C16A75">
        <w:rPr>
          <w:rFonts w:ascii="Times New Roman" w:hAnsi="Times New Roman" w:cs="Times New Roman"/>
          <w:lang w:val="en-US"/>
        </w:rPr>
        <w:t>circulation of kidneys</w:t>
      </w:r>
      <w:r w:rsidR="00BA7A92" w:rsidRPr="00C16A75">
        <w:rPr>
          <w:rFonts w:ascii="Times New Roman" w:hAnsi="Times New Roman" w:cs="Times New Roman"/>
          <w:lang w:val="en-US"/>
        </w:rPr>
        <w:t xml:space="preserve"> (</w:t>
      </w:r>
      <w:r w:rsidR="00BA7A92" w:rsidRPr="00C16A75">
        <w:rPr>
          <w:rFonts w:ascii="Times New Roman" w:hAnsi="Times New Roman" w:cs="Times New Roman"/>
          <w:lang w:val="en-US"/>
        </w:rPr>
        <w:fldChar w:fldCharType="begin"/>
      </w:r>
      <w:r w:rsidR="00BA7A92" w:rsidRPr="00C16A75">
        <w:rPr>
          <w:rFonts w:ascii="Times New Roman" w:hAnsi="Times New Roman" w:cs="Times New Roman"/>
          <w:lang w:val="en-US"/>
        </w:rPr>
        <w:instrText xml:space="preserve"> REF _Ref409392318 \h </w:instrText>
      </w:r>
      <w:r w:rsidR="00911E3F" w:rsidRPr="00C16A75">
        <w:rPr>
          <w:rFonts w:ascii="Times New Roman" w:hAnsi="Times New Roman" w:cs="Times New Roman"/>
          <w:lang w:val="en-US"/>
        </w:rPr>
        <w:instrText xml:space="preserve"> \* MERGEFORMAT </w:instrText>
      </w:r>
      <w:r w:rsidR="00BA7A92" w:rsidRPr="00C16A75">
        <w:rPr>
          <w:rFonts w:ascii="Times New Roman" w:hAnsi="Times New Roman" w:cs="Times New Roman"/>
          <w:lang w:val="en-US"/>
        </w:rPr>
      </w:r>
      <w:r w:rsidR="00BA7A92"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10</w:t>
      </w:r>
      <w:r w:rsidR="00BA7A92" w:rsidRPr="00C16A75">
        <w:rPr>
          <w:rFonts w:ascii="Times New Roman" w:hAnsi="Times New Roman" w:cs="Times New Roman"/>
          <w:lang w:val="en-US"/>
        </w:rPr>
        <w:fldChar w:fldCharType="end"/>
      </w:r>
      <w:r w:rsidR="00BA7A92" w:rsidRPr="00C16A75">
        <w:rPr>
          <w:rFonts w:ascii="Times New Roman" w:hAnsi="Times New Roman" w:cs="Times New Roman"/>
          <w:lang w:val="en-US"/>
        </w:rPr>
        <w:t>)</w:t>
      </w:r>
      <w:r w:rsidR="002578EC"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This type </w:t>
      </w:r>
      <w:r w:rsidR="002578EC" w:rsidRPr="00C16A75">
        <w:rPr>
          <w:rFonts w:ascii="Times New Roman" w:hAnsi="Times New Roman" w:cs="Times New Roman"/>
          <w:lang w:val="en-US"/>
        </w:rPr>
        <w:t>is very specific, because blood flow after renal arcuate artery and afferent arterioles access the glomerular capillar</w:t>
      </w:r>
      <w:r w:rsidR="0033351D" w:rsidRPr="00C16A75">
        <w:rPr>
          <w:rFonts w:ascii="Times New Roman" w:hAnsi="Times New Roman" w:cs="Times New Roman"/>
          <w:lang w:val="en-US"/>
        </w:rPr>
        <w:t>y</w:t>
      </w:r>
      <w:r w:rsidR="002578EC" w:rsidRPr="00C16A75">
        <w:rPr>
          <w:rFonts w:ascii="Times New Roman" w:hAnsi="Times New Roman" w:cs="Times New Roman"/>
          <w:lang w:val="en-US"/>
        </w:rPr>
        <w:t xml:space="preserve"> net</w:t>
      </w:r>
      <w:r w:rsidR="0033351D" w:rsidRPr="00C16A75">
        <w:rPr>
          <w:rFonts w:ascii="Times New Roman" w:hAnsi="Times New Roman" w:cs="Times New Roman"/>
          <w:lang w:val="en-US"/>
        </w:rPr>
        <w:t>work</w:t>
      </w:r>
      <w:r w:rsidR="00C316FC" w:rsidRPr="00C16A75">
        <w:rPr>
          <w:rFonts w:ascii="Times New Roman" w:hAnsi="Times New Roman" w:cs="Times New Roman"/>
          <w:lang w:val="en-US"/>
        </w:rPr>
        <w:t>.</w:t>
      </w:r>
      <w:r w:rsidR="002578EC" w:rsidRPr="00C16A75">
        <w:rPr>
          <w:rFonts w:ascii="Times New Roman" w:hAnsi="Times New Roman" w:cs="Times New Roman"/>
          <w:lang w:val="en-US"/>
        </w:rPr>
        <w:t xml:space="preserve"> After </w:t>
      </w:r>
      <w:r w:rsidR="002B1328" w:rsidRPr="00C16A75">
        <w:rPr>
          <w:rFonts w:ascii="Times New Roman" w:hAnsi="Times New Roman" w:cs="Times New Roman"/>
          <w:lang w:val="en-US"/>
        </w:rPr>
        <w:t>the glomerular capillaries</w:t>
      </w:r>
      <w:r w:rsidR="002578EC" w:rsidRPr="00C16A75">
        <w:rPr>
          <w:rFonts w:ascii="Times New Roman" w:hAnsi="Times New Roman" w:cs="Times New Roman"/>
          <w:lang w:val="en-US"/>
        </w:rPr>
        <w:t xml:space="preserve"> </w:t>
      </w:r>
      <w:r w:rsidR="00F5572B" w:rsidRPr="00C16A75">
        <w:rPr>
          <w:rFonts w:ascii="Times New Roman" w:hAnsi="Times New Roman" w:cs="Times New Roman"/>
          <w:lang w:val="en-US"/>
        </w:rPr>
        <w:t xml:space="preserve">and efferent arterioles </w:t>
      </w:r>
      <w:r w:rsidR="002578EC" w:rsidRPr="00C16A75">
        <w:rPr>
          <w:rFonts w:ascii="Times New Roman" w:hAnsi="Times New Roman" w:cs="Times New Roman"/>
          <w:lang w:val="en-US"/>
        </w:rPr>
        <w:t>is blood divided</w:t>
      </w:r>
      <w:r w:rsidR="00F5572B" w:rsidRPr="00C16A75">
        <w:rPr>
          <w:rFonts w:ascii="Times New Roman" w:hAnsi="Times New Roman" w:cs="Times New Roman"/>
          <w:lang w:val="en-US"/>
        </w:rPr>
        <w:t xml:space="preserve"> to the capillary net</w:t>
      </w:r>
      <w:r w:rsidR="0033351D" w:rsidRPr="00C16A75">
        <w:rPr>
          <w:rFonts w:ascii="Times New Roman" w:hAnsi="Times New Roman" w:cs="Times New Roman"/>
          <w:lang w:val="en-US"/>
        </w:rPr>
        <w:t>work</w:t>
      </w:r>
      <w:r w:rsidR="002578EC" w:rsidRPr="00C16A75">
        <w:rPr>
          <w:rFonts w:ascii="Times New Roman" w:hAnsi="Times New Roman" w:cs="Times New Roman"/>
          <w:lang w:val="en-US"/>
        </w:rPr>
        <w:t xml:space="preserve"> </w:t>
      </w:r>
      <w:r w:rsidR="00C316FC" w:rsidRPr="00C16A75">
        <w:rPr>
          <w:rFonts w:ascii="Times New Roman" w:hAnsi="Times New Roman" w:cs="Times New Roman"/>
          <w:lang w:val="en-US"/>
        </w:rPr>
        <w:t xml:space="preserve">of </w:t>
      </w:r>
      <w:r w:rsidR="00F86090" w:rsidRPr="00C16A75">
        <w:rPr>
          <w:rFonts w:ascii="Times New Roman" w:hAnsi="Times New Roman" w:cs="Times New Roman"/>
          <w:lang w:val="en-US"/>
        </w:rPr>
        <w:t xml:space="preserve">the </w:t>
      </w:r>
      <w:r w:rsidR="00C316FC" w:rsidRPr="00C16A75">
        <w:rPr>
          <w:rFonts w:ascii="Times New Roman" w:hAnsi="Times New Roman" w:cs="Times New Roman"/>
          <w:lang w:val="en-US"/>
        </w:rPr>
        <w:t>vasa recta or</w:t>
      </w:r>
      <w:r w:rsidR="00F5572B" w:rsidRPr="00C16A75">
        <w:rPr>
          <w:rFonts w:ascii="Times New Roman" w:hAnsi="Times New Roman" w:cs="Times New Roman"/>
          <w:lang w:val="en-US"/>
        </w:rPr>
        <w:t xml:space="preserve"> interlobular capillar</w:t>
      </w:r>
      <w:r w:rsidR="00C316FC" w:rsidRPr="00C16A75">
        <w:rPr>
          <w:rFonts w:ascii="Times New Roman" w:hAnsi="Times New Roman" w:cs="Times New Roman"/>
          <w:lang w:val="en-US"/>
        </w:rPr>
        <w:t>y net</w:t>
      </w:r>
      <w:r w:rsidR="0033351D" w:rsidRPr="00C16A75">
        <w:rPr>
          <w:rFonts w:ascii="Times New Roman" w:hAnsi="Times New Roman" w:cs="Times New Roman"/>
          <w:lang w:val="en-US"/>
        </w:rPr>
        <w:t>work</w:t>
      </w:r>
      <w:r w:rsidR="00F5572B" w:rsidRPr="00C16A75">
        <w:rPr>
          <w:rFonts w:ascii="Times New Roman" w:hAnsi="Times New Roman" w:cs="Times New Roman"/>
          <w:lang w:val="en-US"/>
        </w:rPr>
        <w:t>. Th</w:t>
      </w:r>
      <w:r w:rsidR="00C316FC" w:rsidRPr="00C16A75">
        <w:rPr>
          <w:rFonts w:ascii="Times New Roman" w:hAnsi="Times New Roman" w:cs="Times New Roman"/>
          <w:lang w:val="en-US"/>
        </w:rPr>
        <w:t xml:space="preserve">e differences </w:t>
      </w:r>
      <w:r w:rsidR="00F86090" w:rsidRPr="00C16A75">
        <w:rPr>
          <w:rFonts w:ascii="Times New Roman" w:hAnsi="Times New Roman" w:cs="Times New Roman"/>
          <w:lang w:val="en-US"/>
        </w:rPr>
        <w:t xml:space="preserve">in </w:t>
      </w:r>
      <w:r w:rsidR="00F5572B" w:rsidRPr="00C16A75">
        <w:rPr>
          <w:rFonts w:ascii="Times New Roman" w:hAnsi="Times New Roman" w:cs="Times New Roman"/>
          <w:lang w:val="en-US"/>
        </w:rPr>
        <w:t xml:space="preserve">renal circulation </w:t>
      </w:r>
      <w:r w:rsidR="00C316FC" w:rsidRPr="00C16A75">
        <w:rPr>
          <w:rFonts w:ascii="Times New Roman" w:hAnsi="Times New Roman" w:cs="Times New Roman"/>
          <w:lang w:val="en-US"/>
        </w:rPr>
        <w:t>are significant, because renal blood flow</w:t>
      </w:r>
      <w:r w:rsidR="00F5572B" w:rsidRPr="00C16A75">
        <w:rPr>
          <w:rFonts w:ascii="Times New Roman" w:hAnsi="Times New Roman" w:cs="Times New Roman"/>
          <w:lang w:val="en-US"/>
        </w:rPr>
        <w:t xml:space="preserve"> is typically </w:t>
      </w:r>
      <w:r w:rsidR="00C316FC" w:rsidRPr="00C16A75">
        <w:rPr>
          <w:rFonts w:ascii="Times New Roman" w:hAnsi="Times New Roman" w:cs="Times New Roman"/>
          <w:lang w:val="en-US"/>
        </w:rPr>
        <w:t xml:space="preserve">around </w:t>
      </w:r>
      <w:r w:rsidR="00F5572B" w:rsidRPr="00C16A75">
        <w:rPr>
          <w:rFonts w:ascii="Times New Roman" w:hAnsi="Times New Roman" w:cs="Times New Roman"/>
          <w:lang w:val="en-US"/>
        </w:rPr>
        <w:t>20% of cardiac output.</w:t>
      </w:r>
    </w:p>
    <w:p w14:paraId="631B7688" w14:textId="50980846" w:rsidR="0033351D" w:rsidRPr="00C16A75" w:rsidRDefault="0028636B" w:rsidP="00911E3F">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49696" behindDoc="1" locked="0" layoutInCell="1" allowOverlap="1" wp14:anchorId="255A59FB" wp14:editId="6E12AE82">
            <wp:simplePos x="0" y="0"/>
            <wp:positionH relativeFrom="column">
              <wp:posOffset>-909955</wp:posOffset>
            </wp:positionH>
            <wp:positionV relativeFrom="paragraph">
              <wp:posOffset>12700</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914400" cy="4358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C14A9" w14:textId="4C6B6F42" w:rsidR="00AA03BD" w:rsidRPr="00C16A75" w:rsidRDefault="00464C19" w:rsidP="00830066">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5">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sidRPr="00C16A75">
        <w:rPr>
          <w:rFonts w:ascii="Times New Roman" w:hAnsi="Times New Roman" w:cs="Times New Roman"/>
          <w:lang w:val="en-US"/>
        </w:rPr>
        <w:t xml:space="preserve">   </w:t>
      </w:r>
    </w:p>
    <w:p w14:paraId="70718251" w14:textId="0CF09591" w:rsidR="00A20273" w:rsidRPr="00C16A75" w:rsidRDefault="00AA03BD" w:rsidP="00911E3F">
      <w:pPr>
        <w:pStyle w:val="Titulek"/>
        <w:jc w:val="both"/>
        <w:rPr>
          <w:rFonts w:ascii="Times New Roman" w:hAnsi="Times New Roman" w:cs="Times New Roman"/>
          <w:lang w:val="en-US"/>
        </w:rPr>
      </w:pPr>
      <w:bookmarkStart w:id="217" w:name="_Ref40939231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7</w:t>
      </w:r>
      <w:r w:rsidRPr="00C16A75">
        <w:rPr>
          <w:rFonts w:ascii="Times New Roman" w:hAnsi="Times New Roman" w:cs="Times New Roman"/>
          <w:lang w:val="en-US"/>
        </w:rPr>
        <w:fldChar w:fldCharType="end"/>
      </w:r>
      <w:bookmarkEnd w:id="217"/>
      <w:r w:rsidR="00F86090" w:rsidRPr="00C16A75">
        <w:rPr>
          <w:rFonts w:ascii="Times New Roman" w:hAnsi="Times New Roman" w:cs="Times New Roman"/>
          <w:lang w:val="en-US"/>
        </w:rPr>
        <w:t>:</w:t>
      </w:r>
      <w:r w:rsidRPr="00C16A75">
        <w:rPr>
          <w:rFonts w:ascii="Times New Roman" w:hAnsi="Times New Roman" w:cs="Times New Roman"/>
          <w:lang w:val="en-US"/>
        </w:rPr>
        <w:t xml:space="preserve"> Peripheral </w:t>
      </w:r>
      <w:r w:rsidR="00F86090" w:rsidRPr="00C16A75">
        <w:rPr>
          <w:rFonts w:ascii="Times New Roman" w:hAnsi="Times New Roman" w:cs="Times New Roman"/>
          <w:lang w:val="en-US"/>
        </w:rPr>
        <w:t>circulation.</w:t>
      </w:r>
    </w:p>
    <w:p w14:paraId="4DA13EFB" w14:textId="1B6F7FFA" w:rsidR="00D5762B" w:rsidRPr="00C16A75" w:rsidRDefault="00D5762B"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Splanchnic circulation deliver</w:t>
      </w:r>
      <w:r w:rsidR="00F86090"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all blood from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gastrointestinal tract to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liver </w:t>
      </w:r>
      <w:r w:rsidR="00EA6E5A" w:rsidRPr="00C16A75">
        <w:rPr>
          <w:rFonts w:ascii="Times New Roman" w:eastAsia="Times New Roman" w:hAnsi="Times New Roman" w:cs="Times New Roman"/>
          <w:lang w:val="en-US"/>
        </w:rPr>
        <w:t xml:space="preserve">via the </w:t>
      </w:r>
      <w:r w:rsidRPr="00C16A75">
        <w:rPr>
          <w:rFonts w:ascii="Times New Roman" w:eastAsia="Times New Roman" w:hAnsi="Times New Roman" w:cs="Times New Roman"/>
          <w:lang w:val="en-US"/>
        </w:rPr>
        <w:t xml:space="preserve">portal vein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liver hepatic blood flow</w:t>
      </w:r>
      <w:r w:rsidR="00EA6E5A" w:rsidRPr="00C16A75">
        <w:rPr>
          <w:rFonts w:ascii="Times New Roman" w:eastAsia="Times New Roman" w:hAnsi="Times New Roman" w:cs="Times New Roman"/>
          <w:lang w:val="en-US"/>
        </w:rPr>
        <w:t xml:space="preserve"> is</w:t>
      </w:r>
      <w:r w:rsidRPr="00C16A75">
        <w:rPr>
          <w:rFonts w:ascii="Times New Roman" w:eastAsia="Times New Roman" w:hAnsi="Times New Roman" w:cs="Times New Roman"/>
          <w:lang w:val="en-US"/>
        </w:rPr>
        <w:t xml:space="preserve"> determined by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portal vein and hepatic artery blood flow. Normal hepatic blood flow can vary from </w:t>
      </w:r>
      <w:r w:rsidR="008D60C0" w:rsidRPr="00C16A75">
        <w:rPr>
          <w:rFonts w:ascii="Times New Roman" w:eastAsia="Times New Roman" w:hAnsi="Times New Roman" w:cs="Times New Roman"/>
          <w:lang w:val="en-US"/>
        </w:rPr>
        <w:t>1</w:t>
      </w:r>
      <w:r w:rsidRPr="00C16A75">
        <w:rPr>
          <w:rFonts w:ascii="Times New Roman" w:eastAsia="Times New Roman" w:hAnsi="Times New Roman" w:cs="Times New Roman"/>
          <w:lang w:val="en-US"/>
        </w:rPr>
        <w:t xml:space="preserve"> to 2</w:t>
      </w:r>
      <w:r w:rsidR="008D60C0" w:rsidRPr="00C16A75">
        <w:rPr>
          <w:rFonts w:ascii="Times New Roman" w:eastAsia="Times New Roman" w:hAnsi="Times New Roman" w:cs="Times New Roman"/>
          <w:lang w:val="en-US"/>
        </w:rPr>
        <w:t>.5</w:t>
      </w:r>
      <w:r w:rsidRPr="00C16A75">
        <w:rPr>
          <w:rFonts w:ascii="Times New Roman" w:eastAsia="Times New Roman" w:hAnsi="Times New Roman" w:cs="Times New Roman"/>
          <w:lang w:val="en-US"/>
        </w:rPr>
        <w:t xml:space="preserve"> l/min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1952)</w:t>
      </w:r>
      <w:r w:rsidRPr="00C16A75">
        <w:rPr>
          <w:rFonts w:ascii="Times New Roman" w:eastAsia="Times New Roman" w:hAnsi="Times New Roman" w:cs="Times New Roman"/>
          <w:lang w:val="en-US"/>
        </w:rPr>
        <w:fldChar w:fldCharType="end"/>
      </w:r>
      <w:r w:rsidR="00EA6E5A" w:rsidRPr="00C16A75">
        <w:rPr>
          <w:rFonts w:ascii="Times New Roman" w:eastAsia="Times New Roman" w:hAnsi="Times New Roman" w:cs="Times New Roman"/>
          <w:lang w:val="en-US"/>
        </w:rPr>
        <w:t xml:space="preserve">, depending </w:t>
      </w:r>
      <w:r w:rsidRPr="00C16A75">
        <w:rPr>
          <w:rFonts w:ascii="Times New Roman" w:eastAsia="Times New Roman" w:hAnsi="Times New Roman" w:cs="Times New Roman"/>
          <w:lang w:val="en-US"/>
        </w:rPr>
        <w:t>on gastro</w:t>
      </w:r>
      <w:r w:rsidR="00EA6E5A"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intestinal blood flow. </w:t>
      </w:r>
      <w:r w:rsidR="00EA6E5A"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planchnic circulation </w:t>
      </w:r>
      <w:r w:rsidR="008D60C0" w:rsidRPr="00C16A75">
        <w:rPr>
          <w:rFonts w:ascii="Times New Roman" w:eastAsia="Times New Roman" w:hAnsi="Times New Roman" w:cs="Times New Roman"/>
          <w:lang w:val="en-US"/>
        </w:rPr>
        <w:t xml:space="preserve">can function </w:t>
      </w:r>
      <w:r w:rsidR="00EA6E5A" w:rsidRPr="00C16A75">
        <w:rPr>
          <w:rFonts w:ascii="Times New Roman" w:eastAsia="Times New Roman" w:hAnsi="Times New Roman" w:cs="Times New Roman"/>
          <w:lang w:val="en-US"/>
        </w:rPr>
        <w:t xml:space="preserve">as a </w:t>
      </w:r>
      <w:r w:rsidRPr="00C16A75">
        <w:rPr>
          <w:rFonts w:ascii="Times New Roman" w:eastAsia="Times New Roman" w:hAnsi="Times New Roman" w:cs="Times New Roman"/>
          <w:lang w:val="en-US"/>
        </w:rPr>
        <w:t>blood reservoir during hemorrhage or</w:t>
      </w:r>
      <w:r w:rsidR="00C45A84" w:rsidRPr="00C16A75">
        <w:rPr>
          <w:rFonts w:ascii="Times New Roman" w:eastAsia="Times New Roman" w:hAnsi="Times New Roman" w:cs="Times New Roman"/>
          <w:lang w:val="en-US"/>
        </w:rPr>
        <w:t xml:space="preserve"> during</w:t>
      </w:r>
      <w:r w:rsidRPr="00C16A75">
        <w:rPr>
          <w:rFonts w:ascii="Times New Roman" w:eastAsia="Times New Roman" w:hAnsi="Times New Roman" w:cs="Times New Roman"/>
          <w:lang w:val="en-US"/>
        </w:rPr>
        <w:t xml:space="preserve"> blood infusion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(Greenway and Lister, 1974; Maass-Moreno and Rothe, 1992)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DFA1034" w14:textId="1F8D5C6F" w:rsidR="00D5762B" w:rsidRPr="00C16A75" w:rsidRDefault="0028636B" w:rsidP="00830066">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53792" behindDoc="1" locked="0" layoutInCell="1" allowOverlap="1" wp14:anchorId="41DAD745" wp14:editId="191AE776">
            <wp:simplePos x="0" y="0"/>
            <wp:positionH relativeFrom="column">
              <wp:posOffset>5337810</wp:posOffset>
            </wp:positionH>
            <wp:positionV relativeFrom="paragraph">
              <wp:posOffset>15875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sidRPr="00C16A75">
        <w:rPr>
          <w:rFonts w:ascii="Times New Roman" w:hAnsi="Times New Roman" w:cs="Times New Roman"/>
          <w:noProof/>
          <w:lang w:val="en-US" w:eastAsia="sk-SK"/>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7">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sidR="00363CD0" w:rsidRPr="00C16A75">
        <w:rPr>
          <w:rFonts w:ascii="Times New Roman" w:hAnsi="Times New Roman" w:cs="Times New Roman"/>
          <w:lang w:val="en-US"/>
        </w:rPr>
        <w:t xml:space="preserve">  </w:t>
      </w:r>
    </w:p>
    <w:p w14:paraId="3D4C7FBF" w14:textId="51486BED" w:rsidR="00D5762B" w:rsidRPr="00C16A75" w:rsidRDefault="00D5762B" w:rsidP="00911E3F">
      <w:pPr>
        <w:pStyle w:val="Titulek"/>
        <w:jc w:val="both"/>
        <w:rPr>
          <w:rFonts w:ascii="Times New Roman" w:eastAsia="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8</w:t>
      </w:r>
      <w:r w:rsidRPr="00C16A75">
        <w:rPr>
          <w:rFonts w:ascii="Times New Roman" w:hAnsi="Times New Roman" w:cs="Times New Roman"/>
          <w:lang w:val="en-US"/>
        </w:rPr>
        <w:fldChar w:fldCharType="end"/>
      </w:r>
      <w:r w:rsidR="00EA6E5A" w:rsidRPr="00C16A75">
        <w:rPr>
          <w:rFonts w:ascii="Times New Roman" w:hAnsi="Times New Roman" w:cs="Times New Roman"/>
          <w:lang w:val="en-US"/>
        </w:rPr>
        <w:t>:</w:t>
      </w:r>
      <w:r w:rsidRPr="00C16A75">
        <w:rPr>
          <w:rFonts w:ascii="Times New Roman" w:hAnsi="Times New Roman" w:cs="Times New Roman"/>
          <w:lang w:val="en-US"/>
        </w:rPr>
        <w:t xml:space="preserve"> Splanchnic </w:t>
      </w:r>
      <w:r w:rsidR="00EA6E5A" w:rsidRPr="00C16A75">
        <w:rPr>
          <w:rFonts w:ascii="Times New Roman" w:hAnsi="Times New Roman" w:cs="Times New Roman"/>
          <w:lang w:val="en-US"/>
        </w:rPr>
        <w:t>circulation.</w:t>
      </w:r>
    </w:p>
    <w:p w14:paraId="3ACD8898" w14:textId="77777777" w:rsidR="00370F3B" w:rsidRDefault="00370F3B" w:rsidP="00911E3F">
      <w:pPr>
        <w:pStyle w:val="Nadpis3"/>
        <w:jc w:val="both"/>
        <w:rPr>
          <w:rFonts w:ascii="Times New Roman" w:eastAsia="Times New Roman" w:hAnsi="Times New Roman" w:cs="Times New Roman"/>
          <w:lang w:val="en-US"/>
        </w:rPr>
      </w:pPr>
      <w:bookmarkStart w:id="218" w:name="_Ref409078506"/>
      <w:bookmarkStart w:id="219" w:name="_Toc409289295"/>
      <w:r w:rsidRPr="00C16A75">
        <w:rPr>
          <w:rFonts w:ascii="Times New Roman" w:eastAsia="Times New Roman" w:hAnsi="Times New Roman" w:cs="Times New Roman"/>
          <w:lang w:val="en-US"/>
        </w:rPr>
        <w:t>Microcirculation</w:t>
      </w:r>
      <w:bookmarkEnd w:id="218"/>
      <w:bookmarkEnd w:id="219"/>
    </w:p>
    <w:p w14:paraId="41FEC5D3" w14:textId="27A63CC0"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809280" behindDoc="1" locked="0" layoutInCell="1" allowOverlap="1" wp14:anchorId="77297D19" wp14:editId="0DB122BE">
            <wp:simplePos x="0" y="0"/>
            <wp:positionH relativeFrom="column">
              <wp:posOffset>-848995</wp:posOffset>
            </wp:positionH>
            <wp:positionV relativeFrom="paragraph">
              <wp:posOffset>29845</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41B11851" wp14:editId="3399A045">
            <wp:extent cx="4572000" cy="4648200"/>
            <wp:effectExtent l="0" t="0" r="0" b="0"/>
            <wp:docPr id="92" name="Obrázek 92" descr="D09_Micro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D09_Microcirculation"/>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5F806CB" w14:textId="77777777" w:rsidR="00401092" w:rsidRPr="00C16A75" w:rsidRDefault="00401092" w:rsidP="00401092">
      <w:pPr>
        <w:pStyle w:val="Titulek"/>
        <w:jc w:val="both"/>
        <w:rPr>
          <w:rFonts w:ascii="Times New Roman" w:hAnsi="Times New Roman" w:cs="Times New Roman"/>
          <w:lang w:val="en-US"/>
        </w:rPr>
      </w:pPr>
      <w:bookmarkStart w:id="220" w:name="_Ref40938510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Pr>
          <w:rFonts w:ascii="Times New Roman" w:hAnsi="Times New Roman" w:cs="Times New Roman"/>
          <w:noProof/>
          <w:lang w:val="en-US"/>
        </w:rPr>
        <w:t>9</w:t>
      </w:r>
      <w:r w:rsidRPr="00C16A75">
        <w:rPr>
          <w:rFonts w:ascii="Times New Roman" w:hAnsi="Times New Roman" w:cs="Times New Roman"/>
          <w:lang w:val="en-US"/>
        </w:rPr>
        <w:fldChar w:fldCharType="end"/>
      </w:r>
      <w:bookmarkEnd w:id="220"/>
      <w:r w:rsidRPr="00C16A75">
        <w:rPr>
          <w:rFonts w:ascii="Times New Roman" w:hAnsi="Times New Roman" w:cs="Times New Roman"/>
          <w:lang w:val="en-US"/>
        </w:rPr>
        <w:t>: Microcirculation.</w:t>
      </w:r>
    </w:p>
    <w:p w14:paraId="1069B0D2" w14:textId="77777777" w:rsidR="00401092" w:rsidRPr="00401092" w:rsidRDefault="00401092" w:rsidP="00401092">
      <w:pPr>
        <w:rPr>
          <w:lang w:val="en-US"/>
        </w:rPr>
      </w:pPr>
    </w:p>
    <w:p w14:paraId="79FE109F" w14:textId="6721C8FC" w:rsidR="003362FC" w:rsidRDefault="00EA6E5A"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B</w:t>
      </w:r>
      <w:r w:rsidR="003362FC" w:rsidRPr="00C16A75">
        <w:rPr>
          <w:rFonts w:ascii="Times New Roman" w:eastAsia="Times New Roman" w:hAnsi="Times New Roman" w:cs="Times New Roman"/>
          <w:lang w:val="en-US"/>
        </w:rPr>
        <w:t xml:space="preserve">lood flow through blood vessels depends on blood viscosity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(Whittaker and Winton, 1933)</w:t>
      </w:r>
      <w:r w:rsidR="003362FC"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 xml:space="preserve">, as shown by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upper factor of </w:t>
      </w:r>
      <w:r w:rsidR="007220A0" w:rsidRPr="00C16A75">
        <w:rPr>
          <w:rFonts w:ascii="Times New Roman" w:eastAsia="Times New Roman" w:hAnsi="Times New Roman" w:cs="Times New Roman"/>
          <w:lang w:val="en-US"/>
        </w:rPr>
        <w:fldChar w:fldCharType="begin"/>
      </w:r>
      <w:r w:rsidR="007220A0" w:rsidRPr="00C16A75">
        <w:rPr>
          <w:rFonts w:ascii="Times New Roman" w:eastAsia="Times New Roman" w:hAnsi="Times New Roman" w:cs="Times New Roman"/>
          <w:lang w:val="en-US"/>
        </w:rPr>
        <w:instrText xml:space="preserve"> REF _Ref409385101 \h </w:instrText>
      </w:r>
      <w:r w:rsidR="00911E3F" w:rsidRPr="00C16A75">
        <w:rPr>
          <w:rFonts w:ascii="Times New Roman" w:eastAsia="Times New Roman" w:hAnsi="Times New Roman" w:cs="Times New Roman"/>
          <w:lang w:val="en-US"/>
        </w:rPr>
        <w:instrText xml:space="preserve"> \* MERGEFORMAT </w:instrText>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9</w:t>
      </w:r>
      <w:r w:rsidR="007220A0"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Bellow this factor is</w:t>
      </w:r>
      <w:r w:rsidRPr="00C16A75">
        <w:rPr>
          <w:rFonts w:ascii="Times New Roman" w:eastAsia="Times New Roman" w:hAnsi="Times New Roman" w:cs="Times New Roman"/>
          <w:lang w:val="en-US"/>
        </w:rPr>
        <w:t xml:space="preserve"> shown</w:t>
      </w:r>
      <w:r w:rsidR="007220A0" w:rsidRPr="00C16A75">
        <w:rPr>
          <w:rFonts w:ascii="Times New Roman" w:eastAsia="Times New Roman" w:hAnsi="Times New Roman" w:cs="Times New Roman"/>
          <w:lang w:val="en-US"/>
        </w:rPr>
        <w:t xml:space="preserve"> the </w:t>
      </w:r>
      <w:r w:rsidR="0038178E" w:rsidRPr="00C16A75">
        <w:rPr>
          <w:rFonts w:ascii="Times New Roman" w:eastAsia="Times New Roman" w:hAnsi="Times New Roman" w:cs="Times New Roman"/>
          <w:lang w:val="en-US"/>
        </w:rPr>
        <w:t xml:space="preserve">vasodilation/vasoconstriction </w:t>
      </w:r>
      <w:r w:rsidR="007220A0" w:rsidRPr="00C16A75">
        <w:rPr>
          <w:rFonts w:ascii="Times New Roman" w:eastAsia="Times New Roman" w:hAnsi="Times New Roman" w:cs="Times New Roman"/>
          <w:lang w:val="en-US"/>
        </w:rPr>
        <w:t xml:space="preserve">effect of anesthesia, then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effect of angiotensin 2, vasopressin and catecholamines. </w:t>
      </w:r>
      <w:r w:rsidRPr="00C16A75">
        <w:rPr>
          <w:rFonts w:ascii="Times New Roman" w:eastAsia="Times New Roman" w:hAnsi="Times New Roman" w:cs="Times New Roman"/>
          <w:lang w:val="en-US"/>
        </w:rPr>
        <w:t>C</w:t>
      </w:r>
      <w:r w:rsidR="007220A0" w:rsidRPr="00C16A75">
        <w:rPr>
          <w:rFonts w:ascii="Times New Roman" w:eastAsia="Times New Roman" w:hAnsi="Times New Roman" w:cs="Times New Roman"/>
          <w:lang w:val="en-US"/>
        </w:rPr>
        <w:t xml:space="preserve">atecholamines such as epinephrine </w:t>
      </w:r>
      <w:r w:rsidRPr="00C16A75">
        <w:rPr>
          <w:rFonts w:ascii="Times New Roman" w:eastAsia="Times New Roman" w:hAnsi="Times New Roman" w:cs="Times New Roman"/>
          <w:lang w:val="en-US"/>
        </w:rPr>
        <w:t xml:space="preserve">and </w:t>
      </w:r>
      <w:r w:rsidR="007220A0" w:rsidRPr="00C16A75">
        <w:rPr>
          <w:rFonts w:ascii="Times New Roman" w:eastAsia="Times New Roman" w:hAnsi="Times New Roman" w:cs="Times New Roman"/>
          <w:lang w:val="en-US"/>
        </w:rPr>
        <w:t xml:space="preserve">norepinephrine </w:t>
      </w:r>
      <w:r w:rsidRPr="00C16A75">
        <w:rPr>
          <w:rFonts w:ascii="Times New Roman" w:eastAsia="Times New Roman" w:hAnsi="Times New Roman" w:cs="Times New Roman"/>
          <w:lang w:val="en-US"/>
        </w:rPr>
        <w:t xml:space="preserve">that </w:t>
      </w:r>
      <w:r w:rsidR="007220A0" w:rsidRPr="00C16A75">
        <w:rPr>
          <w:rFonts w:ascii="Times New Roman" w:eastAsia="Times New Roman" w:hAnsi="Times New Roman" w:cs="Times New Roman"/>
          <w:lang w:val="en-US"/>
        </w:rPr>
        <w:t>freely dissolve</w:t>
      </w:r>
      <w:r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in </w:t>
      </w:r>
      <w:r w:rsidR="0038178E" w:rsidRPr="00C16A75">
        <w:rPr>
          <w:rFonts w:ascii="Times New Roman" w:eastAsia="Times New Roman" w:hAnsi="Times New Roman" w:cs="Times New Roman"/>
          <w:lang w:val="en-US"/>
        </w:rPr>
        <w:t>extracellular fluids are</w:t>
      </w:r>
      <w:r w:rsidR="007220A0" w:rsidRPr="00C16A75">
        <w:rPr>
          <w:rFonts w:ascii="Times New Roman" w:eastAsia="Times New Roman" w:hAnsi="Times New Roman" w:cs="Times New Roman"/>
          <w:lang w:val="en-US"/>
        </w:rPr>
        <w:t xml:space="preserve"> described in </w:t>
      </w:r>
      <w:r w:rsidRPr="00C16A75">
        <w:rPr>
          <w:rFonts w:ascii="Times New Roman" w:eastAsia="Times New Roman" w:hAnsi="Times New Roman" w:cs="Times New Roman"/>
          <w:lang w:val="en-US"/>
        </w:rPr>
        <w:t>the ‘</w:t>
      </w:r>
      <w:r w:rsidR="007220A0" w:rsidRPr="00C16A75">
        <w:rPr>
          <w:rFonts w:ascii="Times New Roman" w:eastAsia="Times New Roman" w:hAnsi="Times New Roman" w:cs="Times New Roman"/>
          <w:lang w:val="en-US"/>
        </w:rPr>
        <w:t>Hormones</w:t>
      </w:r>
      <w:r w:rsidRPr="00C16A75">
        <w:rPr>
          <w:rFonts w:ascii="Times New Roman" w:eastAsia="Times New Roman" w:hAnsi="Times New Roman" w:cs="Times New Roman"/>
          <w:lang w:val="en-US"/>
        </w:rPr>
        <w:t>’ section</w:t>
      </w:r>
      <w:r w:rsidR="007220A0" w:rsidRPr="00C16A75">
        <w:rPr>
          <w:rFonts w:ascii="Times New Roman" w:eastAsia="Times New Roman" w:hAnsi="Times New Roman" w:cs="Times New Roman"/>
          <w:lang w:val="en-US"/>
        </w:rPr>
        <w:t xml:space="preserve"> and their effect on alpha receptors are calculated as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variable AlphaPool_Effect.</w:t>
      </w:r>
      <w:r w:rsidR="008D60C0"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The alpha receptors can also </w:t>
      </w:r>
      <w:r w:rsidRPr="00C16A75">
        <w:rPr>
          <w:rFonts w:ascii="Times New Roman" w:eastAsia="Times New Roman" w:hAnsi="Times New Roman" w:cs="Times New Roman"/>
          <w:lang w:val="en-US"/>
        </w:rPr>
        <w:t xml:space="preserve">be </w:t>
      </w:r>
      <w:r w:rsidR="007220A0" w:rsidRPr="00C16A75">
        <w:rPr>
          <w:rFonts w:ascii="Times New Roman" w:eastAsia="Times New Roman" w:hAnsi="Times New Roman" w:cs="Times New Roman"/>
          <w:lang w:val="en-US"/>
        </w:rPr>
        <w:t>stimulated by sympathetic neural activity (GangliaGeneral_NA) or inhibited using alpha blockers (AlphaBlocade_Effect)</w:t>
      </w:r>
      <w:r w:rsidRPr="00C16A75">
        <w:rPr>
          <w:rFonts w:ascii="Times New Roman" w:eastAsia="Times New Roman" w:hAnsi="Times New Roman" w:cs="Times New Roman"/>
          <w:lang w:val="en-US"/>
        </w:rPr>
        <w:t>,</w:t>
      </w:r>
      <w:r w:rsidR="0038178E" w:rsidRPr="00C16A75">
        <w:rPr>
          <w:rFonts w:ascii="Times New Roman" w:eastAsia="Times New Roman" w:hAnsi="Times New Roman" w:cs="Times New Roman"/>
          <w:lang w:val="en-US"/>
        </w:rPr>
        <w:t xml:space="preserve"> as </w:t>
      </w:r>
      <w:r w:rsidR="00926BFB" w:rsidRPr="00C16A75">
        <w:rPr>
          <w:rFonts w:ascii="Times New Roman" w:eastAsia="Times New Roman" w:hAnsi="Times New Roman" w:cs="Times New Roman"/>
          <w:lang w:val="en-US"/>
        </w:rPr>
        <w:t xml:space="preserve">will be </w:t>
      </w:r>
      <w:r w:rsidR="0038178E" w:rsidRPr="00C16A75">
        <w:rPr>
          <w:rFonts w:ascii="Times New Roman" w:eastAsia="Times New Roman" w:hAnsi="Times New Roman" w:cs="Times New Roman"/>
          <w:lang w:val="en-US"/>
        </w:rPr>
        <w:t xml:space="preserve">described in section </w:t>
      </w:r>
      <w:r w:rsidRPr="00C16A75">
        <w:rPr>
          <w:rFonts w:ascii="Times New Roman" w:eastAsia="Times New Roman" w:hAnsi="Times New Roman" w:cs="Times New Roman"/>
          <w:lang w:val="en-US"/>
        </w:rPr>
        <w:t>addressing neural activity</w:t>
      </w:r>
      <w:r w:rsidR="007220A0"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The next </w:t>
      </w:r>
      <w:r w:rsidR="00517C37" w:rsidRPr="00C16A75">
        <w:rPr>
          <w:rFonts w:ascii="Times New Roman" w:eastAsia="Times New Roman" w:hAnsi="Times New Roman" w:cs="Times New Roman"/>
          <w:lang w:val="en-US"/>
        </w:rPr>
        <w:t xml:space="preserve">factor </w:t>
      </w:r>
      <w:r w:rsidRPr="00C16A75">
        <w:rPr>
          <w:rFonts w:ascii="Times New Roman" w:eastAsia="Times New Roman" w:hAnsi="Times New Roman" w:cs="Times New Roman"/>
          <w:lang w:val="en-US"/>
        </w:rPr>
        <w:t xml:space="preserve">applies to </w:t>
      </w:r>
      <w:r w:rsidR="00517C37" w:rsidRPr="00C16A75">
        <w:rPr>
          <w:rFonts w:ascii="Times New Roman" w:eastAsia="Times New Roman" w:hAnsi="Times New Roman" w:cs="Times New Roman"/>
          <w:lang w:val="en-US"/>
        </w:rPr>
        <w:t>skeletal muscles, where a metaboreflex dilates the arterioles to bring more oxygen and nutrients into working tissue</w:t>
      </w:r>
      <w:r w:rsidR="00D70FF5" w:rsidRPr="00C16A75">
        <w:rPr>
          <w:rFonts w:ascii="Times New Roman" w:eastAsia="Times New Roman" w:hAnsi="Times New Roman" w:cs="Times New Roman"/>
          <w:lang w:val="en-US"/>
        </w:rPr>
        <w:t>s</w:t>
      </w:r>
      <w:r w:rsidR="00517C37" w:rsidRPr="00C16A75">
        <w:rPr>
          <w:rFonts w:ascii="Times New Roman" w:eastAsia="Times New Roman" w:hAnsi="Times New Roman" w:cs="Times New Roman"/>
          <w:lang w:val="en-US"/>
        </w:rPr>
        <w:t xml:space="preserve">. The next factor is an adaptation </w:t>
      </w:r>
      <w:r w:rsidR="00D70FF5" w:rsidRPr="00C16A75">
        <w:rPr>
          <w:rFonts w:ascii="Times New Roman" w:eastAsia="Times New Roman" w:hAnsi="Times New Roman" w:cs="Times New Roman"/>
          <w:lang w:val="en-US"/>
        </w:rPr>
        <w:t xml:space="preserve">to a </w:t>
      </w:r>
      <w:r w:rsidR="00517C37" w:rsidRPr="00C16A75">
        <w:rPr>
          <w:rFonts w:ascii="Times New Roman" w:eastAsia="Times New Roman" w:hAnsi="Times New Roman" w:cs="Times New Roman"/>
          <w:lang w:val="en-US"/>
        </w:rPr>
        <w:t>long-term low hypoxic condition by angiogenesis, where new branches between arterioles and venules cause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 xml:space="preserve">lower resistance for blood flow. The partial pressure of oxygen can </w:t>
      </w:r>
      <w:r w:rsidR="00D70FF5" w:rsidRPr="00C16A75">
        <w:rPr>
          <w:rFonts w:ascii="Times New Roman" w:eastAsia="Times New Roman" w:hAnsi="Times New Roman" w:cs="Times New Roman"/>
          <w:lang w:val="en-US"/>
        </w:rPr>
        <w:t xml:space="preserve">also </w:t>
      </w:r>
      <w:r w:rsidR="00517C37" w:rsidRPr="00C16A75">
        <w:rPr>
          <w:rFonts w:ascii="Times New Roman" w:eastAsia="Times New Roman" w:hAnsi="Times New Roman" w:cs="Times New Roman"/>
          <w:lang w:val="en-US"/>
        </w:rPr>
        <w:t>have</w:t>
      </w:r>
      <w:r w:rsidR="00D70FF5" w:rsidRPr="00C16A75">
        <w:rPr>
          <w:rFonts w:ascii="Times New Roman" w:eastAsia="Times New Roman" w:hAnsi="Times New Roman" w:cs="Times New Roman"/>
          <w:lang w:val="en-US"/>
        </w:rPr>
        <w:t xml:space="preserve"> an</w:t>
      </w:r>
      <w:r w:rsidR="00517C37" w:rsidRPr="00C16A75">
        <w:rPr>
          <w:rFonts w:ascii="Times New Roman" w:eastAsia="Times New Roman" w:hAnsi="Times New Roman" w:cs="Times New Roman"/>
          <w:lang w:val="en-US"/>
        </w:rPr>
        <w:t xml:space="preserve"> acute effect on vasodilation (or local vasoconstriction in lungs). However</w:t>
      </w:r>
      <w:r w:rsidR="00D70FF5"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00D70FF5" w:rsidRPr="00C16A75">
        <w:rPr>
          <w:rFonts w:ascii="Times New Roman" w:eastAsia="Times New Roman" w:hAnsi="Times New Roman" w:cs="Times New Roman"/>
          <w:lang w:val="en-US"/>
        </w:rPr>
        <w:t>the</w:t>
      </w:r>
      <w:r w:rsidR="00517C37" w:rsidRPr="00C16A75">
        <w:rPr>
          <w:rFonts w:ascii="Times New Roman" w:eastAsia="Times New Roman" w:hAnsi="Times New Roman" w:cs="Times New Roman"/>
          <w:lang w:val="en-US"/>
        </w:rPr>
        <w:t xml:space="preserve"> brain must</w:t>
      </w:r>
      <w:r w:rsidR="00D70FF5" w:rsidRPr="00C16A75">
        <w:rPr>
          <w:rFonts w:ascii="Times New Roman" w:eastAsia="Times New Roman" w:hAnsi="Times New Roman" w:cs="Times New Roman"/>
          <w:lang w:val="en-US"/>
        </w:rPr>
        <w:t xml:space="preserve"> also</w:t>
      </w:r>
      <w:r w:rsidR="00517C37" w:rsidRPr="00C16A75">
        <w:rPr>
          <w:rFonts w:ascii="Times New Roman" w:eastAsia="Times New Roman" w:hAnsi="Times New Roman" w:cs="Times New Roman"/>
          <w:lang w:val="en-US"/>
        </w:rPr>
        <w:t xml:space="preserve"> calculate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the effect of carbon dioxide</w:t>
      </w:r>
      <w:r w:rsidR="00C45A84" w:rsidRPr="00C16A75">
        <w:rPr>
          <w:rFonts w:ascii="Times New Roman" w:eastAsia="Times New Roman" w:hAnsi="Times New Roman" w:cs="Times New Roman"/>
          <w:lang w:val="en-US"/>
        </w:rPr>
        <w:t xml:space="preserve"> </w:t>
      </w:r>
      <w:r w:rsidR="00954841"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(Kety and Schmidt, 1948)</w:t>
      </w:r>
      <w:r w:rsidR="00954841" w:rsidRPr="00C16A75">
        <w:rPr>
          <w:rFonts w:ascii="Times New Roman" w:eastAsia="Times New Roman" w:hAnsi="Times New Roman" w:cs="Times New Roman"/>
          <w:lang w:val="en-US"/>
        </w:rPr>
        <w:fldChar w:fldCharType="end"/>
      </w:r>
      <w:r w:rsidR="00517C37" w:rsidRPr="00C16A75">
        <w:rPr>
          <w:rFonts w:ascii="Times New Roman" w:eastAsia="Times New Roman" w:hAnsi="Times New Roman" w:cs="Times New Roman"/>
          <w:lang w:val="en-US"/>
        </w:rPr>
        <w:t xml:space="preserve">, which increases </w:t>
      </w:r>
      <w:r w:rsidR="00B96122" w:rsidRPr="00C16A75">
        <w:rPr>
          <w:rFonts w:ascii="Times New Roman" w:eastAsia="Times New Roman" w:hAnsi="Times New Roman" w:cs="Times New Roman"/>
          <w:lang w:val="en-US"/>
        </w:rPr>
        <w:t xml:space="preserve">blood conductance in </w:t>
      </w:r>
      <w:r w:rsidR="00D70FF5" w:rsidRPr="00C16A75">
        <w:rPr>
          <w:rFonts w:ascii="Times New Roman" w:eastAsia="Times New Roman" w:hAnsi="Times New Roman" w:cs="Times New Roman"/>
          <w:lang w:val="en-US"/>
        </w:rPr>
        <w:t xml:space="preserve">a </w:t>
      </w:r>
      <w:r w:rsidR="00B96122" w:rsidRPr="00C16A75">
        <w:rPr>
          <w:rFonts w:ascii="Times New Roman" w:eastAsia="Times New Roman" w:hAnsi="Times New Roman" w:cs="Times New Roman"/>
          <w:lang w:val="en-US"/>
        </w:rPr>
        <w:t xml:space="preserve">situation </w:t>
      </w:r>
      <w:r w:rsidR="00D70FF5" w:rsidRPr="00C16A75">
        <w:rPr>
          <w:rFonts w:ascii="Times New Roman" w:eastAsia="Times New Roman" w:hAnsi="Times New Roman" w:cs="Times New Roman"/>
          <w:lang w:val="en-US"/>
        </w:rPr>
        <w:t xml:space="preserve">where </w:t>
      </w:r>
      <w:r w:rsidR="00B96122" w:rsidRPr="00C16A75">
        <w:rPr>
          <w:rFonts w:ascii="Times New Roman" w:eastAsia="Times New Roman" w:hAnsi="Times New Roman" w:cs="Times New Roman"/>
          <w:lang w:val="en-US"/>
        </w:rPr>
        <w:t xml:space="preserve">it </w:t>
      </w:r>
      <w:r w:rsidR="00D70FF5" w:rsidRPr="00C16A75">
        <w:rPr>
          <w:rFonts w:ascii="Times New Roman" w:eastAsia="Times New Roman" w:hAnsi="Times New Roman" w:cs="Times New Roman"/>
          <w:lang w:val="en-US"/>
        </w:rPr>
        <w:t>needs to be</w:t>
      </w:r>
      <w:r w:rsidR="00B96122" w:rsidRPr="00C16A75">
        <w:rPr>
          <w:rFonts w:ascii="Times New Roman" w:eastAsia="Times New Roman" w:hAnsi="Times New Roman" w:cs="Times New Roman"/>
          <w:lang w:val="en-US"/>
        </w:rPr>
        <w:t xml:space="preserve"> washed out or </w:t>
      </w:r>
      <w:r w:rsidR="00D70FF5" w:rsidRPr="00C16A75">
        <w:rPr>
          <w:rFonts w:ascii="Times New Roman" w:eastAsia="Times New Roman" w:hAnsi="Times New Roman" w:cs="Times New Roman"/>
          <w:lang w:val="en-US"/>
        </w:rPr>
        <w:t xml:space="preserve">where it </w:t>
      </w:r>
      <w:r w:rsidR="00B96122" w:rsidRPr="00C16A75">
        <w:rPr>
          <w:rFonts w:ascii="Times New Roman" w:eastAsia="Times New Roman" w:hAnsi="Times New Roman" w:cs="Times New Roman"/>
          <w:lang w:val="en-US"/>
        </w:rPr>
        <w:t>decrease</w:t>
      </w:r>
      <w:r w:rsidR="00D70FF5" w:rsidRPr="00C16A75">
        <w:rPr>
          <w:rFonts w:ascii="Times New Roman" w:eastAsia="Times New Roman" w:hAnsi="Times New Roman" w:cs="Times New Roman"/>
          <w:lang w:val="en-US"/>
        </w:rPr>
        <w:t>s</w:t>
      </w:r>
      <w:r w:rsidR="00B96122" w:rsidRPr="00C16A75">
        <w:rPr>
          <w:rFonts w:ascii="Times New Roman" w:eastAsia="Times New Roman" w:hAnsi="Times New Roman" w:cs="Times New Roman"/>
          <w:lang w:val="en-US"/>
        </w:rPr>
        <w:t xml:space="preserve"> blood conductance</w:t>
      </w:r>
      <w:r w:rsidR="00D70FF5" w:rsidRPr="00C16A75">
        <w:rPr>
          <w:rFonts w:ascii="Times New Roman" w:eastAsia="Times New Roman" w:hAnsi="Times New Roman" w:cs="Times New Roman"/>
          <w:lang w:val="en-US"/>
        </w:rPr>
        <w:t>, where</w:t>
      </w:r>
      <w:r w:rsidR="00B96122" w:rsidRPr="00C16A75">
        <w:rPr>
          <w:rFonts w:ascii="Times New Roman" w:eastAsia="Times New Roman" w:hAnsi="Times New Roman" w:cs="Times New Roman"/>
          <w:lang w:val="en-US"/>
        </w:rPr>
        <w:t xml:space="preserve"> it must be accumulated to eliminate local rapid pH changes.</w:t>
      </w:r>
      <w:r w:rsidR="00517C37" w:rsidRPr="00C16A75">
        <w:rPr>
          <w:rFonts w:ascii="Times New Roman" w:eastAsia="Times New Roman" w:hAnsi="Times New Roman" w:cs="Times New Roman"/>
          <w:lang w:val="en-US"/>
        </w:rPr>
        <w:t xml:space="preserve"> </w:t>
      </w:r>
      <w:r w:rsidR="00B96122" w:rsidRPr="00C16A75">
        <w:rPr>
          <w:rFonts w:ascii="Times New Roman" w:eastAsia="Times New Roman" w:hAnsi="Times New Roman" w:cs="Times New Roman"/>
          <w:lang w:val="en-US"/>
        </w:rPr>
        <w:t>Th</w:t>
      </w:r>
      <w:r w:rsidR="0038178E" w:rsidRPr="00C16A75">
        <w:rPr>
          <w:rFonts w:ascii="Times New Roman" w:eastAsia="Times New Roman" w:hAnsi="Times New Roman" w:cs="Times New Roman"/>
          <w:lang w:val="en-US"/>
        </w:rPr>
        <w:t>e local metabolic demand for oxygen is also one of the factors of</w:t>
      </w:r>
      <w:r w:rsidR="00B96122" w:rsidRPr="00C16A75">
        <w:rPr>
          <w:rFonts w:ascii="Times New Roman" w:eastAsia="Times New Roman" w:hAnsi="Times New Roman" w:cs="Times New Roman"/>
          <w:lang w:val="en-US"/>
        </w:rPr>
        <w:t xml:space="preserve"> vascular resistance. </w:t>
      </w:r>
      <w:r w:rsidR="0038178E" w:rsidRPr="00C16A75">
        <w:rPr>
          <w:rFonts w:ascii="Times New Roman" w:eastAsia="Times New Roman" w:hAnsi="Times New Roman" w:cs="Times New Roman"/>
          <w:lang w:val="en-US"/>
        </w:rPr>
        <w:t xml:space="preserve">The </w:t>
      </w:r>
      <w:r w:rsidR="00D70FF5" w:rsidRPr="00C16A75">
        <w:rPr>
          <w:rFonts w:ascii="Times New Roman" w:eastAsia="Times New Roman" w:hAnsi="Times New Roman" w:cs="Times New Roman"/>
          <w:lang w:val="en-US"/>
        </w:rPr>
        <w:t>final factor</w:t>
      </w:r>
      <w:r w:rsidR="0038178E" w:rsidRPr="00C16A75">
        <w:rPr>
          <w:rFonts w:ascii="Times New Roman" w:eastAsia="Times New Roman" w:hAnsi="Times New Roman" w:cs="Times New Roman"/>
          <w:lang w:val="en-US"/>
        </w:rPr>
        <w:t xml:space="preserve"> is </w:t>
      </w:r>
      <w:r w:rsidR="00D70FF5" w:rsidRPr="00C16A75">
        <w:rPr>
          <w:rFonts w:ascii="Times New Roman" w:eastAsia="Times New Roman" w:hAnsi="Times New Roman" w:cs="Times New Roman"/>
          <w:lang w:val="en-US"/>
        </w:rPr>
        <w:t xml:space="preserve">an </w:t>
      </w:r>
      <w:r w:rsidR="0038178E" w:rsidRPr="00C16A75">
        <w:rPr>
          <w:rFonts w:ascii="Times New Roman" w:eastAsia="Times New Roman" w:hAnsi="Times New Roman" w:cs="Times New Roman"/>
          <w:lang w:val="en-US"/>
        </w:rPr>
        <w:t>embolism, where the perceptual part of tissue circulation can be blocked by an embolus</w:t>
      </w:r>
      <w:r w:rsidR="00D70FF5" w:rsidRPr="00C16A75">
        <w:rPr>
          <w:rFonts w:ascii="Times New Roman" w:eastAsia="Times New Roman" w:hAnsi="Times New Roman" w:cs="Times New Roman"/>
          <w:lang w:val="en-US"/>
        </w:rPr>
        <w:t xml:space="preserve"> in the form of a</w:t>
      </w:r>
      <w:r w:rsidR="0038178E" w:rsidRPr="00C16A75">
        <w:rPr>
          <w:rFonts w:ascii="Times New Roman" w:eastAsia="Times New Roman" w:hAnsi="Times New Roman" w:cs="Times New Roman"/>
          <w:lang w:val="en-US"/>
        </w:rPr>
        <w:t xml:space="preserve"> blood clot, gas bubble or any solid blockage </w:t>
      </w:r>
      <w:r w:rsidR="00D70FF5" w:rsidRPr="00C16A75">
        <w:rPr>
          <w:rFonts w:ascii="Times New Roman" w:eastAsia="Times New Roman" w:hAnsi="Times New Roman" w:cs="Times New Roman"/>
          <w:lang w:val="en-US"/>
        </w:rPr>
        <w:t xml:space="preserve">in the </w:t>
      </w:r>
      <w:r w:rsidR="0038178E" w:rsidRPr="00C16A75">
        <w:rPr>
          <w:rFonts w:ascii="Times New Roman" w:eastAsia="Times New Roman" w:hAnsi="Times New Roman" w:cs="Times New Roman"/>
          <w:lang w:val="en-US"/>
        </w:rPr>
        <w:t>blood stream.</w:t>
      </w:r>
    </w:p>
    <w:p w14:paraId="2F722B58" w14:textId="16286BAD"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835392" behindDoc="1" locked="0" layoutInCell="1" allowOverlap="1" wp14:anchorId="6BD0931E" wp14:editId="4FDF0B4F">
            <wp:simplePos x="0" y="0"/>
            <wp:positionH relativeFrom="column">
              <wp:posOffset>-838200</wp:posOffset>
            </wp:positionH>
            <wp:positionV relativeFrom="paragraph">
              <wp:posOffset>105410</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899361"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6A75">
        <w:rPr>
          <w:rFonts w:ascii="Times New Roman" w:hAnsi="Times New Roman" w:cs="Times New Roman"/>
          <w:noProof/>
          <w:lang w:val="en-US" w:eastAsia="sk-SK"/>
        </w:rPr>
        <w:drawing>
          <wp:inline distT="0" distB="0" distL="0" distR="0" wp14:anchorId="5609ADCD" wp14:editId="4C5D677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2A13B420" w14:textId="6C10C643" w:rsidR="00401092" w:rsidRPr="00401092" w:rsidRDefault="00401092" w:rsidP="00401092">
      <w:pPr>
        <w:pStyle w:val="Titulek"/>
        <w:jc w:val="both"/>
        <w:rPr>
          <w:rFonts w:ascii="Times New Roman" w:hAnsi="Times New Roman" w:cs="Times New Roman"/>
          <w:lang w:val="en-US"/>
        </w:rPr>
      </w:pPr>
      <w:bookmarkStart w:id="221" w:name="_Ref4093923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Pr>
          <w:rFonts w:ascii="Times New Roman" w:hAnsi="Times New Roman" w:cs="Times New Roman"/>
          <w:noProof/>
          <w:lang w:val="en-US"/>
        </w:rPr>
        <w:t>10</w:t>
      </w:r>
      <w:r w:rsidRPr="00C16A75">
        <w:rPr>
          <w:rFonts w:ascii="Times New Roman" w:hAnsi="Times New Roman" w:cs="Times New Roman"/>
          <w:lang w:val="en-US"/>
        </w:rPr>
        <w:fldChar w:fldCharType="end"/>
      </w:r>
      <w:bookmarkEnd w:id="221"/>
      <w:r w:rsidRPr="00C16A75">
        <w:rPr>
          <w:rFonts w:ascii="Times New Roman" w:hAnsi="Times New Roman" w:cs="Times New Roman"/>
          <w:lang w:val="en-US"/>
        </w:rPr>
        <w:t>: Renal (</w:t>
      </w:r>
      <w:r>
        <w:rPr>
          <w:rFonts w:ascii="Times New Roman" w:hAnsi="Times New Roman" w:cs="Times New Roman"/>
          <w:lang w:val="en-US"/>
        </w:rPr>
        <w:t>micro-) circulation of kidneys.</w:t>
      </w:r>
    </w:p>
    <w:p w14:paraId="27B2A53F" w14:textId="0C677853" w:rsidR="00451FAA" w:rsidRPr="00C16A75" w:rsidRDefault="00451FAA"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 xml:space="preserve">An exception </w:t>
      </w:r>
      <w:r w:rsidR="00D70FF5" w:rsidRPr="00C16A75">
        <w:rPr>
          <w:rFonts w:ascii="Times New Roman" w:eastAsia="Times New Roman" w:hAnsi="Times New Roman" w:cs="Times New Roman"/>
          <w:lang w:val="en-US"/>
        </w:rPr>
        <w:t xml:space="preserve">in terms of </w:t>
      </w:r>
      <w:r w:rsidRPr="00C16A75">
        <w:rPr>
          <w:rFonts w:ascii="Times New Roman" w:eastAsia="Times New Roman" w:hAnsi="Times New Roman" w:cs="Times New Roman"/>
          <w:lang w:val="en-US"/>
        </w:rPr>
        <w:t xml:space="preserve">microcirculation is the renal circulation of kidneys, where only the efferent interlobar part is driven by some of </w:t>
      </w:r>
      <w:r w:rsidR="00F3112D" w:rsidRPr="00C16A75">
        <w:rPr>
          <w:rFonts w:ascii="Times New Roman" w:eastAsia="Times New Roman" w:hAnsi="Times New Roman" w:cs="Times New Roman"/>
          <w:lang w:val="en-US"/>
        </w:rPr>
        <w:t>the above</w:t>
      </w:r>
      <w:r w:rsidRPr="00C16A75">
        <w:rPr>
          <w:rFonts w:ascii="Times New Roman" w:eastAsia="Times New Roman" w:hAnsi="Times New Roman" w:cs="Times New Roman"/>
          <w:lang w:val="en-US"/>
        </w:rPr>
        <w:t>mentioned factors. The strictly regulated renal blood flow by both afferent and efferent arterioles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_Ref409392318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10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needs to set </w:t>
      </w:r>
      <w:r w:rsidR="00F3112D" w:rsidRPr="00C16A75">
        <w:rPr>
          <w:rFonts w:ascii="Times New Roman" w:eastAsia="Times New Roman" w:hAnsi="Times New Roman" w:cs="Times New Roman"/>
          <w:lang w:val="en-US"/>
        </w:rPr>
        <w:t xml:space="preserve">an </w:t>
      </w:r>
      <w:r w:rsidRPr="00C16A75">
        <w:rPr>
          <w:rFonts w:ascii="Times New Roman" w:eastAsia="Times New Roman" w:hAnsi="Times New Roman" w:cs="Times New Roman"/>
          <w:lang w:val="en-US"/>
        </w:rPr>
        <w:t xml:space="preserve">optimal filtration pressure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(Manning, 1987; Manning,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prevent </w:t>
      </w:r>
      <w:r w:rsidR="00F3112D"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washout of kidney medulla concentrations. This </w:t>
      </w:r>
      <w:r w:rsidR="00F3112D" w:rsidRPr="00C16A75">
        <w:rPr>
          <w:rFonts w:ascii="Times New Roman" w:eastAsia="Times New Roman" w:hAnsi="Times New Roman" w:cs="Times New Roman"/>
          <w:lang w:val="en-US"/>
        </w:rPr>
        <w:t>process is</w:t>
      </w:r>
      <w:r w:rsidRPr="00C16A75">
        <w:rPr>
          <w:rFonts w:ascii="Times New Roman" w:eastAsia="Times New Roman" w:hAnsi="Times New Roman" w:cs="Times New Roman"/>
          <w:lang w:val="en-US"/>
        </w:rPr>
        <w:t xml:space="preserve"> driven by </w:t>
      </w:r>
      <w:r w:rsidR="00F3112D" w:rsidRPr="00C16A75">
        <w:rPr>
          <w:rFonts w:ascii="Times New Roman" w:eastAsia="Times New Roman" w:hAnsi="Times New Roman" w:cs="Times New Roman"/>
          <w:lang w:val="en-US"/>
        </w:rPr>
        <w:t xml:space="preserve">a </w:t>
      </w:r>
      <w:r w:rsidRPr="00C16A75">
        <w:rPr>
          <w:rFonts w:ascii="Times New Roman" w:eastAsia="Times New Roman" w:hAnsi="Times New Roman" w:cs="Times New Roman"/>
          <w:lang w:val="en-US"/>
        </w:rPr>
        <w:t xml:space="preserve">number of working nephrons, tubule-glomerular-feedback </w:t>
      </w:r>
      <w:r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 </w:instrText>
      </w:r>
      <w:r w:rsidR="001C3BA7"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EN.CITE.DATA </w:instrText>
      </w:r>
      <w:r w:rsidR="001C3BA7" w:rsidRPr="00C16A75">
        <w:rPr>
          <w:rFonts w:ascii="Times New Roman" w:eastAsia="Times New Roman" w:hAnsi="Times New Roman" w:cs="Times New Roman"/>
          <w:lang w:val="en-US"/>
        </w:rPr>
      </w:r>
      <w:r w:rsidR="001C3BA7"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(Ito and Carretero, 1990; Moore and Casellas,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baroreflex-like patterns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(Skarlatos, et al., 1993)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local mechanoreceptor-myogenic pattern</w:t>
      </w:r>
      <w:r w:rsidR="00F3112D"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(Aukland, 1989; Drummond, et al., 2008)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by efferent interlobar microcirculation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(Heyeraas and Aukland, 1987)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B99C1AE" w14:textId="7870E182" w:rsidR="00335FA8" w:rsidRPr="00C16A75" w:rsidRDefault="00F3112D"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H</w:t>
      </w:r>
      <w:r w:rsidR="00B36519" w:rsidRPr="00C16A75">
        <w:rPr>
          <w:rFonts w:ascii="Times New Roman" w:eastAsia="Times New Roman" w:hAnsi="Times New Roman" w:cs="Times New Roman"/>
          <w:lang w:val="en-US"/>
        </w:rPr>
        <w:t xml:space="preserve">ydraulic resistance (reciprocal value of conductance) is regulated by </w:t>
      </w:r>
      <w:r w:rsidRPr="00C16A75">
        <w:rPr>
          <w:rFonts w:ascii="Times New Roman" w:eastAsia="Times New Roman" w:hAnsi="Times New Roman" w:cs="Times New Roman"/>
          <w:lang w:val="en-US"/>
        </w:rPr>
        <w:t xml:space="preserve">a </w:t>
      </w:r>
      <w:r w:rsidR="00B36519" w:rsidRPr="00C16A75">
        <w:rPr>
          <w:rFonts w:ascii="Times New Roman" w:eastAsia="Times New Roman" w:hAnsi="Times New Roman" w:cs="Times New Roman"/>
          <w:lang w:val="en-US"/>
        </w:rPr>
        <w:t xml:space="preserve">cross-sectional area of vessels. The higher </w:t>
      </w:r>
      <w:r w:rsidRPr="00C16A75">
        <w:rPr>
          <w:rFonts w:ascii="Times New Roman" w:eastAsia="Times New Roman" w:hAnsi="Times New Roman" w:cs="Times New Roman"/>
          <w:lang w:val="en-US"/>
        </w:rPr>
        <w:t xml:space="preserve">the </w:t>
      </w:r>
      <w:r w:rsidR="00C45A84" w:rsidRPr="00C16A75">
        <w:rPr>
          <w:rFonts w:ascii="Times New Roman" w:eastAsia="Times New Roman" w:hAnsi="Times New Roman" w:cs="Times New Roman"/>
          <w:lang w:val="en-US"/>
        </w:rPr>
        <w:t>cross-</w:t>
      </w:r>
      <w:r w:rsidR="00B36519" w:rsidRPr="00C16A75">
        <w:rPr>
          <w:rFonts w:ascii="Times New Roman" w:eastAsia="Times New Roman" w:hAnsi="Times New Roman" w:cs="Times New Roman"/>
          <w:lang w:val="en-US"/>
        </w:rPr>
        <w:t xml:space="preserve">area the faster the blood stream </w:t>
      </w:r>
      <w:r w:rsidRPr="00C16A75">
        <w:rPr>
          <w:rFonts w:ascii="Times New Roman" w:eastAsia="Times New Roman" w:hAnsi="Times New Roman" w:cs="Times New Roman"/>
          <w:lang w:val="en-US"/>
        </w:rPr>
        <w:t xml:space="preserve">will be </w:t>
      </w:r>
      <w:r w:rsidR="00B36519" w:rsidRPr="00C16A75">
        <w:rPr>
          <w:rFonts w:ascii="Times New Roman" w:eastAsia="Times New Roman" w:hAnsi="Times New Roman" w:cs="Times New Roman"/>
          <w:lang w:val="en-US"/>
        </w:rPr>
        <w:t xml:space="preserve">at the same pressure gradient. </w:t>
      </w:r>
      <w:r w:rsidRPr="00C16A75">
        <w:rPr>
          <w:rFonts w:ascii="Times New Roman" w:eastAsia="Times New Roman" w:hAnsi="Times New Roman" w:cs="Times New Roman"/>
          <w:lang w:val="en-US"/>
        </w:rPr>
        <w:t xml:space="preserve">The radius </w:t>
      </w:r>
      <w:r w:rsidR="00B36519" w:rsidRPr="00C16A75">
        <w:rPr>
          <w:rFonts w:ascii="Times New Roman" w:eastAsia="Times New Roman" w:hAnsi="Times New Roman" w:cs="Times New Roman"/>
          <w:lang w:val="en-US"/>
        </w:rPr>
        <w:t xml:space="preserve">of this area is a function of circumference, which is determined by </w:t>
      </w:r>
      <w:r w:rsidRPr="00C16A75">
        <w:rPr>
          <w:rFonts w:ascii="Times New Roman" w:eastAsia="Times New Roman" w:hAnsi="Times New Roman" w:cs="Times New Roman"/>
          <w:lang w:val="en-US"/>
        </w:rPr>
        <w:t xml:space="preserve">the </w:t>
      </w:r>
      <w:r w:rsidR="00B36519" w:rsidRPr="00C16A75">
        <w:rPr>
          <w:rFonts w:ascii="Times New Roman" w:eastAsia="Times New Roman" w:hAnsi="Times New Roman" w:cs="Times New Roman"/>
          <w:lang w:val="en-US"/>
        </w:rPr>
        <w:t>current length of</w:t>
      </w:r>
      <w:r w:rsidR="002B1328" w:rsidRPr="00C16A75">
        <w:rPr>
          <w:rFonts w:ascii="Times New Roman" w:eastAsia="Times New Roman" w:hAnsi="Times New Roman" w:cs="Times New Roman"/>
          <w:lang w:val="en-US"/>
        </w:rPr>
        <w:t xml:space="preserve"> surrounded</w:t>
      </w:r>
      <w:r w:rsidR="00B36519" w:rsidRPr="00C16A75">
        <w:rPr>
          <w:rFonts w:ascii="Times New Roman" w:eastAsia="Times New Roman" w:hAnsi="Times New Roman" w:cs="Times New Roman"/>
          <w:lang w:val="en-US"/>
        </w:rPr>
        <w:t xml:space="preserve"> vascular smooth muscle. The v</w:t>
      </w:r>
      <w:r w:rsidR="00610D1C" w:rsidRPr="00C16A75">
        <w:rPr>
          <w:rFonts w:ascii="Times New Roman" w:eastAsia="Times New Roman" w:hAnsi="Times New Roman" w:cs="Times New Roman"/>
          <w:lang w:val="en-US"/>
        </w:rPr>
        <w:t xml:space="preserve">ascular smooth muscle tone is regulated </w:t>
      </w:r>
      <w:r w:rsidRPr="00C16A75">
        <w:rPr>
          <w:rFonts w:ascii="Times New Roman" w:eastAsia="Times New Roman" w:hAnsi="Times New Roman" w:cs="Times New Roman"/>
          <w:lang w:val="en-US"/>
        </w:rPr>
        <w:t xml:space="preserve">by </w:t>
      </w:r>
      <w:r w:rsidR="00610D1C" w:rsidRPr="00C16A75">
        <w:rPr>
          <w:rFonts w:ascii="Times New Roman" w:eastAsia="Times New Roman" w:hAnsi="Times New Roman" w:cs="Times New Roman"/>
          <w:lang w:val="en-US"/>
        </w:rPr>
        <w:t xml:space="preserve">many </w:t>
      </w:r>
      <w:r w:rsidRPr="00C16A75">
        <w:rPr>
          <w:rFonts w:ascii="Times New Roman" w:eastAsia="Times New Roman" w:hAnsi="Times New Roman" w:cs="Times New Roman"/>
          <w:lang w:val="en-US"/>
        </w:rPr>
        <w:t xml:space="preserve">factors, as </w:t>
      </w:r>
      <w:r w:rsidR="00B36519" w:rsidRPr="00C16A75">
        <w:rPr>
          <w:rFonts w:ascii="Times New Roman" w:eastAsia="Times New Roman" w:hAnsi="Times New Roman" w:cs="Times New Roman"/>
          <w:lang w:val="en-US"/>
        </w:rPr>
        <w:t xml:space="preserve">described </w:t>
      </w:r>
      <w:r w:rsidRPr="00C16A75">
        <w:rPr>
          <w:rFonts w:ascii="Times New Roman" w:eastAsia="Times New Roman" w:hAnsi="Times New Roman" w:cs="Times New Roman"/>
          <w:lang w:val="en-US"/>
        </w:rPr>
        <w:t>previously</w:t>
      </w:r>
      <w:r w:rsidR="00C45A84" w:rsidRPr="00C16A75">
        <w:rPr>
          <w:rFonts w:ascii="Times New Roman" w:eastAsia="Times New Roman" w:hAnsi="Times New Roman" w:cs="Times New Roman"/>
          <w:lang w:val="en-US"/>
        </w:rPr>
        <w:t xml:space="preserve"> </w:t>
      </w:r>
      <w:r w:rsidR="00C45A84"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(Mellander and Bjornberg, 1992; Shigemi, et al., 1994)</w:t>
      </w:r>
      <w:r w:rsidR="00C45A84" w:rsidRPr="00C16A75">
        <w:rPr>
          <w:rFonts w:ascii="Times New Roman" w:eastAsia="Times New Roman" w:hAnsi="Times New Roman" w:cs="Times New Roman"/>
          <w:lang w:val="en-US"/>
        </w:rPr>
        <w:fldChar w:fldCharType="end"/>
      </w:r>
      <w:r w:rsidR="00610D1C"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V</w:t>
      </w:r>
      <w:r w:rsidR="00610D1C" w:rsidRPr="00C16A75">
        <w:rPr>
          <w:rFonts w:ascii="Times New Roman" w:eastAsia="Times New Roman" w:hAnsi="Times New Roman" w:cs="Times New Roman"/>
          <w:lang w:val="en-US"/>
        </w:rPr>
        <w:t>asoconstriction causes increasing resistance</w:t>
      </w:r>
      <w:r w:rsidR="00A336A4" w:rsidRPr="00C16A75">
        <w:rPr>
          <w:rFonts w:ascii="Times New Roman" w:eastAsia="Times New Roman" w:hAnsi="Times New Roman" w:cs="Times New Roman"/>
          <w:lang w:val="en-US"/>
        </w:rPr>
        <w:t xml:space="preserve"> and pressure</w:t>
      </w:r>
      <w:r w:rsidRPr="00C16A75">
        <w:rPr>
          <w:rFonts w:ascii="Times New Roman" w:eastAsia="Times New Roman" w:hAnsi="Times New Roman" w:cs="Times New Roman"/>
          <w:lang w:val="en-US"/>
        </w:rPr>
        <w:t>,</w:t>
      </w:r>
      <w:r w:rsidR="00A336A4" w:rsidRPr="00C16A75">
        <w:rPr>
          <w:rFonts w:ascii="Times New Roman" w:eastAsia="Times New Roman" w:hAnsi="Times New Roman" w:cs="Times New Roman"/>
          <w:lang w:val="en-US"/>
        </w:rPr>
        <w:t xml:space="preserve"> together with decreasing blood flow. </w:t>
      </w:r>
      <w:r w:rsidR="00B97216" w:rsidRPr="00C16A75">
        <w:rPr>
          <w:rFonts w:ascii="Times New Roman" w:eastAsia="Times New Roman" w:hAnsi="Times New Roman" w:cs="Times New Roman"/>
          <w:lang w:val="en-US"/>
        </w:rPr>
        <w:t>V</w:t>
      </w:r>
      <w:r w:rsidR="00A336A4" w:rsidRPr="00C16A75">
        <w:rPr>
          <w:rFonts w:ascii="Times New Roman" w:eastAsia="Times New Roman" w:hAnsi="Times New Roman" w:cs="Times New Roman"/>
          <w:lang w:val="en-US"/>
        </w:rPr>
        <w:t>asodilation has</w:t>
      </w:r>
      <w:r w:rsidR="00B97216" w:rsidRPr="00C16A75">
        <w:rPr>
          <w:rFonts w:ascii="Times New Roman" w:eastAsia="Times New Roman" w:hAnsi="Times New Roman" w:cs="Times New Roman"/>
          <w:lang w:val="en-US"/>
        </w:rPr>
        <w:t xml:space="preserve"> the</w:t>
      </w:r>
      <w:r w:rsidR="00A336A4" w:rsidRPr="00C16A75">
        <w:rPr>
          <w:rFonts w:ascii="Times New Roman" w:eastAsia="Times New Roman" w:hAnsi="Times New Roman" w:cs="Times New Roman"/>
          <w:lang w:val="en-US"/>
        </w:rPr>
        <w:t xml:space="preserve"> opposite effect</w:t>
      </w:r>
      <w:r w:rsidR="00B97216" w:rsidRPr="00C16A75">
        <w:rPr>
          <w:rFonts w:ascii="Times New Roman" w:eastAsia="Times New Roman" w:hAnsi="Times New Roman" w:cs="Times New Roman"/>
          <w:lang w:val="en-US"/>
        </w:rPr>
        <w:t>. These types of</w:t>
      </w:r>
      <w:r w:rsidR="00A336A4" w:rsidRPr="00C16A75">
        <w:rPr>
          <w:rFonts w:ascii="Times New Roman" w:eastAsia="Times New Roman" w:hAnsi="Times New Roman" w:cs="Times New Roman"/>
          <w:lang w:val="en-US"/>
        </w:rPr>
        <w:t xml:space="preserve"> vascular regulations </w:t>
      </w:r>
      <w:r w:rsidR="00B97216" w:rsidRPr="00C16A75">
        <w:rPr>
          <w:rFonts w:ascii="Times New Roman" w:eastAsia="Times New Roman" w:hAnsi="Times New Roman" w:cs="Times New Roman"/>
          <w:lang w:val="en-US"/>
        </w:rPr>
        <w:t xml:space="preserve">are </w:t>
      </w:r>
      <w:r w:rsidR="00A336A4" w:rsidRPr="00C16A75">
        <w:rPr>
          <w:rFonts w:ascii="Times New Roman" w:eastAsia="Times New Roman" w:hAnsi="Times New Roman" w:cs="Times New Roman"/>
          <w:lang w:val="en-US"/>
        </w:rPr>
        <w:t xml:space="preserve">specific for </w:t>
      </w:r>
      <w:r w:rsidR="00B97216" w:rsidRPr="00C16A75">
        <w:rPr>
          <w:rFonts w:ascii="Times New Roman" w:eastAsia="Times New Roman" w:hAnsi="Times New Roman" w:cs="Times New Roman"/>
          <w:lang w:val="en-US"/>
        </w:rPr>
        <w:t xml:space="preserve">different </w:t>
      </w:r>
      <w:r w:rsidR="00A336A4" w:rsidRPr="00C16A75">
        <w:rPr>
          <w:rFonts w:ascii="Times New Roman" w:eastAsia="Times New Roman" w:hAnsi="Times New Roman" w:cs="Times New Roman"/>
          <w:lang w:val="en-US"/>
        </w:rPr>
        <w:t>tissues</w:t>
      </w:r>
      <w:r w:rsidR="00B36519" w:rsidRPr="00C16A75">
        <w:rPr>
          <w:rFonts w:ascii="Times New Roman" w:eastAsia="Times New Roman" w:hAnsi="Times New Roman" w:cs="Times New Roman"/>
          <w:lang w:val="en-US"/>
        </w:rPr>
        <w:t xml:space="preserve">, where any of the factors </w:t>
      </w:r>
      <w:r w:rsidR="00B97216" w:rsidRPr="00C16A75">
        <w:rPr>
          <w:rFonts w:ascii="Times New Roman" w:eastAsia="Times New Roman" w:hAnsi="Times New Roman" w:cs="Times New Roman"/>
          <w:lang w:val="en-US"/>
        </w:rPr>
        <w:t xml:space="preserve">can be disabled or enabled, </w:t>
      </w:r>
      <w:r w:rsidR="00B36519" w:rsidRPr="00C16A75">
        <w:rPr>
          <w:rFonts w:ascii="Times New Roman" w:eastAsia="Times New Roman" w:hAnsi="Times New Roman" w:cs="Times New Roman"/>
          <w:lang w:val="en-US"/>
        </w:rPr>
        <w:t xml:space="preserve">or </w:t>
      </w:r>
      <w:r w:rsidR="00C45A84" w:rsidRPr="00C16A75">
        <w:rPr>
          <w:rFonts w:ascii="Times New Roman" w:eastAsia="Times New Roman" w:hAnsi="Times New Roman" w:cs="Times New Roman"/>
          <w:lang w:val="en-US"/>
        </w:rPr>
        <w:t>set to different sensibilit</w:t>
      </w:r>
      <w:r w:rsidR="00B97216" w:rsidRPr="00C16A75">
        <w:rPr>
          <w:rFonts w:ascii="Times New Roman" w:eastAsia="Times New Roman" w:hAnsi="Times New Roman" w:cs="Times New Roman"/>
          <w:lang w:val="en-US"/>
        </w:rPr>
        <w:t>ies</w:t>
      </w:r>
      <w:r w:rsidR="00C45A84" w:rsidRPr="00C16A75">
        <w:rPr>
          <w:rFonts w:ascii="Times New Roman" w:eastAsia="Times New Roman" w:hAnsi="Times New Roman" w:cs="Times New Roman"/>
          <w:lang w:val="en-US"/>
        </w:rPr>
        <w:t xml:space="preserve"> for</w:t>
      </w:r>
      <w:r w:rsidR="00B36519" w:rsidRPr="00C16A75">
        <w:rPr>
          <w:rFonts w:ascii="Times New Roman" w:eastAsia="Times New Roman" w:hAnsi="Times New Roman" w:cs="Times New Roman"/>
          <w:lang w:val="en-US"/>
        </w:rPr>
        <w:t xml:space="preserve"> different tissues. </w:t>
      </w:r>
    </w:p>
    <w:p w14:paraId="14A808C7" w14:textId="77777777" w:rsidR="003362FC" w:rsidRPr="00C16A75" w:rsidRDefault="00C21D8B" w:rsidP="00911E3F">
      <w:pPr>
        <w:pStyle w:val="Nadpis3"/>
        <w:jc w:val="both"/>
        <w:rPr>
          <w:rFonts w:ascii="Times New Roman" w:eastAsia="Times New Roman" w:hAnsi="Times New Roman" w:cs="Times New Roman"/>
          <w:lang w:val="en-US"/>
        </w:rPr>
      </w:pPr>
      <w:bookmarkStart w:id="222" w:name="_Ref409081391"/>
      <w:bookmarkStart w:id="223" w:name="_Toc409289296"/>
      <w:r w:rsidRPr="00C16A75">
        <w:rPr>
          <w:rFonts w:ascii="Times New Roman" w:eastAsia="Times New Roman" w:hAnsi="Times New Roman" w:cs="Times New Roman"/>
          <w:lang w:val="en-US"/>
        </w:rPr>
        <w:t>Blood</w:t>
      </w:r>
      <w:bookmarkEnd w:id="222"/>
      <w:bookmarkEnd w:id="223"/>
      <w:r w:rsidR="00F516A0" w:rsidRPr="00C16A75">
        <w:rPr>
          <w:rFonts w:ascii="Times New Roman" w:eastAsia="Times New Roman" w:hAnsi="Times New Roman" w:cs="Times New Roman"/>
          <w:lang w:val="en-US"/>
        </w:rPr>
        <w:t xml:space="preserve"> properties</w:t>
      </w:r>
    </w:p>
    <w:p w14:paraId="0D658899" w14:textId="5B27E6B4" w:rsidR="003362FC" w:rsidRPr="00C16A75" w:rsidRDefault="000C14D5"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Blood v</w:t>
      </w:r>
      <w:r w:rsidR="003362FC" w:rsidRPr="00C16A75">
        <w:rPr>
          <w:rFonts w:ascii="Times New Roman" w:eastAsia="Times New Roman" w:hAnsi="Times New Roman" w:cs="Times New Roman"/>
          <w:lang w:val="en-US"/>
        </w:rPr>
        <w:t xml:space="preserve">olume </w:t>
      </w:r>
      <w:r w:rsidRPr="00C16A75">
        <w:rPr>
          <w:rFonts w:ascii="Times New Roman" w:eastAsia="Times New Roman" w:hAnsi="Times New Roman" w:cs="Times New Roman"/>
          <w:lang w:val="en-US"/>
        </w:rPr>
        <w:t xml:space="preserve">is calculated as plasma volume plus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volume of red</w:t>
      </w:r>
      <w:r w:rsidR="002B1328" w:rsidRPr="00C16A75">
        <w:rPr>
          <w:rFonts w:ascii="Times New Roman" w:eastAsia="Times New Roman" w:hAnsi="Times New Roman" w:cs="Times New Roman"/>
          <w:lang w:val="en-US"/>
        </w:rPr>
        <w:t xml:space="preserve"> blood </w:t>
      </w:r>
      <w:r w:rsidRPr="00C16A75">
        <w:rPr>
          <w:rFonts w:ascii="Times New Roman" w:eastAsia="Times New Roman" w:hAnsi="Times New Roman" w:cs="Times New Roman"/>
          <w:lang w:val="en-US"/>
        </w:rPr>
        <w:t xml:space="preserve">cells. </w:t>
      </w:r>
      <w:r w:rsidR="00B97216" w:rsidRPr="00C16A75">
        <w:rPr>
          <w:rFonts w:ascii="Times New Roman" w:eastAsia="Times New Roman" w:hAnsi="Times New Roman" w:cs="Times New Roman"/>
          <w:lang w:val="en-US"/>
        </w:rPr>
        <w:t>B</w:t>
      </w:r>
      <w:r w:rsidRPr="00C16A75">
        <w:rPr>
          <w:rFonts w:ascii="Times New Roman" w:eastAsia="Times New Roman" w:hAnsi="Times New Roman" w:cs="Times New Roman"/>
          <w:lang w:val="en-US"/>
        </w:rPr>
        <w:t xml:space="preserve">lood plasma volume is calculated by </w:t>
      </w:r>
      <w:r w:rsidR="00B97216" w:rsidRPr="00C16A75">
        <w:rPr>
          <w:rFonts w:ascii="Times New Roman" w:eastAsia="Times New Roman" w:hAnsi="Times New Roman" w:cs="Times New Roman"/>
          <w:lang w:val="en-US"/>
        </w:rPr>
        <w:t xml:space="preserve">the water </w:t>
      </w:r>
      <w:r w:rsidRPr="00C16A75">
        <w:rPr>
          <w:rFonts w:ascii="Times New Roman" w:eastAsia="Times New Roman" w:hAnsi="Times New Roman" w:cs="Times New Roman"/>
          <w:lang w:val="en-US"/>
        </w:rPr>
        <w:t xml:space="preserve">subsystem, but the amount of </w:t>
      </w:r>
      <w:r w:rsidR="002B1328" w:rsidRPr="00C16A75">
        <w:rPr>
          <w:rFonts w:ascii="Times New Roman" w:eastAsia="Times New Roman" w:hAnsi="Times New Roman" w:cs="Times New Roman"/>
          <w:lang w:val="en-US"/>
        </w:rPr>
        <w:t>erythrocytes</w:t>
      </w:r>
      <w:r w:rsidRPr="00C16A75">
        <w:rPr>
          <w:rFonts w:ascii="Times New Roman" w:eastAsia="Times New Roman" w:hAnsi="Times New Roman" w:cs="Times New Roman"/>
          <w:lang w:val="en-US"/>
        </w:rPr>
        <w:t xml:space="preserve"> is integrated inside </w:t>
      </w:r>
      <w:r w:rsidR="00B97216" w:rsidRPr="00C16A75">
        <w:rPr>
          <w:rFonts w:ascii="Times New Roman" w:eastAsia="Times New Roman" w:hAnsi="Times New Roman" w:cs="Times New Roman"/>
          <w:lang w:val="en-US"/>
        </w:rPr>
        <w:t xml:space="preserve">the cardiovascular </w:t>
      </w:r>
      <w:r w:rsidRPr="00C16A75">
        <w:rPr>
          <w:rFonts w:ascii="Times New Roman" w:eastAsia="Times New Roman" w:hAnsi="Times New Roman" w:cs="Times New Roman"/>
          <w:lang w:val="en-US"/>
        </w:rPr>
        <w:t xml:space="preserve">subsystem </w:t>
      </w:r>
      <w:r w:rsidR="00B97216" w:rsidRPr="00C16A75">
        <w:rPr>
          <w:rFonts w:ascii="Times New Roman" w:eastAsia="Times New Roman" w:hAnsi="Times New Roman" w:cs="Times New Roman"/>
          <w:lang w:val="en-US"/>
        </w:rPr>
        <w:t xml:space="preserve">alongside the </w:t>
      </w:r>
      <w:r w:rsidRPr="00C16A75">
        <w:rPr>
          <w:rFonts w:ascii="Times New Roman" w:eastAsia="Times New Roman" w:hAnsi="Times New Roman" w:cs="Times New Roman"/>
          <w:lang w:val="en-US"/>
        </w:rPr>
        <w:t>componen</w:t>
      </w:r>
      <w:r w:rsidR="005B358E" w:rsidRPr="00C16A75">
        <w:rPr>
          <w:rFonts w:ascii="Times New Roman" w:eastAsia="Times New Roman" w:hAnsi="Times New Roman" w:cs="Times New Roman"/>
          <w:lang w:val="en-US"/>
        </w:rPr>
        <w:t>t</w:t>
      </w:r>
      <w:r w:rsidR="00B97216" w:rsidRPr="00C16A75">
        <w:rPr>
          <w:rFonts w:ascii="Times New Roman" w:eastAsia="Times New Roman" w:hAnsi="Times New Roman" w:cs="Times New Roman"/>
          <w:lang w:val="en-US"/>
        </w:rPr>
        <w:t>s shown</w:t>
      </w:r>
      <w:r w:rsidR="005B358E"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in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_Ref409442703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11</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Using population components f</w:t>
      </w:r>
      <w:r w:rsidR="005B358E" w:rsidRPr="00C16A75">
        <w:rPr>
          <w:rFonts w:ascii="Times New Roman" w:eastAsia="Times New Roman" w:hAnsi="Times New Roman" w:cs="Times New Roman"/>
          <w:lang w:val="en-US"/>
        </w:rPr>
        <w:t>rom</w:t>
      </w:r>
      <w:r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Physiolibrary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_Ref408439075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_Ref408439213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r w:rsidR="00B97216"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increasing </w:t>
      </w:r>
      <w:r w:rsidR="00B97216" w:rsidRPr="00C16A75">
        <w:rPr>
          <w:rFonts w:ascii="Times New Roman" w:eastAsia="Times New Roman" w:hAnsi="Times New Roman" w:cs="Times New Roman"/>
          <w:lang w:val="en-US"/>
        </w:rPr>
        <w:t xml:space="preserve">the number of </w:t>
      </w:r>
      <w:r w:rsidRPr="00C16A75">
        <w:rPr>
          <w:rFonts w:ascii="Times New Roman" w:eastAsia="Times New Roman" w:hAnsi="Times New Roman" w:cs="Times New Roman"/>
          <w:lang w:val="en-US"/>
        </w:rPr>
        <w:t xml:space="preserve">erythrocytes by erythropoiesis or transfusion </w:t>
      </w:r>
      <w:r w:rsidR="00B97216" w:rsidRPr="00C16A75">
        <w:rPr>
          <w:rFonts w:ascii="Times New Roman" w:eastAsia="Times New Roman" w:hAnsi="Times New Roman" w:cs="Times New Roman"/>
          <w:lang w:val="en-US"/>
        </w:rPr>
        <w:t>is increased, while</w:t>
      </w:r>
      <w:r w:rsidRPr="00C16A75">
        <w:rPr>
          <w:rFonts w:ascii="Times New Roman" w:eastAsia="Times New Roman" w:hAnsi="Times New Roman" w:cs="Times New Roman"/>
          <w:lang w:val="en-US"/>
        </w:rPr>
        <w:t xml:space="preserve"> erythrocytes </w:t>
      </w:r>
      <w:r w:rsidR="009151AC" w:rsidRPr="00C16A75">
        <w:rPr>
          <w:rFonts w:ascii="Times New Roman" w:eastAsia="Times New Roman" w:hAnsi="Times New Roman" w:cs="Times New Roman"/>
          <w:lang w:val="en-US"/>
        </w:rPr>
        <w:t xml:space="preserve">are decreased as a result of </w:t>
      </w:r>
      <w:r w:rsidRPr="00C16A75">
        <w:rPr>
          <w:rFonts w:ascii="Times New Roman" w:eastAsia="Times New Roman" w:hAnsi="Times New Roman" w:cs="Times New Roman"/>
          <w:lang w:val="en-US"/>
        </w:rPr>
        <w:t xml:space="preserve">their natural mortality or by hemorrhage. The rate of erythropoiesis is determined by </w:t>
      </w:r>
      <w:r w:rsidR="009151AC"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concentration of erythropoietin, which is modeled in section </w:t>
      </w:r>
      <w:r w:rsidR="009151AC" w:rsidRPr="00C16A75">
        <w:rPr>
          <w:rFonts w:ascii="Times New Roman" w:eastAsia="Times New Roman" w:hAnsi="Times New Roman" w:cs="Times New Roman"/>
          <w:lang w:val="en-US"/>
        </w:rPr>
        <w:t>on hormones</w:t>
      </w:r>
      <w:r w:rsidRPr="00C16A75">
        <w:rPr>
          <w:rFonts w:ascii="Times New Roman" w:eastAsia="Times New Roman" w:hAnsi="Times New Roman" w:cs="Times New Roman"/>
          <w:lang w:val="en-US"/>
        </w:rPr>
        <w:t>.</w:t>
      </w:r>
    </w:p>
    <w:p w14:paraId="0B3601F1" w14:textId="24CA6D12" w:rsidR="00D32041" w:rsidRPr="00C16A75" w:rsidRDefault="00401092"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70176" behindDoc="1" locked="0" layoutInCell="1" allowOverlap="1" wp14:anchorId="6AB8B6AE" wp14:editId="44600645">
            <wp:simplePos x="0" y="0"/>
            <wp:positionH relativeFrom="column">
              <wp:posOffset>5429885</wp:posOffset>
            </wp:positionH>
            <wp:positionV relativeFrom="paragraph">
              <wp:posOffset>90805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2C7EC8" w:rsidRPr="00C16A75">
        <w:rPr>
          <w:rFonts w:ascii="Times New Roman" w:hAnsi="Times New Roman" w:cs="Times New Roman"/>
          <w:lang w:val="en-US"/>
        </w:rPr>
        <w:pict w14:anchorId="2301E8F2">
          <v:shape id="_x0000_i1028" type="#_x0000_t75" style="width:420pt;height:174pt">
            <v:imagedata r:id="rId153" o:title="D11_RedCells"/>
          </v:shape>
        </w:pict>
      </w:r>
    </w:p>
    <w:p w14:paraId="31F54268" w14:textId="5931FB81" w:rsidR="00D32041" w:rsidRPr="00C16A75" w:rsidRDefault="00D32041" w:rsidP="00911E3F">
      <w:pPr>
        <w:pStyle w:val="Titulek"/>
        <w:jc w:val="both"/>
        <w:rPr>
          <w:rFonts w:ascii="Times New Roman" w:hAnsi="Times New Roman" w:cs="Times New Roman"/>
          <w:lang w:val="en-US"/>
        </w:rPr>
      </w:pPr>
      <w:bookmarkStart w:id="224" w:name="_Ref40944270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11</w:t>
      </w:r>
      <w:r w:rsidRPr="00C16A75">
        <w:rPr>
          <w:rFonts w:ascii="Times New Roman" w:hAnsi="Times New Roman" w:cs="Times New Roman"/>
          <w:lang w:val="en-US"/>
        </w:rPr>
        <w:fldChar w:fldCharType="end"/>
      </w:r>
      <w:bookmarkEnd w:id="224"/>
      <w:r w:rsidR="009151AC" w:rsidRPr="00C16A75">
        <w:rPr>
          <w:rFonts w:ascii="Times New Roman" w:hAnsi="Times New Roman" w:cs="Times New Roman"/>
          <w:lang w:val="en-US"/>
        </w:rPr>
        <w:t>:</w:t>
      </w:r>
      <w:r w:rsidRPr="00C16A75">
        <w:rPr>
          <w:rFonts w:ascii="Times New Roman" w:hAnsi="Times New Roman" w:cs="Times New Roman"/>
          <w:lang w:val="en-US"/>
        </w:rPr>
        <w:t xml:space="preserve"> Red </w:t>
      </w:r>
      <w:r w:rsidR="009151AC" w:rsidRPr="00C16A75">
        <w:rPr>
          <w:rFonts w:ascii="Times New Roman" w:hAnsi="Times New Roman" w:cs="Times New Roman"/>
          <w:lang w:val="en-US"/>
        </w:rPr>
        <w:t>cells.</w:t>
      </w:r>
    </w:p>
    <w:p w14:paraId="2901710A" w14:textId="742D2063" w:rsidR="007220A0" w:rsidRPr="00C16A75" w:rsidRDefault="000C14D5" w:rsidP="00911E3F">
      <w:pPr>
        <w:jc w:val="both"/>
        <w:rPr>
          <w:rFonts w:ascii="Times New Roman" w:eastAsia="Times New Roman" w:hAnsi="Times New Roman" w:cs="Times New Roman"/>
          <w:lang w:val="en-US"/>
        </w:rPr>
      </w:pPr>
      <w:r w:rsidRPr="00C16A75">
        <w:rPr>
          <w:rFonts w:ascii="Times New Roman" w:hAnsi="Times New Roman" w:cs="Times New Roman"/>
          <w:lang w:val="en-US"/>
        </w:rPr>
        <w:t xml:space="preserve">The </w:t>
      </w:r>
      <w:r w:rsidR="009151AC"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additional component of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cardiovascular system is </w:t>
      </w:r>
      <w:r w:rsidR="009151AC" w:rsidRPr="00C16A75">
        <w:rPr>
          <w:rFonts w:ascii="Times New Roman" w:hAnsi="Times New Roman" w:cs="Times New Roman"/>
          <w:lang w:val="en-US"/>
        </w:rPr>
        <w:t xml:space="preserve">a </w:t>
      </w:r>
      <w:r w:rsidRPr="00C16A75">
        <w:rPr>
          <w:rFonts w:ascii="Times New Roman" w:hAnsi="Times New Roman" w:cs="Times New Roman"/>
          <w:lang w:val="en-US"/>
        </w:rPr>
        <w:t>block with general blood properties such as total blood volume, hematocrit</w:t>
      </w:r>
      <w:r w:rsidR="009151AC" w:rsidRPr="00C16A75">
        <w:rPr>
          <w:rFonts w:ascii="Times New Roman" w:hAnsi="Times New Roman" w:cs="Times New Roman"/>
          <w:lang w:val="en-US"/>
        </w:rPr>
        <w:t xml:space="preserve"> and</w:t>
      </w:r>
      <w:r w:rsidRPr="00C16A75">
        <w:rPr>
          <w:rFonts w:ascii="Times New Roman" w:hAnsi="Times New Roman" w:cs="Times New Roman"/>
          <w:lang w:val="en-US"/>
        </w:rPr>
        <w:t xml:space="preserve"> viscosity or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viscosity conductance effect. </w:t>
      </w:r>
      <w:r w:rsidR="007220A0" w:rsidRPr="00C16A75">
        <w:rPr>
          <w:rFonts w:ascii="Times New Roman" w:eastAsia="Times New Roman" w:hAnsi="Times New Roman" w:cs="Times New Roman"/>
          <w:lang w:val="en-US"/>
        </w:rPr>
        <w:t xml:space="preserve">Viscosity of blood is strongly dependent on hematocrit </w:t>
      </w:r>
      <w:r w:rsidR="007220A0"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(Begg and Hearns, 1966; Schrier, et al., 1970; Stone, et al., 1968)</w:t>
      </w:r>
      <w:r w:rsidR="007220A0" w:rsidRPr="00C16A75">
        <w:rPr>
          <w:rFonts w:ascii="Times New Roman" w:eastAsia="Times New Roman" w:hAnsi="Times New Roman" w:cs="Times New Roman"/>
          <w:lang w:val="en-US"/>
        </w:rPr>
        <w:fldChar w:fldCharType="end"/>
      </w:r>
      <w:r w:rsidR="009151AC" w:rsidRPr="00C16A75">
        <w:rPr>
          <w:rFonts w:ascii="Times New Roman" w:eastAsia="Times New Roman" w:hAnsi="Times New Roman" w:cs="Times New Roman"/>
          <w:lang w:val="en-US"/>
        </w:rPr>
        <w:t>; therefore,</w:t>
      </w:r>
      <w:r w:rsidR="007220A0" w:rsidRPr="00C16A75">
        <w:rPr>
          <w:rFonts w:ascii="Times New Roman" w:eastAsia="Times New Roman" w:hAnsi="Times New Roman" w:cs="Times New Roman"/>
          <w:lang w:val="en-US"/>
        </w:rPr>
        <w:t xml:space="preserve"> the higher </w:t>
      </w:r>
      <w:r w:rsidR="009151AC"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number of </w:t>
      </w:r>
      <w:r w:rsidR="002B1328" w:rsidRPr="00C16A75">
        <w:rPr>
          <w:rFonts w:ascii="Times New Roman" w:eastAsia="Times New Roman" w:hAnsi="Times New Roman" w:cs="Times New Roman"/>
          <w:lang w:val="en-US"/>
        </w:rPr>
        <w:t>erythrocytes</w:t>
      </w:r>
      <w:r w:rsidR="009151AC" w:rsidRPr="00C16A75">
        <w:rPr>
          <w:rFonts w:ascii="Times New Roman" w:eastAsia="Times New Roman" w:hAnsi="Times New Roman" w:cs="Times New Roman"/>
          <w:lang w:val="en-US"/>
        </w:rPr>
        <w:t>,</w:t>
      </w:r>
      <w:r w:rsidR="007220A0" w:rsidRPr="00C16A75">
        <w:rPr>
          <w:rFonts w:ascii="Times New Roman" w:eastAsia="Times New Roman" w:hAnsi="Times New Roman" w:cs="Times New Roman"/>
          <w:lang w:val="en-US"/>
        </w:rPr>
        <w:t xml:space="preserve"> the less ability blood</w:t>
      </w:r>
      <w:r w:rsidR="009151AC" w:rsidRPr="00C16A75">
        <w:rPr>
          <w:rFonts w:ascii="Times New Roman" w:eastAsia="Times New Roman" w:hAnsi="Times New Roman" w:cs="Times New Roman"/>
          <w:lang w:val="en-US"/>
        </w:rPr>
        <w:t xml:space="preserve"> has</w:t>
      </w:r>
      <w:r w:rsidR="007220A0" w:rsidRPr="00C16A75">
        <w:rPr>
          <w:rFonts w:ascii="Times New Roman" w:eastAsia="Times New Roman" w:hAnsi="Times New Roman" w:cs="Times New Roman"/>
          <w:lang w:val="en-US"/>
        </w:rPr>
        <w:t xml:space="preserve"> to move. </w:t>
      </w:r>
      <w:r w:rsidR="009151AC" w:rsidRPr="00C16A75">
        <w:rPr>
          <w:rFonts w:ascii="Times New Roman" w:eastAsia="Times New Roman" w:hAnsi="Times New Roman" w:cs="Times New Roman"/>
          <w:lang w:val="en-US"/>
        </w:rPr>
        <w:t xml:space="preserve">However, </w:t>
      </w:r>
      <w:r w:rsidR="007220A0" w:rsidRPr="00C16A75">
        <w:rPr>
          <w:rFonts w:ascii="Times New Roman" w:eastAsia="Times New Roman" w:hAnsi="Times New Roman" w:cs="Times New Roman"/>
          <w:lang w:val="en-US"/>
        </w:rPr>
        <w:t>if there are more red</w:t>
      </w:r>
      <w:r w:rsidR="002B1328" w:rsidRPr="00C16A75">
        <w:rPr>
          <w:rFonts w:ascii="Times New Roman" w:eastAsia="Times New Roman" w:hAnsi="Times New Roman" w:cs="Times New Roman"/>
          <w:lang w:val="en-US"/>
        </w:rPr>
        <w:t xml:space="preserve"> blood </w:t>
      </w:r>
      <w:r w:rsidR="005E4949" w:rsidRPr="00C16A75">
        <w:rPr>
          <w:rFonts w:ascii="Times New Roman" w:eastAsia="Times New Roman" w:hAnsi="Times New Roman" w:cs="Times New Roman"/>
          <w:lang w:val="en-US"/>
        </w:rPr>
        <w:t>cells</w:t>
      </w:r>
      <w:r w:rsidR="007220A0"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 xml:space="preserve">then </w:t>
      </w:r>
      <w:r w:rsidR="007220A0" w:rsidRPr="00C16A75">
        <w:rPr>
          <w:rFonts w:ascii="Times New Roman" w:eastAsia="Times New Roman" w:hAnsi="Times New Roman" w:cs="Times New Roman"/>
          <w:lang w:val="en-US"/>
        </w:rPr>
        <w:t xml:space="preserve">more oxygen can be </w:t>
      </w:r>
      <w:r w:rsidR="005B358E" w:rsidRPr="00C16A75">
        <w:rPr>
          <w:rFonts w:ascii="Times New Roman" w:eastAsia="Times New Roman" w:hAnsi="Times New Roman" w:cs="Times New Roman"/>
          <w:lang w:val="en-US"/>
        </w:rPr>
        <w:t>connected to hemoglobin</w:t>
      </w:r>
      <w:r w:rsidR="007220A0"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As a result</w:t>
      </w:r>
      <w:r w:rsidR="009151AC"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o</w:t>
      </w:r>
      <w:r w:rsidR="007220A0" w:rsidRPr="00C16A75">
        <w:rPr>
          <w:rFonts w:ascii="Times New Roman" w:eastAsia="Times New Roman" w:hAnsi="Times New Roman" w:cs="Times New Roman"/>
          <w:lang w:val="en-US"/>
        </w:rPr>
        <w:t xml:space="preserve">ptimal hematocrit for oxygen transport between </w:t>
      </w:r>
      <w:r w:rsidR="009151AC" w:rsidRPr="00C16A75">
        <w:rPr>
          <w:rFonts w:ascii="Times New Roman" w:eastAsia="Times New Roman" w:hAnsi="Times New Roman" w:cs="Times New Roman"/>
          <w:lang w:val="en-US"/>
        </w:rPr>
        <w:lastRenderedPageBreak/>
        <w:t xml:space="preserve">these </w:t>
      </w:r>
      <w:r w:rsidR="007220A0" w:rsidRPr="00C16A75">
        <w:rPr>
          <w:rFonts w:ascii="Times New Roman" w:eastAsia="Times New Roman" w:hAnsi="Times New Roman" w:cs="Times New Roman"/>
          <w:lang w:val="en-US"/>
        </w:rPr>
        <w:t xml:space="preserve">two conditions </w:t>
      </w:r>
      <w:r w:rsidR="009151AC" w:rsidRPr="00C16A75">
        <w:rPr>
          <w:rFonts w:ascii="Times New Roman" w:eastAsia="Times New Roman" w:hAnsi="Times New Roman" w:cs="Times New Roman"/>
          <w:lang w:val="en-US"/>
        </w:rPr>
        <w:t xml:space="preserve">can </w:t>
      </w:r>
      <w:r w:rsidR="007220A0" w:rsidRPr="00C16A75">
        <w:rPr>
          <w:rFonts w:ascii="Times New Roman" w:eastAsia="Times New Roman" w:hAnsi="Times New Roman" w:cs="Times New Roman"/>
          <w:lang w:val="en-US"/>
        </w:rPr>
        <w:t xml:space="preserve">experimentally </w:t>
      </w:r>
      <w:r w:rsidR="009151AC" w:rsidRPr="00C16A75">
        <w:rPr>
          <w:rFonts w:ascii="Times New Roman" w:eastAsia="Times New Roman" w:hAnsi="Times New Roman" w:cs="Times New Roman"/>
          <w:lang w:val="en-US"/>
        </w:rPr>
        <w:t xml:space="preserve">be </w:t>
      </w:r>
      <w:r w:rsidR="005E4949" w:rsidRPr="00C16A75">
        <w:rPr>
          <w:rFonts w:ascii="Times New Roman" w:eastAsia="Times New Roman" w:hAnsi="Times New Roman" w:cs="Times New Roman"/>
          <w:lang w:val="en-US"/>
        </w:rPr>
        <w:t>estimated</w:t>
      </w:r>
      <w:r w:rsidR="007220A0" w:rsidRPr="00C16A75">
        <w:rPr>
          <w:rFonts w:ascii="Times New Roman" w:eastAsia="Times New Roman" w:hAnsi="Times New Roman" w:cs="Times New Roman"/>
          <w:lang w:val="en-US"/>
        </w:rPr>
        <w:t xml:space="preserve"> as 40-60% in most tissues </w:t>
      </w:r>
      <w:r w:rsidR="007220A0"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(Fan, et al., 1980; Jan and Chien, 1977)</w:t>
      </w:r>
      <w:r w:rsidR="007220A0"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w:t>
      </w:r>
    </w:p>
    <w:p w14:paraId="064887C9" w14:textId="366A502E" w:rsidR="007343A6" w:rsidRPr="00C16A75" w:rsidRDefault="00822BCE" w:rsidP="007343A6">
      <w:pPr>
        <w:pStyle w:val="Nadpis3"/>
        <w:rPr>
          <w:rFonts w:ascii="Times New Roman" w:hAnsi="Times New Roman" w:cs="Times New Roman"/>
          <w:lang w:val="en-US"/>
        </w:rPr>
      </w:pPr>
      <w:bookmarkStart w:id="225" w:name="_Ref414302023"/>
      <w:r w:rsidRPr="00C16A75">
        <w:rPr>
          <w:rFonts w:ascii="Times New Roman" w:hAnsi="Times New Roman" w:cs="Times New Roman"/>
          <w:lang w:val="en-US"/>
        </w:rPr>
        <w:t>C</w:t>
      </w:r>
      <w:r w:rsidR="007343A6" w:rsidRPr="00C16A75">
        <w:rPr>
          <w:rFonts w:ascii="Times New Roman" w:hAnsi="Times New Roman" w:cs="Times New Roman"/>
          <w:lang w:val="en-US"/>
        </w:rPr>
        <w:t>omparison with HumMod v1.6</w:t>
      </w:r>
      <w:bookmarkEnd w:id="225"/>
    </w:p>
    <w:p w14:paraId="278DCC0A" w14:textId="409F7DF9"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The</w:t>
      </w:r>
      <w:r w:rsidR="001534A2" w:rsidRPr="00C16A75">
        <w:rPr>
          <w:rFonts w:ascii="Times New Roman" w:hAnsi="Times New Roman" w:cs="Times New Roman"/>
          <w:lang w:val="en-US"/>
        </w:rPr>
        <w:t xml:space="preserve"> cardiovascular system </w:t>
      </w:r>
      <w:r w:rsidR="00481553" w:rsidRPr="00C16A75">
        <w:rPr>
          <w:rFonts w:ascii="Times New Roman" w:hAnsi="Times New Roman" w:cs="Times New Roman"/>
          <w:lang w:val="en-US"/>
        </w:rPr>
        <w:t xml:space="preserve">shows </w:t>
      </w:r>
      <w:r w:rsidRPr="00C16A75">
        <w:rPr>
          <w:rFonts w:ascii="Times New Roman" w:hAnsi="Times New Roman" w:cs="Times New Roman"/>
          <w:lang w:val="en-US"/>
        </w:rPr>
        <w:t xml:space="preserve">many differences </w:t>
      </w:r>
      <w:r w:rsidR="00481553" w:rsidRPr="00C16A75">
        <w:rPr>
          <w:rFonts w:ascii="Times New Roman" w:hAnsi="Times New Roman" w:cs="Times New Roman"/>
          <w:lang w:val="en-US"/>
        </w:rPr>
        <w:t xml:space="preserve">when comparing the </w:t>
      </w:r>
      <w:r w:rsidRPr="00C16A75">
        <w:rPr>
          <w:rFonts w:ascii="Times New Roman" w:hAnsi="Times New Roman" w:cs="Times New Roman"/>
          <w:lang w:val="en-US"/>
        </w:rPr>
        <w:t>Physiomodel and HumMod 1.6</w:t>
      </w:r>
      <w:r w:rsidR="00481553" w:rsidRPr="00C16A75">
        <w:rPr>
          <w:rFonts w:ascii="Times New Roman" w:hAnsi="Times New Roman" w:cs="Times New Roman"/>
          <w:lang w:val="en-US"/>
        </w:rPr>
        <w:t>, but</w:t>
      </w:r>
      <w:r w:rsidRPr="00C16A75">
        <w:rPr>
          <w:rFonts w:ascii="Times New Roman" w:hAnsi="Times New Roman" w:cs="Times New Roman"/>
          <w:lang w:val="en-US"/>
        </w:rPr>
        <w:t xml:space="preserve"> </w:t>
      </w:r>
      <w:r w:rsidR="00481553" w:rsidRPr="00C16A75">
        <w:rPr>
          <w:rFonts w:ascii="Times New Roman" w:hAnsi="Times New Roman" w:cs="Times New Roman"/>
          <w:lang w:val="en-US"/>
        </w:rPr>
        <w:t xml:space="preserve">yields </w:t>
      </w:r>
      <w:r w:rsidRPr="00C16A75">
        <w:rPr>
          <w:rFonts w:ascii="Times New Roman" w:hAnsi="Times New Roman" w:cs="Times New Roman"/>
          <w:lang w:val="en-US"/>
        </w:rPr>
        <w:t xml:space="preserve">very similar results </w:t>
      </w:r>
      <w:r w:rsidR="00481553" w:rsidRPr="00C16A75">
        <w:rPr>
          <w:rFonts w:ascii="Times New Roman" w:hAnsi="Times New Roman" w:cs="Times New Roman"/>
          <w:lang w:val="en-US"/>
        </w:rPr>
        <w:t xml:space="preserve">in terms of </w:t>
      </w:r>
      <w:r w:rsidRPr="00C16A75">
        <w:rPr>
          <w:rFonts w:ascii="Times New Roman" w:hAnsi="Times New Roman" w:cs="Times New Roman"/>
          <w:lang w:val="en-US"/>
        </w:rPr>
        <w:t>simulations.</w:t>
      </w:r>
    </w:p>
    <w:p w14:paraId="05D960F2" w14:textId="2D669A00"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In our Physiomodel</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 accumulation of blood volume in systemic veins </w:t>
      </w:r>
      <w:r w:rsidR="00481553" w:rsidRPr="00C16A75">
        <w:rPr>
          <w:rFonts w:ascii="Times New Roman" w:hAnsi="Times New Roman" w:cs="Times New Roman"/>
          <w:lang w:val="en-US"/>
        </w:rPr>
        <w:t xml:space="preserve">is </w:t>
      </w:r>
      <w:r w:rsidRPr="00C16A75">
        <w:rPr>
          <w:rFonts w:ascii="Times New Roman" w:hAnsi="Times New Roman" w:cs="Times New Roman"/>
          <w:lang w:val="en-US"/>
        </w:rPr>
        <w:t>implemented with the same component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_Ref414187826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27</w:t>
      </w:r>
      <w:r w:rsidR="00DB5903" w:rsidRPr="00C16A75">
        <w:rPr>
          <w:rFonts w:ascii="Times New Roman" w:hAnsi="Times New Roman" w:cs="Times New Roman"/>
          <w:lang w:val="en-US"/>
        </w:rPr>
        <w:t xml:space="preserve">: </w:t>
      </w:r>
      <w:r w:rsidR="00DB5903" w:rsidRPr="00DB5903">
        <w:rPr>
          <w:rFonts w:ascii="Times New Roman" w:hAnsi="Times New Roman" w:cs="Times New Roman"/>
          <w:lang w:val="en-US"/>
        </w:rPr>
        <w:t>Elastic Vessel</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in other </w:t>
      </w:r>
      <w:r w:rsidR="00481553" w:rsidRPr="00C16A75">
        <w:rPr>
          <w:rFonts w:ascii="Times New Roman" w:hAnsi="Times New Roman" w:cs="Times New Roman"/>
          <w:lang w:val="en-US"/>
        </w:rPr>
        <w:t xml:space="preserve">areas </w:t>
      </w:r>
      <w:r w:rsidRPr="00C16A75">
        <w:rPr>
          <w:rFonts w:ascii="Times New Roman" w:hAnsi="Times New Roman" w:cs="Times New Roman"/>
          <w:lang w:val="en-US"/>
        </w:rPr>
        <w:t xml:space="preserve">of circulation. </w:t>
      </w:r>
      <w:r w:rsidR="00481553" w:rsidRPr="00C16A75">
        <w:rPr>
          <w:rFonts w:ascii="Times New Roman" w:hAnsi="Times New Roman" w:cs="Times New Roman"/>
          <w:lang w:val="en-US"/>
        </w:rPr>
        <w:t>The</w:t>
      </w:r>
      <w:r w:rsidRPr="00C16A75">
        <w:rPr>
          <w:rFonts w:ascii="Times New Roman" w:hAnsi="Times New Roman" w:cs="Times New Roman"/>
          <w:lang w:val="en-US"/>
        </w:rPr>
        <w:t xml:space="preserve"> total blood volume is calculated as the sum of these compartments. The original HumMod v1.6 calculat</w:t>
      </w:r>
      <w:r w:rsidR="00481553" w:rsidRPr="00C16A75">
        <w:rPr>
          <w:rFonts w:ascii="Times New Roman" w:hAnsi="Times New Roman" w:cs="Times New Roman"/>
          <w:lang w:val="en-US"/>
        </w:rPr>
        <w:t>es the</w:t>
      </w:r>
      <w:r w:rsidRPr="00C16A75">
        <w:rPr>
          <w:rFonts w:ascii="Times New Roman" w:hAnsi="Times New Roman" w:cs="Times New Roman"/>
          <w:lang w:val="en-US"/>
        </w:rPr>
        <w:t xml:space="preserve"> integration of total blood volume instead of systemic venous blood volume, which is calculated as the rest of the blood volume </w:t>
      </w:r>
      <w:r w:rsidR="00FF4F89" w:rsidRPr="00C16A75">
        <w:rPr>
          <w:rFonts w:ascii="Times New Roman" w:hAnsi="Times New Roman" w:cs="Times New Roman"/>
          <w:lang w:val="en-US"/>
        </w:rPr>
        <w:t>from</w:t>
      </w:r>
      <w:r w:rsidRPr="00C16A75">
        <w:rPr>
          <w:rFonts w:ascii="Times New Roman" w:hAnsi="Times New Roman" w:cs="Times New Roman"/>
          <w:lang w:val="en-US"/>
        </w:rPr>
        <w:t xml:space="preserve"> all other places in the body. These reformulations lead to the same steady state equations</w:t>
      </w:r>
      <w:r w:rsidR="00481553" w:rsidRPr="00C16A75">
        <w:rPr>
          <w:rFonts w:ascii="Times New Roman" w:hAnsi="Times New Roman" w:cs="Times New Roman"/>
          <w:lang w:val="en-US"/>
        </w:rPr>
        <w:t>; therefore, in a</w:t>
      </w:r>
      <w:r w:rsidRPr="00C16A75">
        <w:rPr>
          <w:rFonts w:ascii="Times New Roman" w:hAnsi="Times New Roman" w:cs="Times New Roman"/>
          <w:lang w:val="en-US"/>
        </w:rPr>
        <w:t xml:space="preserve"> normal situation when blood volume remains constant</w:t>
      </w:r>
      <w:r w:rsidR="00481553" w:rsidRPr="00C16A75">
        <w:rPr>
          <w:rFonts w:ascii="Times New Roman" w:hAnsi="Times New Roman" w:cs="Times New Roman"/>
          <w:lang w:val="en-US"/>
        </w:rPr>
        <w:t>,</w:t>
      </w:r>
      <w:r w:rsidRPr="00C16A75">
        <w:rPr>
          <w:rFonts w:ascii="Times New Roman" w:hAnsi="Times New Roman" w:cs="Times New Roman"/>
          <w:lang w:val="en-US"/>
        </w:rPr>
        <w:t xml:space="preserve"> the simulation results are the same. </w:t>
      </w:r>
      <w:r w:rsidR="00481553" w:rsidRPr="00C16A75">
        <w:rPr>
          <w:rFonts w:ascii="Times New Roman" w:hAnsi="Times New Roman" w:cs="Times New Roman"/>
          <w:lang w:val="en-US"/>
        </w:rPr>
        <w:t>Additionally,</w:t>
      </w:r>
      <w:r w:rsidRPr="00C16A75">
        <w:rPr>
          <w:rFonts w:ascii="Times New Roman" w:hAnsi="Times New Roman" w:cs="Times New Roman"/>
          <w:lang w:val="en-US"/>
        </w:rPr>
        <w:t xml:space="preserve"> after stabilization and equilibration to the new blood volume</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the same results</w:t>
      </w:r>
      <w:r w:rsidR="00481553" w:rsidRPr="00C16A75">
        <w:rPr>
          <w:rFonts w:ascii="Times New Roman" w:hAnsi="Times New Roman" w:cs="Times New Roman"/>
          <w:lang w:val="en-US"/>
        </w:rPr>
        <w:t xml:space="preserve"> must be reached</w:t>
      </w:r>
      <w:r w:rsidRPr="00C16A75">
        <w:rPr>
          <w:rFonts w:ascii="Times New Roman" w:hAnsi="Times New Roman" w:cs="Times New Roman"/>
          <w:lang w:val="en-US"/>
        </w:rPr>
        <w:t>. However, our component</w:t>
      </w:r>
      <w:r w:rsidR="00481553" w:rsidRPr="00C16A75">
        <w:rPr>
          <w:rFonts w:ascii="Times New Roman" w:hAnsi="Times New Roman" w:cs="Times New Roman"/>
          <w:lang w:val="en-US"/>
        </w:rPr>
        <w:t>-</w:t>
      </w:r>
      <w:r w:rsidRPr="00C16A75">
        <w:rPr>
          <w:rFonts w:ascii="Times New Roman" w:hAnsi="Times New Roman" w:cs="Times New Roman"/>
          <w:lang w:val="en-US"/>
        </w:rPr>
        <w:t>based solution has better properties in</w:t>
      </w:r>
      <w:r w:rsidR="00481553" w:rsidRPr="00C16A75">
        <w:rPr>
          <w:rFonts w:ascii="Times New Roman" w:hAnsi="Times New Roman" w:cs="Times New Roman"/>
          <w:lang w:val="en-US"/>
        </w:rPr>
        <w:t xml:space="preserve"> a</w:t>
      </w:r>
      <w:r w:rsidRPr="00C16A75">
        <w:rPr>
          <w:rFonts w:ascii="Times New Roman" w:hAnsi="Times New Roman" w:cs="Times New Roman"/>
          <w:lang w:val="en-US"/>
        </w:rPr>
        <w:t xml:space="preserve"> dynamic situation, where </w:t>
      </w:r>
      <w:r w:rsidR="004814E0" w:rsidRPr="00C16A75">
        <w:rPr>
          <w:rFonts w:ascii="Times New Roman" w:hAnsi="Times New Roman" w:cs="Times New Roman"/>
          <w:lang w:val="en-US"/>
        </w:rPr>
        <w:t>rapid</w:t>
      </w:r>
      <w:r w:rsidRPr="00C16A75">
        <w:rPr>
          <w:rFonts w:ascii="Times New Roman" w:hAnsi="Times New Roman" w:cs="Times New Roman"/>
          <w:lang w:val="en-US"/>
        </w:rPr>
        <w:t xml:space="preserve"> blood changes can be appl</w:t>
      </w:r>
      <w:r w:rsidR="004814E0" w:rsidRPr="00C16A75">
        <w:rPr>
          <w:rFonts w:ascii="Times New Roman" w:hAnsi="Times New Roman" w:cs="Times New Roman"/>
          <w:lang w:val="en-US"/>
        </w:rPr>
        <w:t>ied</w:t>
      </w:r>
      <w:r w:rsidRPr="00C16A75">
        <w:rPr>
          <w:rFonts w:ascii="Times New Roman" w:hAnsi="Times New Roman" w:cs="Times New Roman"/>
          <w:lang w:val="en-US"/>
        </w:rPr>
        <w:t xml:space="preserve"> to the specific parts of circulation with local dynamic responses. </w:t>
      </w:r>
      <w:r w:rsidR="004814E0" w:rsidRPr="00C16A75">
        <w:rPr>
          <w:rFonts w:ascii="Times New Roman" w:hAnsi="Times New Roman" w:cs="Times New Roman"/>
          <w:lang w:val="en-US"/>
        </w:rPr>
        <w:t>Cross-</w:t>
      </w:r>
      <w:r w:rsidRPr="00C16A75">
        <w:rPr>
          <w:rFonts w:ascii="Times New Roman" w:hAnsi="Times New Roman" w:cs="Times New Roman"/>
          <w:lang w:val="en-US"/>
        </w:rPr>
        <w:t xml:space="preserve">checking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done using the conservation law of blood volume </w:t>
      </w:r>
      <w:r w:rsidR="004814E0" w:rsidRPr="00C16A75">
        <w:rPr>
          <w:rFonts w:ascii="Times New Roman" w:hAnsi="Times New Roman" w:cs="Times New Roman"/>
          <w:lang w:val="en-US"/>
        </w:rPr>
        <w:t xml:space="preserve">alongside </w:t>
      </w:r>
      <w:r w:rsidRPr="00C16A75">
        <w:rPr>
          <w:rFonts w:ascii="Times New Roman" w:hAnsi="Times New Roman" w:cs="Times New Roman"/>
          <w:lang w:val="en-US"/>
        </w:rPr>
        <w:t xml:space="preserve">known changes of total blood volume. </w:t>
      </w:r>
      <w:r w:rsidR="004814E0" w:rsidRPr="00C16A75">
        <w:rPr>
          <w:rFonts w:ascii="Times New Roman" w:hAnsi="Times New Roman" w:cs="Times New Roman"/>
          <w:lang w:val="en-US"/>
        </w:rPr>
        <w:t>C</w:t>
      </w:r>
      <w:r w:rsidRPr="00C16A75">
        <w:rPr>
          <w:rFonts w:ascii="Times New Roman" w:hAnsi="Times New Roman" w:cs="Times New Roman"/>
          <w:lang w:val="en-US"/>
        </w:rPr>
        <w:t xml:space="preserve">hange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sum of blood volume of all circulation components must be the same as external changes from/to circulation. These tests </w:t>
      </w:r>
      <w:r w:rsidR="004814E0" w:rsidRPr="00C16A75">
        <w:rPr>
          <w:rFonts w:ascii="Times New Roman" w:hAnsi="Times New Roman" w:cs="Times New Roman"/>
          <w:lang w:val="en-US"/>
        </w:rPr>
        <w:t xml:space="preserve">can </w:t>
      </w:r>
      <w:r w:rsidRPr="00C16A75">
        <w:rPr>
          <w:rFonts w:ascii="Times New Roman" w:hAnsi="Times New Roman" w:cs="Times New Roman"/>
          <w:lang w:val="en-US"/>
        </w:rPr>
        <w:t xml:space="preserve">also </w:t>
      </w:r>
      <w:r w:rsidR="004814E0" w:rsidRPr="00C16A75">
        <w:rPr>
          <w:rFonts w:ascii="Times New Roman" w:hAnsi="Times New Roman" w:cs="Times New Roman"/>
          <w:lang w:val="en-US"/>
        </w:rPr>
        <w:t xml:space="preserve">uncover </w:t>
      </w:r>
      <w:r w:rsidRPr="00C16A75">
        <w:rPr>
          <w:rFonts w:ascii="Times New Roman" w:hAnsi="Times New Roman" w:cs="Times New Roman"/>
          <w:lang w:val="en-US"/>
        </w:rPr>
        <w:t>non-correctly</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defined changes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blood volume of heart ventricles and their connection with end systolic pressures, which are also corrected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 in contrast with HumMod 1.6. </w:t>
      </w:r>
    </w:p>
    <w:p w14:paraId="7F68D810" w14:textId="0CC1EC7F" w:rsidR="007343A6" w:rsidRPr="00C16A75" w:rsidRDefault="004814E0" w:rsidP="001A395B">
      <w:pPr>
        <w:jc w:val="both"/>
        <w:rPr>
          <w:rFonts w:ascii="Times New Roman" w:hAnsi="Times New Roman" w:cs="Times New Roman"/>
          <w:lang w:val="en-US"/>
        </w:rPr>
      </w:pPr>
      <w:r w:rsidRPr="00C16A75">
        <w:rPr>
          <w:rFonts w:ascii="Times New Roman" w:hAnsi="Times New Roman" w:cs="Times New Roman"/>
          <w:lang w:val="en-US"/>
        </w:rPr>
        <w:t xml:space="preserve">As </w:t>
      </w:r>
      <w:r w:rsidR="007343A6" w:rsidRPr="00C16A75">
        <w:rPr>
          <w:rFonts w:ascii="Times New Roman" w:hAnsi="Times New Roman" w:cs="Times New Roman"/>
          <w:lang w:val="en-US"/>
        </w:rPr>
        <w:t xml:space="preserve">each circulation component must be connected in the circuit diagrams, all blood flows are correctly defined by these diagrams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Physiomodel. The original textual representation of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HumMod has </w:t>
      </w:r>
      <w:r w:rsidRPr="00C16A75">
        <w:rPr>
          <w:rFonts w:ascii="Times New Roman" w:hAnsi="Times New Roman" w:cs="Times New Roman"/>
          <w:lang w:val="en-US"/>
        </w:rPr>
        <w:t>no</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form </w:t>
      </w:r>
      <w:r w:rsidR="007343A6" w:rsidRPr="00C16A75">
        <w:rPr>
          <w:rFonts w:ascii="Times New Roman" w:hAnsi="Times New Roman" w:cs="Times New Roman"/>
          <w:lang w:val="en-US"/>
        </w:rPr>
        <w:t>of connection checking</w:t>
      </w:r>
      <w:r w:rsidRPr="00C16A75">
        <w:rPr>
          <w:rFonts w:ascii="Times New Roman" w:hAnsi="Times New Roman" w:cs="Times New Roman"/>
          <w:lang w:val="en-US"/>
        </w:rPr>
        <w:t xml:space="preserve"> and as such,</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it </w:t>
      </w:r>
      <w:r w:rsidR="007343A6" w:rsidRPr="00C16A75">
        <w:rPr>
          <w:rFonts w:ascii="Times New Roman" w:hAnsi="Times New Roman" w:cs="Times New Roman"/>
          <w:lang w:val="en-US"/>
        </w:rPr>
        <w:t>is easy to forget to connect</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blood flow from splanchnic circulation to the systemic veins. In Modelica </w:t>
      </w:r>
      <w:r w:rsidR="00FF4F89" w:rsidRPr="00C16A75">
        <w:rPr>
          <w:rFonts w:ascii="Times New Roman" w:hAnsi="Times New Roman" w:cs="Times New Roman"/>
          <w:lang w:val="en-US"/>
        </w:rPr>
        <w:t>diagrams</w:t>
      </w:r>
      <w:r w:rsidRPr="00C16A75">
        <w:rPr>
          <w:rFonts w:ascii="Times New Roman" w:hAnsi="Times New Roman" w:cs="Times New Roman"/>
          <w:lang w:val="en-US"/>
        </w:rPr>
        <w: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it can be observed</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when </w:t>
      </w:r>
      <w:r w:rsidR="007343A6" w:rsidRPr="00C16A75">
        <w:rPr>
          <w:rFonts w:ascii="Times New Roman" w:hAnsi="Times New Roman" w:cs="Times New Roman"/>
          <w:lang w:val="en-US"/>
        </w:rPr>
        <w:t xml:space="preserve">some physical connectors are not connected. </w:t>
      </w:r>
      <w:r w:rsidRPr="00C16A75">
        <w:rPr>
          <w:rFonts w:ascii="Times New Roman" w:hAnsi="Times New Roman" w:cs="Times New Roman"/>
          <w:lang w:val="en-US"/>
        </w:rPr>
        <w:t xml:space="preserve">Thus, </w:t>
      </w:r>
      <w:r w:rsidR="007343A6" w:rsidRPr="00C16A75">
        <w:rPr>
          <w:rFonts w:ascii="Times New Roman" w:hAnsi="Times New Roman" w:cs="Times New Roman"/>
          <w:lang w:val="en-US"/>
        </w:rPr>
        <w:t xml:space="preserve">the user </w:t>
      </w:r>
      <w:r w:rsidR="00FF4F89" w:rsidRPr="00C16A75">
        <w:rPr>
          <w:rFonts w:ascii="Times New Roman" w:hAnsi="Times New Roman" w:cs="Times New Roman"/>
          <w:lang w:val="en-US"/>
        </w:rPr>
        <w:t>see</w:t>
      </w:r>
      <w:r w:rsidRPr="00C16A75">
        <w:rPr>
          <w:rFonts w:ascii="Times New Roman" w:hAnsi="Times New Roman" w:cs="Times New Roman"/>
          <w:lang w:val="en-US"/>
        </w:rPr>
        <w:t xml:space="preserve">s </w:t>
      </w:r>
      <w:r w:rsidR="007343A6" w:rsidRPr="00C16A75">
        <w:rPr>
          <w:rFonts w:ascii="Times New Roman" w:hAnsi="Times New Roman" w:cs="Times New Roman"/>
          <w:lang w:val="en-US"/>
        </w:rPr>
        <w:t>blood outflow from component</w:t>
      </w:r>
      <w:r w:rsidR="00F72CA9" w:rsidRPr="00C16A75">
        <w:rPr>
          <w:rFonts w:ascii="Times New Roman" w:hAnsi="Times New Roman" w:cs="Times New Roman"/>
          <w:lang w:val="en-US"/>
        </w:rPr>
        <w:t>s that are</w:t>
      </w:r>
      <w:r w:rsidR="007343A6" w:rsidRPr="00C16A75">
        <w:rPr>
          <w:rFonts w:ascii="Times New Roman" w:hAnsi="Times New Roman" w:cs="Times New Roman"/>
          <w:lang w:val="en-US"/>
        </w:rPr>
        <w:t xml:space="preserve"> unconnected. </w:t>
      </w:r>
      <w:r w:rsidR="00FF4F89" w:rsidRPr="00C16A75">
        <w:rPr>
          <w:rFonts w:ascii="Times New Roman" w:hAnsi="Times New Roman" w:cs="Times New Roman"/>
          <w:lang w:val="en-US"/>
        </w:rPr>
        <w:t>Even</w:t>
      </w:r>
      <w:r w:rsidR="007343A6" w:rsidRPr="00C16A75">
        <w:rPr>
          <w:rFonts w:ascii="Times New Roman" w:hAnsi="Times New Roman" w:cs="Times New Roman"/>
          <w:lang w:val="en-US"/>
        </w:rPr>
        <w:t xml:space="preserve"> </w:t>
      </w:r>
      <w:r w:rsidR="00F72CA9" w:rsidRPr="00C16A75">
        <w:rPr>
          <w:rFonts w:ascii="Times New Roman" w:hAnsi="Times New Roman" w:cs="Times New Roman"/>
          <w:lang w:val="en-US"/>
        </w:rPr>
        <w:t xml:space="preserve">when noting </w:t>
      </w:r>
      <w:r w:rsidR="007343A6" w:rsidRPr="00C16A75">
        <w:rPr>
          <w:rFonts w:ascii="Times New Roman" w:hAnsi="Times New Roman" w:cs="Times New Roman"/>
          <w:lang w:val="en-US"/>
        </w:rPr>
        <w:t>flows from/to the environment</w:t>
      </w:r>
      <w:r w:rsidR="00F72CA9" w:rsidRPr="00C16A75">
        <w:rPr>
          <w:rFonts w:ascii="Times New Roman" w:hAnsi="Times New Roman" w:cs="Times New Roman"/>
          <w:lang w:val="en-US"/>
        </w:rPr>
        <w:t xml:space="preserve">, the user </w:t>
      </w:r>
      <w:r w:rsidR="00FF4F89" w:rsidRPr="00C16A75">
        <w:rPr>
          <w:rFonts w:ascii="Times New Roman" w:hAnsi="Times New Roman" w:cs="Times New Roman"/>
          <w:lang w:val="en-US"/>
        </w:rPr>
        <w:t xml:space="preserve">should </w:t>
      </w:r>
      <w:r w:rsidR="007343A6" w:rsidRPr="00C16A75">
        <w:rPr>
          <w:rFonts w:ascii="Times New Roman" w:hAnsi="Times New Roman" w:cs="Times New Roman"/>
          <w:lang w:val="en-US"/>
        </w:rPr>
        <w:t>use the specific component such</w:t>
      </w:r>
      <w:r w:rsidR="00FF4F89" w:rsidRPr="00C16A75">
        <w:rPr>
          <w:rFonts w:ascii="Times New Roman" w:hAnsi="Times New Roman" w:cs="Times New Roman"/>
          <w:lang w:val="en-US"/>
        </w:rPr>
        <w:t xml:space="preserve"> as flow pumps or fixed pressure source</w:t>
      </w:r>
      <w:r w:rsidR="007343A6" w:rsidRPr="00C16A75">
        <w:rPr>
          <w:rFonts w:ascii="Times New Roman" w:hAnsi="Times New Roman" w:cs="Times New Roman"/>
          <w:lang w:val="en-US"/>
        </w:rPr>
        <w:t>.</w:t>
      </w:r>
    </w:p>
    <w:p w14:paraId="7435C7D5" w14:textId="2888933B" w:rsidR="007343A6" w:rsidRPr="00C16A75" w:rsidRDefault="00F72CA9" w:rsidP="001A395B">
      <w:pPr>
        <w:jc w:val="both"/>
        <w:rPr>
          <w:rFonts w:ascii="Times New Roman" w:hAnsi="Times New Roman" w:cs="Times New Roman"/>
          <w:lang w:val="en-US"/>
        </w:rPr>
      </w:pPr>
      <w:r w:rsidRPr="00C16A75">
        <w:rPr>
          <w:rFonts w:ascii="Times New Roman" w:hAnsi="Times New Roman" w:cs="Times New Roman"/>
          <w:lang w:val="en-US"/>
        </w:rPr>
        <w:t>The</w:t>
      </w:r>
      <w:r w:rsidR="007343A6" w:rsidRPr="00C16A75">
        <w:rPr>
          <w:rFonts w:ascii="Times New Roman" w:hAnsi="Times New Roman" w:cs="Times New Roman"/>
          <w:lang w:val="en-US"/>
        </w:rPr>
        <w:t xml:space="preserve"> graphical diagrams </w:t>
      </w:r>
      <w:r w:rsidRPr="00C16A75">
        <w:rPr>
          <w:rFonts w:ascii="Times New Roman" w:hAnsi="Times New Roman" w:cs="Times New Roman"/>
          <w:lang w:val="en-US"/>
        </w:rPr>
        <w:t xml:space="preserve">illustrate </w:t>
      </w:r>
      <w:r w:rsidR="007343A6" w:rsidRPr="00C16A75">
        <w:rPr>
          <w:rFonts w:ascii="Times New Roman" w:hAnsi="Times New Roman" w:cs="Times New Roman"/>
          <w:lang w:val="en-US"/>
        </w:rPr>
        <w:t>the connections</w:t>
      </w:r>
      <w:r w:rsidR="002B1328" w:rsidRPr="00C16A75">
        <w:rPr>
          <w:rFonts w:ascii="Times New Roman" w:hAnsi="Times New Roman" w:cs="Times New Roman"/>
          <w:lang w:val="en-US"/>
        </w:rPr>
        <w:t xml:space="preserve"> of blood pressures and blood flows</w:t>
      </w:r>
      <w:r w:rsidR="007343A6" w:rsidRPr="00C16A75">
        <w:rPr>
          <w:rFonts w:ascii="Times New Roman" w:hAnsi="Times New Roman" w:cs="Times New Roman"/>
          <w:lang w:val="en-US"/>
        </w:rPr>
        <w:t xml:space="preserve">. Finding all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equations </w:t>
      </w:r>
      <w:r w:rsidRPr="00C16A75">
        <w:rPr>
          <w:rFonts w:ascii="Times New Roman" w:hAnsi="Times New Roman" w:cs="Times New Roman"/>
          <w:lang w:val="en-US"/>
        </w:rPr>
        <w:t xml:space="preserve">for </w:t>
      </w:r>
      <w:r w:rsidR="007343A6" w:rsidRPr="00C16A75">
        <w:rPr>
          <w:rFonts w:ascii="Times New Roman" w:hAnsi="Times New Roman" w:cs="Times New Roman"/>
          <w:lang w:val="en-US"/>
        </w:rPr>
        <w:t xml:space="preserve">blood flows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original HumMod and </w:t>
      </w:r>
      <w:r w:rsidRPr="00C16A75">
        <w:rPr>
          <w:rFonts w:ascii="Times New Roman" w:hAnsi="Times New Roman" w:cs="Times New Roman"/>
          <w:lang w:val="en-US"/>
        </w:rPr>
        <w:t>applying an</w:t>
      </w:r>
      <w:r w:rsidR="007343A6" w:rsidRPr="00C16A75">
        <w:rPr>
          <w:rFonts w:ascii="Times New Roman" w:hAnsi="Times New Roman" w:cs="Times New Roman"/>
          <w:lang w:val="en-US"/>
        </w:rPr>
        <w:t xml:space="preserve"> understand</w:t>
      </w:r>
      <w:r w:rsidRPr="00C16A75">
        <w:rPr>
          <w:rFonts w:ascii="Times New Roman" w:hAnsi="Times New Roman" w:cs="Times New Roman"/>
          <w:lang w:val="en-US"/>
        </w:rPr>
        <w:t>ing</w:t>
      </w:r>
      <w:r w:rsidR="007343A6" w:rsidRPr="00C16A75">
        <w:rPr>
          <w:rFonts w:ascii="Times New Roman" w:hAnsi="Times New Roman" w:cs="Times New Roman"/>
          <w:lang w:val="en-US"/>
        </w:rPr>
        <w:t xml:space="preserve"> of these equations must lead to very similar </w:t>
      </w:r>
      <w:r w:rsidRPr="00C16A75">
        <w:rPr>
          <w:rFonts w:ascii="Times New Roman" w:hAnsi="Times New Roman" w:cs="Times New Roman"/>
          <w:lang w:val="en-US"/>
        </w:rPr>
        <w:t>visual representations</w:t>
      </w:r>
      <w:r w:rsidR="007343A6" w:rsidRPr="00C16A75">
        <w:rPr>
          <w:rFonts w:ascii="Times New Roman" w:hAnsi="Times New Roman" w:cs="Times New Roman"/>
          <w:lang w:val="en-US"/>
        </w:rPr>
        <w:t xml:space="preserve">. If these </w:t>
      </w:r>
      <w:r w:rsidRPr="00C16A75">
        <w:rPr>
          <w:rFonts w:ascii="Times New Roman" w:hAnsi="Times New Roman" w:cs="Times New Roman"/>
          <w:lang w:val="en-US"/>
        </w:rPr>
        <w:t xml:space="preserve">representations have </w:t>
      </w:r>
      <w:r w:rsidR="007343A6" w:rsidRPr="00C16A75">
        <w:rPr>
          <w:rFonts w:ascii="Times New Roman" w:hAnsi="Times New Roman" w:cs="Times New Roman"/>
          <w:lang w:val="en-US"/>
        </w:rPr>
        <w:t>mathematical meaning</w:t>
      </w:r>
      <w:r w:rsidRPr="00C16A75">
        <w:rPr>
          <w:rFonts w:ascii="Times New Roman" w:hAnsi="Times New Roman" w:cs="Times New Roman"/>
          <w:lang w:val="en-US"/>
        </w:rPr>
        <w:t xml:space="preserve">, </w:t>
      </w:r>
      <w:r w:rsidR="007343A6" w:rsidRPr="00C16A75">
        <w:rPr>
          <w:rFonts w:ascii="Times New Roman" w:hAnsi="Times New Roman" w:cs="Times New Roman"/>
          <w:lang w:val="en-US"/>
        </w:rPr>
        <w:t>as in Modelica</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understanding and upgrading of the model </w:t>
      </w:r>
      <w:r w:rsidRPr="00C16A75">
        <w:rPr>
          <w:rFonts w:ascii="Times New Roman" w:hAnsi="Times New Roman" w:cs="Times New Roman"/>
          <w:lang w:val="en-US"/>
        </w:rPr>
        <w:t xml:space="preserve">will be </w:t>
      </w:r>
      <w:r w:rsidR="007343A6" w:rsidRPr="00C16A75">
        <w:rPr>
          <w:rFonts w:ascii="Times New Roman" w:hAnsi="Times New Roman" w:cs="Times New Roman"/>
          <w:lang w:val="en-US"/>
        </w:rPr>
        <w:t xml:space="preserve">easy. </w:t>
      </w:r>
      <w:r w:rsidR="002B1328" w:rsidRPr="00C16A75">
        <w:rPr>
          <w:rFonts w:ascii="Times New Roman" w:hAnsi="Times New Roman" w:cs="Times New Roman"/>
          <w:lang w:val="en-US"/>
        </w:rPr>
        <w:t>Using diagrams</w:t>
      </w:r>
      <w:r w:rsidR="00B74B01" w:rsidRPr="00C16A75">
        <w:rPr>
          <w:rFonts w:ascii="Times New Roman" w:hAnsi="Times New Roman" w:cs="Times New Roman"/>
          <w:lang w:val="en-US"/>
        </w:rPr>
        <w:t xml:space="preserve">, </w:t>
      </w:r>
      <w:r w:rsidR="007343A6" w:rsidRPr="00C16A75">
        <w:rPr>
          <w:rFonts w:ascii="Times New Roman" w:hAnsi="Times New Roman" w:cs="Times New Roman"/>
          <w:lang w:val="en-US"/>
        </w:rPr>
        <w:t>for example</w:t>
      </w:r>
      <w:r w:rsidR="002B1328" w:rsidRPr="00C16A75">
        <w:rPr>
          <w:rFonts w:ascii="Times New Roman" w:hAnsi="Times New Roman" w:cs="Times New Roman"/>
          <w:lang w:val="en-US"/>
        </w:rPr>
        <w:t>, it must be</w:t>
      </w:r>
      <w:r w:rsidR="007343A6" w:rsidRPr="00C16A75">
        <w:rPr>
          <w:rFonts w:ascii="Times New Roman" w:hAnsi="Times New Roman" w:cs="Times New Roman"/>
          <w:lang w:val="en-US"/>
        </w:rPr>
        <w:t xml:space="preserve"> immediately evident that the coronary circulation in the HumMod access</w:t>
      </w:r>
      <w:r w:rsidR="00B74B01" w:rsidRPr="00C16A75">
        <w:rPr>
          <w:rFonts w:ascii="Times New Roman" w:hAnsi="Times New Roman" w:cs="Times New Roman"/>
          <w:lang w:val="en-US"/>
        </w:rPr>
        <w:t>es</w:t>
      </w:r>
      <w:r w:rsidR="007343A6" w:rsidRPr="00C16A75">
        <w:rPr>
          <w:rFonts w:ascii="Times New Roman" w:hAnsi="Times New Roman" w:cs="Times New Roman"/>
          <w:lang w:val="en-US"/>
        </w:rPr>
        <w:t xml:space="preserve"> the systemic veins</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as </w:t>
      </w:r>
      <w:r w:rsidR="00B74B01" w:rsidRPr="00C16A75">
        <w:rPr>
          <w:rFonts w:ascii="Times New Roman" w:hAnsi="Times New Roman" w:cs="Times New Roman"/>
          <w:lang w:val="en-US"/>
        </w:rPr>
        <w:t xml:space="preserve">in </w:t>
      </w:r>
      <w:r w:rsidR="007343A6" w:rsidRPr="00C16A75">
        <w:rPr>
          <w:rFonts w:ascii="Times New Roman" w:hAnsi="Times New Roman" w:cs="Times New Roman"/>
          <w:lang w:val="en-US"/>
        </w:rPr>
        <w:t>other peripheral blood flows. The Physiomodel changes this 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more anatomic</w:t>
      </w:r>
      <w:r w:rsidR="00B74B01" w:rsidRPr="00C16A75">
        <w:rPr>
          <w:rFonts w:ascii="Times New Roman" w:hAnsi="Times New Roman" w:cs="Times New Roman"/>
          <w:lang w:val="en-US"/>
        </w:rPr>
        <w:t>ally</w:t>
      </w:r>
      <w:r w:rsidR="007343A6" w:rsidRPr="00C16A75">
        <w:rPr>
          <w:rFonts w:ascii="Times New Roman" w:hAnsi="Times New Roman" w:cs="Times New Roman"/>
          <w:lang w:val="en-US"/>
        </w:rPr>
        <w:t xml:space="preserve"> precise idea</w:t>
      </w:r>
      <w:r w:rsidR="00B74B01" w:rsidRPr="00C16A75">
        <w:rPr>
          <w:rFonts w:ascii="Times New Roman" w:hAnsi="Times New Roman" w:cs="Times New Roman"/>
          <w:lang w:val="en-US"/>
        </w:rPr>
        <w:t xml:space="preserve">, i.e., </w:t>
      </w:r>
      <w:r w:rsidR="007343A6" w:rsidRPr="00C16A75">
        <w:rPr>
          <w:rFonts w:ascii="Times New Roman" w:hAnsi="Times New Roman" w:cs="Times New Roman"/>
          <w:lang w:val="en-US"/>
        </w:rPr>
        <w:t>that coronary circulation ends directly in</w:t>
      </w:r>
      <w:r w:rsidR="00B74B01" w:rsidRPr="00C16A75">
        <w:rPr>
          <w:rFonts w:ascii="Times New Roman" w:hAnsi="Times New Roman" w:cs="Times New Roman"/>
          <w:lang w:val="en-US"/>
        </w:rPr>
        <w:t>to</w:t>
      </w:r>
      <w:r w:rsidR="007343A6" w:rsidRPr="00C16A75">
        <w:rPr>
          <w:rFonts w:ascii="Times New Roman" w:hAnsi="Times New Roman" w:cs="Times New Roman"/>
          <w:lang w:val="en-US"/>
        </w:rPr>
        <w:t xml:space="preserve"> the right atrium. As a result</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the resistance parameter of coronary vessels </w:t>
      </w:r>
      <w:r w:rsidR="00B74B01" w:rsidRPr="00C16A75">
        <w:rPr>
          <w:rFonts w:ascii="Times New Roman" w:hAnsi="Times New Roman" w:cs="Times New Roman"/>
          <w:lang w:val="en-US"/>
        </w:rPr>
        <w:t xml:space="preserve">was recalculated </w:t>
      </w:r>
      <w:r w:rsidR="007343A6" w:rsidRPr="00C16A75">
        <w:rPr>
          <w:rFonts w:ascii="Times New Roman" w:hAnsi="Times New Roman" w:cs="Times New Roman"/>
          <w:lang w:val="en-US"/>
        </w:rPr>
        <w:t>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new pressure gradient (between </w:t>
      </w:r>
      <w:r w:rsidR="00B74B01"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aorta and right atrium) </w:t>
      </w:r>
      <w:r w:rsidR="00B74B01" w:rsidRPr="00C16A75">
        <w:rPr>
          <w:rFonts w:ascii="Times New Roman" w:hAnsi="Times New Roman" w:cs="Times New Roman"/>
          <w:lang w:val="en-US"/>
        </w:rPr>
        <w:t xml:space="preserve">in order </w:t>
      </w:r>
      <w:r w:rsidR="007343A6" w:rsidRPr="00C16A75">
        <w:rPr>
          <w:rFonts w:ascii="Times New Roman" w:hAnsi="Times New Roman" w:cs="Times New Roman"/>
          <w:lang w:val="en-US"/>
        </w:rPr>
        <w:t>to reach the same coronary blood flow.</w:t>
      </w:r>
    </w:p>
    <w:p w14:paraId="4E40377B" w14:textId="2C382FE8"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 xml:space="preserve">There </w:t>
      </w:r>
      <w:r w:rsidR="00B74B01"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small </w:t>
      </w:r>
      <w:r w:rsidR="00B74B01" w:rsidRPr="00C16A75">
        <w:rPr>
          <w:rFonts w:ascii="Times New Roman" w:hAnsi="Times New Roman" w:cs="Times New Roman"/>
          <w:lang w:val="en-US"/>
        </w:rPr>
        <w:t xml:space="preserve">cardiovascular system </w:t>
      </w:r>
      <w:r w:rsidRPr="00C16A75">
        <w:rPr>
          <w:rFonts w:ascii="Times New Roman" w:hAnsi="Times New Roman" w:cs="Times New Roman"/>
          <w:lang w:val="en-US"/>
        </w:rPr>
        <w:t>disproportions in both models. For example</w:t>
      </w:r>
      <w:r w:rsidR="00B74B01" w:rsidRPr="00C16A75">
        <w:rPr>
          <w:rFonts w:ascii="Times New Roman" w:hAnsi="Times New Roman" w:cs="Times New Roman"/>
          <w:lang w:val="en-US"/>
        </w:rPr>
        <w:t>,</w:t>
      </w:r>
      <w:r w:rsidRPr="00C16A75">
        <w:rPr>
          <w:rFonts w:ascii="Times New Roman" w:hAnsi="Times New Roman" w:cs="Times New Roman"/>
          <w:lang w:val="en-US"/>
        </w:rPr>
        <w:t xml:space="preserve"> the changing of pulmonary blood flows through ventilated alveoli is not connected </w:t>
      </w:r>
      <w:r w:rsidR="00B74B01"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circulation circuit. The total pulmonary circulation in these versions is independent of this process, which in reality must be interconnected. </w:t>
      </w:r>
      <w:r w:rsidR="00B74B01"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renal blood flow through </w:t>
      </w:r>
      <w:r w:rsidR="00B74B01" w:rsidRPr="00C16A75">
        <w:rPr>
          <w:rFonts w:ascii="Times New Roman" w:hAnsi="Times New Roman" w:cs="Times New Roman"/>
          <w:lang w:val="en-US"/>
        </w:rPr>
        <w:t xml:space="preserve">the </w:t>
      </w:r>
      <w:r w:rsidRPr="00C16A75">
        <w:rPr>
          <w:rFonts w:ascii="Times New Roman" w:hAnsi="Times New Roman" w:cs="Times New Roman"/>
          <w:lang w:val="en-US"/>
        </w:rPr>
        <w:t>vasa recta i</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not correctly connected </w:t>
      </w:r>
      <w:r w:rsidR="00B74B01" w:rsidRPr="00C16A75">
        <w:rPr>
          <w:rFonts w:ascii="Times New Roman" w:hAnsi="Times New Roman" w:cs="Times New Roman"/>
          <w:lang w:val="en-US"/>
        </w:rPr>
        <w:t xml:space="preserve">within the model’s </w:t>
      </w:r>
      <w:r w:rsidRPr="00C16A75">
        <w:rPr>
          <w:rFonts w:ascii="Times New Roman" w:hAnsi="Times New Roman" w:cs="Times New Roman"/>
          <w:lang w:val="en-US"/>
        </w:rPr>
        <w:t xml:space="preserve">cardiovascular system. All of these parts can be upgraded in </w:t>
      </w:r>
      <w:r w:rsidR="00B74B01" w:rsidRPr="00C16A75">
        <w:rPr>
          <w:rFonts w:ascii="Times New Roman" w:hAnsi="Times New Roman" w:cs="Times New Roman"/>
          <w:lang w:val="en-US"/>
        </w:rPr>
        <w:t>future</w:t>
      </w:r>
      <w:r w:rsidRPr="00C16A75">
        <w:rPr>
          <w:rFonts w:ascii="Times New Roman" w:hAnsi="Times New Roman" w:cs="Times New Roman"/>
          <w:lang w:val="en-US"/>
        </w:rPr>
        <w:t xml:space="preserve"> version</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of the models.</w:t>
      </w:r>
    </w:p>
    <w:p w14:paraId="109D4254" w14:textId="77777777" w:rsidR="00F516A0" w:rsidRPr="00C16A75" w:rsidRDefault="00F516A0" w:rsidP="004F0385">
      <w:pPr>
        <w:pStyle w:val="Nadpis2"/>
        <w:rPr>
          <w:rStyle w:val="Znaknadpisu1"/>
          <w:rFonts w:ascii="Times New Roman" w:hAnsi="Times New Roman" w:cs="Times New Roman"/>
          <w:sz w:val="28"/>
        </w:rPr>
      </w:pPr>
      <w:bookmarkStart w:id="226" w:name="_Toc420288833"/>
      <w:bookmarkStart w:id="227" w:name="_Toc421792684"/>
      <w:r w:rsidRPr="00C16A75">
        <w:rPr>
          <w:rStyle w:val="Znaknadpisu1"/>
          <w:rFonts w:ascii="Times New Roman" w:hAnsi="Times New Roman" w:cs="Times New Roman"/>
          <w:sz w:val="28"/>
        </w:rPr>
        <w:lastRenderedPageBreak/>
        <w:t>Body Water</w:t>
      </w:r>
      <w:bookmarkEnd w:id="226"/>
      <w:bookmarkEnd w:id="227"/>
    </w:p>
    <w:p w14:paraId="7B7F813F" w14:textId="77777777" w:rsidR="00507C6F" w:rsidRPr="00C16A75" w:rsidRDefault="003362FC" w:rsidP="00507C6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water (</w:t>
      </w:r>
      <w:r w:rsidR="00C27436" w:rsidRPr="00C16A75">
        <w:rPr>
          <w:rFonts w:ascii="Times New Roman" w:hAnsi="Times New Roman" w:cs="Times New Roman"/>
          <w:lang w:val="en-US"/>
        </w:rPr>
        <w:fldChar w:fldCharType="begin"/>
      </w:r>
      <w:r w:rsidR="00C27436" w:rsidRPr="00C16A75">
        <w:rPr>
          <w:rFonts w:ascii="Times New Roman" w:hAnsi="Times New Roman" w:cs="Times New Roman"/>
          <w:lang w:val="en-US"/>
        </w:rPr>
        <w:instrText xml:space="preserve"> REF _Ref409532671 \h </w:instrText>
      </w:r>
      <w:r w:rsidR="00911E3F" w:rsidRPr="00C16A75">
        <w:rPr>
          <w:rFonts w:ascii="Times New Roman" w:hAnsi="Times New Roman" w:cs="Times New Roman"/>
          <w:lang w:val="en-US"/>
        </w:rPr>
        <w:instrText xml:space="preserve"> \* MERGEFORMAT </w:instrText>
      </w:r>
      <w:r w:rsidR="00C27436" w:rsidRPr="00C16A75">
        <w:rPr>
          <w:rFonts w:ascii="Times New Roman" w:hAnsi="Times New Roman" w:cs="Times New Roman"/>
          <w:lang w:val="en-US"/>
        </w:rPr>
      </w:r>
      <w:r w:rsidR="00C27436"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12</w:t>
      </w:r>
      <w:r w:rsidR="00C27436" w:rsidRPr="00C16A75">
        <w:rPr>
          <w:rFonts w:ascii="Times New Roman" w:hAnsi="Times New Roman" w:cs="Times New Roman"/>
          <w:lang w:val="en-US"/>
        </w:rPr>
        <w:fldChar w:fldCharType="end"/>
      </w:r>
      <w:r w:rsidRPr="00C16A75">
        <w:rPr>
          <w:rFonts w:ascii="Times New Roman" w:hAnsi="Times New Roman" w:cs="Times New Roman"/>
          <w:lang w:val="en-US"/>
        </w:rPr>
        <w:t>)</w:t>
      </w:r>
      <w:r w:rsidR="003F7C37" w:rsidRPr="00C16A75">
        <w:rPr>
          <w:rFonts w:ascii="Times New Roman" w:hAnsi="Times New Roman" w:cs="Times New Roman"/>
          <w:lang w:val="en-US"/>
        </w:rPr>
        <w:t>,</w:t>
      </w:r>
      <w:r w:rsidRPr="00C16A75">
        <w:rPr>
          <w:rFonts w:ascii="Times New Roman" w:hAnsi="Times New Roman" w:cs="Times New Roman"/>
          <w:lang w:val="en-US"/>
        </w:rPr>
        <w:t xml:space="preserve"> </w:t>
      </w:r>
      <w:r w:rsidR="003F7C37" w:rsidRPr="00C16A75">
        <w:rPr>
          <w:rFonts w:ascii="Times New Roman" w:hAnsi="Times New Roman" w:cs="Times New Roman"/>
          <w:lang w:val="en-US"/>
        </w:rPr>
        <w:t>for example,</w:t>
      </w:r>
      <w:r w:rsidRPr="00C16A75">
        <w:rPr>
          <w:rFonts w:ascii="Times New Roman" w:hAnsi="Times New Roman" w:cs="Times New Roman"/>
          <w:lang w:val="en-US"/>
        </w:rPr>
        <w:t xml:space="preserve"> 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extracellular proteins</w:t>
      </w:r>
      <w:r w:rsidR="003F7C37" w:rsidRPr="00C16A75">
        <w:rPr>
          <w:rFonts w:ascii="Times New Roman" w:hAnsi="Times New Roman" w:cs="Times New Roman"/>
          <w:lang w:val="en-US"/>
        </w:rPr>
        <w:t xml:space="preserve">, </w:t>
      </w:r>
      <w:r w:rsidRPr="00C16A75">
        <w:rPr>
          <w:rFonts w:ascii="Times New Roman" w:hAnsi="Times New Roman" w:cs="Times New Roman"/>
          <w:lang w:val="en-US"/>
        </w:rPr>
        <w:t>is divided into eight main compartments: blood plasma (plasma), red blood cells (RBC)</w:t>
      </w:r>
      <w:r w:rsidR="003F7C37" w:rsidRPr="00C16A75">
        <w:rPr>
          <w:rFonts w:ascii="Times New Roman" w:hAnsi="Times New Roman" w:cs="Times New Roman"/>
          <w:lang w:val="en-US"/>
        </w:rPr>
        <w:t xml:space="preserve"> and</w:t>
      </w:r>
      <w:r w:rsidRPr="00C16A75">
        <w:rPr>
          <w:rFonts w:ascii="Times New Roman" w:hAnsi="Times New Roman" w:cs="Times New Roman"/>
          <w:lang w:val="en-US"/>
        </w:rPr>
        <w:t xml:space="preserve"> interstitial (IST)/intracellular</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(ICF) water of </w:t>
      </w:r>
      <w:r w:rsidR="003F7C37" w:rsidRPr="00C16A75">
        <w:rPr>
          <w:rFonts w:ascii="Times New Roman" w:hAnsi="Times New Roman" w:cs="Times New Roman"/>
          <w:lang w:val="en-US"/>
        </w:rPr>
        <w:t xml:space="preserve">the </w:t>
      </w:r>
      <w:r w:rsidRPr="00C16A75">
        <w:rPr>
          <w:rFonts w:ascii="Times New Roman" w:hAnsi="Times New Roman" w:cs="Times New Roman"/>
          <w:lang w:val="en-US"/>
        </w:rPr>
        <w:t>upper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(UT), middle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(MT) and lower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(LT). These compartments are connected </w:t>
      </w:r>
      <w:r w:rsidR="003F7C37" w:rsidRPr="00C16A75">
        <w:rPr>
          <w:rFonts w:ascii="Times New Roman" w:hAnsi="Times New Roman" w:cs="Times New Roman"/>
          <w:lang w:val="en-US"/>
        </w:rPr>
        <w:t xml:space="preserve">by </w:t>
      </w:r>
      <w:r w:rsidR="00FF4F89" w:rsidRPr="00C16A75">
        <w:rPr>
          <w:rFonts w:ascii="Times New Roman" w:hAnsi="Times New Roman" w:cs="Times New Roman"/>
          <w:lang w:val="en-US"/>
        </w:rPr>
        <w:t>chemical connectors, which</w:t>
      </w:r>
      <w:r w:rsidR="003F7C37" w:rsidRPr="00C16A75">
        <w:rPr>
          <w:rFonts w:ascii="Times New Roman" w:hAnsi="Times New Roman" w:cs="Times New Roman"/>
          <w:lang w:val="en-US"/>
        </w:rPr>
        <w:t xml:space="preserve"> also</w:t>
      </w:r>
      <w:r w:rsidR="00FF4F89" w:rsidRPr="00C16A75">
        <w:rPr>
          <w:rFonts w:ascii="Times New Roman" w:hAnsi="Times New Roman" w:cs="Times New Roman"/>
          <w:lang w:val="en-US"/>
        </w:rPr>
        <w:t xml:space="preserve"> support the osmotic processes</w:t>
      </w:r>
      <w:r w:rsidRPr="00C16A75">
        <w:rPr>
          <w:rFonts w:ascii="Times New Roman" w:hAnsi="Times New Roman" w:cs="Times New Roman"/>
          <w:lang w:val="en-US"/>
        </w:rPr>
        <w:t xml:space="preserve">. </w:t>
      </w:r>
      <w:r w:rsidR="00833903" w:rsidRPr="00C16A75">
        <w:rPr>
          <w:rFonts w:ascii="Times New Roman" w:hAnsi="Times New Roman" w:cs="Times New Roman"/>
          <w:lang w:val="en-US"/>
        </w:rPr>
        <w:t>Selected</w:t>
      </w:r>
      <w:r w:rsidRPr="00C16A75">
        <w:rPr>
          <w:rFonts w:ascii="Times New Roman" w:hAnsi="Times New Roman" w:cs="Times New Roman"/>
          <w:lang w:val="en-US"/>
        </w:rPr>
        <w:t xml:space="preserve"> </w:t>
      </w:r>
      <w:r w:rsidR="00F82D4C" w:rsidRPr="00C16A75">
        <w:rPr>
          <w:rFonts w:ascii="Times New Roman" w:hAnsi="Times New Roman" w:cs="Times New Roman"/>
          <w:lang w:val="en-US"/>
        </w:rPr>
        <w:t>distribution of body water (41L</w:t>
      </w:r>
      <w:r w:rsidR="006508BF" w:rsidRPr="00C16A75">
        <w:rPr>
          <w:rFonts w:ascii="Times New Roman" w:hAnsi="Times New Roman" w:cs="Times New Roman"/>
          <w:lang w:val="en-US"/>
        </w:rPr>
        <w:t xml:space="preserve"> for 70kg</w:t>
      </w:r>
      <w:r w:rsidR="003F7C37" w:rsidRPr="00C16A75">
        <w:rPr>
          <w:rFonts w:ascii="Times New Roman" w:hAnsi="Times New Roman" w:cs="Times New Roman"/>
          <w:lang w:val="en-US"/>
        </w:rPr>
        <w:t>, male</w:t>
      </w:r>
      <w:r w:rsidRPr="00C16A75">
        <w:rPr>
          <w:rFonts w:ascii="Times New Roman" w:hAnsi="Times New Roman" w:cs="Times New Roman"/>
          <w:lang w:val="en-US"/>
        </w:rPr>
        <w:t xml:space="preserve">) between </w:t>
      </w:r>
      <w:r w:rsidR="00833903" w:rsidRPr="00C16A75">
        <w:rPr>
          <w:rFonts w:ascii="Times New Roman" w:hAnsi="Times New Roman" w:cs="Times New Roman"/>
          <w:lang w:val="en-US"/>
        </w:rPr>
        <w:t xml:space="preserve">compartments is </w:t>
      </w:r>
      <w:r w:rsidR="003F7C37" w:rsidRPr="00C16A75">
        <w:rPr>
          <w:rFonts w:ascii="Times New Roman" w:hAnsi="Times New Roman" w:cs="Times New Roman"/>
          <w:lang w:val="en-US"/>
        </w:rPr>
        <w:t xml:space="preserve">shown </w:t>
      </w:r>
      <w:r w:rsidR="00833903" w:rsidRPr="00C16A75">
        <w:rPr>
          <w:rFonts w:ascii="Times New Roman" w:hAnsi="Times New Roman" w:cs="Times New Roman"/>
          <w:lang w:val="en-US"/>
        </w:rPr>
        <w:t xml:space="preserve">in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REF _Ref408711840 \h </w:instrText>
      </w:r>
      <w:r w:rsidR="00911E3F" w:rsidRPr="00C16A75">
        <w:rPr>
          <w:rFonts w:ascii="Times New Roman" w:hAnsi="Times New Roman" w:cs="Times New Roman"/>
          <w:lang w:val="en-US"/>
        </w:rPr>
        <w:instrText xml:space="preserve"> \* MERGEFORMAT </w:instrText>
      </w:r>
      <w:r w:rsidR="00833903" w:rsidRPr="00C16A75">
        <w:rPr>
          <w:rFonts w:ascii="Times New Roman" w:hAnsi="Times New Roman" w:cs="Times New Roman"/>
          <w:lang w:val="en-US"/>
        </w:rPr>
      </w:r>
      <w:r w:rsidR="00833903"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IV</w:t>
      </w:r>
      <w:r w:rsidR="00833903"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B645C" w:rsidRPr="00C16A75">
        <w:rPr>
          <w:rFonts w:ascii="Times New Roman" w:hAnsi="Times New Roman" w:cs="Times New Roman"/>
          <w:lang w:val="en-US"/>
        </w:rPr>
        <w:t>From these values</w:t>
      </w:r>
      <w:r w:rsidR="003F7C37" w:rsidRPr="00C16A75">
        <w:rPr>
          <w:rFonts w:ascii="Times New Roman" w:hAnsi="Times New Roman" w:cs="Times New Roman"/>
          <w:lang w:val="en-US"/>
        </w:rPr>
        <w:t>,</w:t>
      </w:r>
      <w:r w:rsidR="000B645C" w:rsidRPr="00C16A75">
        <w:rPr>
          <w:rFonts w:ascii="Times New Roman" w:hAnsi="Times New Roman" w:cs="Times New Roman"/>
          <w:lang w:val="en-US"/>
        </w:rPr>
        <w:t xml:space="preserve"> the total interstitial, extracellular or intracellular volume used for simplified pharmacokinetic calculations</w:t>
      </w:r>
      <w:r w:rsidR="003F7C37" w:rsidRPr="00C16A75">
        <w:rPr>
          <w:rFonts w:ascii="Times New Roman" w:hAnsi="Times New Roman" w:cs="Times New Roman"/>
          <w:lang w:val="en-US"/>
        </w:rPr>
        <w:t xml:space="preserve"> can</w:t>
      </w:r>
      <w:r w:rsidR="00207885" w:rsidRPr="00C16A75">
        <w:rPr>
          <w:rFonts w:ascii="Times New Roman" w:hAnsi="Times New Roman" w:cs="Times New Roman"/>
          <w:lang w:val="en-US"/>
        </w:rPr>
        <w:t xml:space="preserve"> </w:t>
      </w:r>
      <w:r w:rsidR="003F7C37" w:rsidRPr="00C16A75">
        <w:rPr>
          <w:rFonts w:ascii="Times New Roman" w:hAnsi="Times New Roman" w:cs="Times New Roman"/>
          <w:lang w:val="en-US"/>
        </w:rPr>
        <w:t>also be expressed</w:t>
      </w:r>
      <w:r w:rsidR="00507C6F" w:rsidRPr="00C16A75">
        <w:rPr>
          <w:rFonts w:ascii="Times New Roman" w:hAnsi="Times New Roman" w:cs="Times New Roman"/>
          <w:lang w:val="en-US"/>
        </w:rPr>
        <w:t>.</w:t>
      </w:r>
    </w:p>
    <w:p w14:paraId="642687A2" w14:textId="77777777" w:rsidR="00507C6F" w:rsidRPr="00C16A75" w:rsidRDefault="00507C6F" w:rsidP="00507C6F">
      <w:pPr>
        <w:pStyle w:val="Titulek"/>
        <w:keepNext/>
        <w:jc w:val="both"/>
        <w:rPr>
          <w:rFonts w:ascii="Times New Roman" w:hAnsi="Times New Roman" w:cs="Times New Roman"/>
          <w:lang w:val="en-US"/>
        </w:rPr>
      </w:pPr>
      <w:bookmarkStart w:id="228" w:name="_Ref408711840"/>
      <w:bookmarkStart w:id="229" w:name="_Toc421679617"/>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IV</w:t>
      </w:r>
      <w:r w:rsidRPr="00C16A75">
        <w:rPr>
          <w:rFonts w:ascii="Times New Roman" w:hAnsi="Times New Roman" w:cs="Times New Roman"/>
          <w:lang w:val="en-US"/>
        </w:rPr>
        <w:fldChar w:fldCharType="end"/>
      </w:r>
      <w:bookmarkEnd w:id="228"/>
      <w:r w:rsidRPr="00C16A75">
        <w:rPr>
          <w:rFonts w:ascii="Times New Roman" w:hAnsi="Times New Roman" w:cs="Times New Roman"/>
          <w:lang w:val="en-US"/>
        </w:rPr>
        <w:t>: Typical steady state water volume of compartments [L].</w:t>
      </w:r>
      <w:bookmarkEnd w:id="229"/>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C16A75"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C16A75" w:rsidRDefault="00507C6F" w:rsidP="0040704F">
            <w:pPr>
              <w:jc w:val="both"/>
              <w:rPr>
                <w:rFonts w:ascii="Times New Roman" w:hAnsi="Times New Roman" w:cs="Times New Roman"/>
                <w:lang w:val="en-US"/>
              </w:rPr>
            </w:pPr>
            <w:r w:rsidRPr="00C16A75">
              <w:rPr>
                <w:rFonts w:ascii="Times New Roman" w:hAnsi="Times New Roman" w:cs="Times New Roman"/>
                <w:lang w:val="en-US"/>
              </w:rPr>
              <w:t>Plasma</w:t>
            </w:r>
          </w:p>
        </w:tc>
        <w:tc>
          <w:tcPr>
            <w:tcW w:w="991" w:type="dxa"/>
          </w:tcPr>
          <w:p w14:paraId="4C7EFB39"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RBC</w:t>
            </w:r>
          </w:p>
        </w:tc>
        <w:tc>
          <w:tcPr>
            <w:tcW w:w="1087" w:type="dxa"/>
          </w:tcPr>
          <w:p w14:paraId="3E78A15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UT_IST</w:t>
            </w:r>
          </w:p>
        </w:tc>
        <w:tc>
          <w:tcPr>
            <w:tcW w:w="1095" w:type="dxa"/>
          </w:tcPr>
          <w:p w14:paraId="34D21BBC"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UT_ICF</w:t>
            </w:r>
          </w:p>
        </w:tc>
        <w:tc>
          <w:tcPr>
            <w:tcW w:w="1103" w:type="dxa"/>
          </w:tcPr>
          <w:p w14:paraId="7B7EDDAD"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MT_IST</w:t>
            </w:r>
          </w:p>
        </w:tc>
        <w:tc>
          <w:tcPr>
            <w:tcW w:w="1110" w:type="dxa"/>
          </w:tcPr>
          <w:p w14:paraId="4D0B22A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MT_ICF</w:t>
            </w:r>
          </w:p>
        </w:tc>
        <w:tc>
          <w:tcPr>
            <w:tcW w:w="1084" w:type="dxa"/>
          </w:tcPr>
          <w:p w14:paraId="3F3CE3E4"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LT_IST</w:t>
            </w:r>
          </w:p>
        </w:tc>
        <w:tc>
          <w:tcPr>
            <w:tcW w:w="1091" w:type="dxa"/>
          </w:tcPr>
          <w:p w14:paraId="1DFF7467"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LT_ICF</w:t>
            </w:r>
          </w:p>
        </w:tc>
      </w:tr>
      <w:tr w:rsidR="00507C6F" w:rsidRPr="00C16A75"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C16A75" w:rsidRDefault="00507C6F" w:rsidP="0040704F">
            <w:pPr>
              <w:jc w:val="both"/>
              <w:rPr>
                <w:rFonts w:ascii="Times New Roman" w:hAnsi="Times New Roman" w:cs="Times New Roman"/>
                <w:b w:val="0"/>
                <w:lang w:val="en-US"/>
              </w:rPr>
            </w:pPr>
            <w:r w:rsidRPr="00C16A75">
              <w:rPr>
                <w:rFonts w:ascii="Times New Roman" w:hAnsi="Times New Roman" w:cs="Times New Roman"/>
                <w:b w:val="0"/>
                <w:lang w:val="en-US"/>
              </w:rPr>
              <w:t>3.0</w:t>
            </w:r>
          </w:p>
        </w:tc>
        <w:tc>
          <w:tcPr>
            <w:tcW w:w="991" w:type="dxa"/>
          </w:tcPr>
          <w:p w14:paraId="36CEDA4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w:t>
            </w:r>
          </w:p>
        </w:tc>
        <w:tc>
          <w:tcPr>
            <w:tcW w:w="1087" w:type="dxa"/>
          </w:tcPr>
          <w:p w14:paraId="3898778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2.3</w:t>
            </w:r>
          </w:p>
        </w:tc>
        <w:tc>
          <w:tcPr>
            <w:tcW w:w="1095" w:type="dxa"/>
          </w:tcPr>
          <w:p w14:paraId="4C2DAC6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5.0</w:t>
            </w:r>
          </w:p>
        </w:tc>
        <w:tc>
          <w:tcPr>
            <w:tcW w:w="1103" w:type="dxa"/>
          </w:tcPr>
          <w:p w14:paraId="0F3B3CF7"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p>
        </w:tc>
        <w:tc>
          <w:tcPr>
            <w:tcW w:w="1110" w:type="dxa"/>
          </w:tcPr>
          <w:p w14:paraId="6E9E91E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12.5</w:t>
            </w:r>
          </w:p>
        </w:tc>
        <w:tc>
          <w:tcPr>
            <w:tcW w:w="1084" w:type="dxa"/>
          </w:tcPr>
          <w:p w14:paraId="544FC09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3.4</w:t>
            </w:r>
          </w:p>
        </w:tc>
        <w:tc>
          <w:tcPr>
            <w:tcW w:w="1091" w:type="dxa"/>
          </w:tcPr>
          <w:p w14:paraId="129BC53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7.5</w:t>
            </w:r>
          </w:p>
        </w:tc>
      </w:tr>
    </w:tbl>
    <w:p w14:paraId="03CC84B9" w14:textId="77777777" w:rsidR="00401092" w:rsidRDefault="00401092" w:rsidP="00401092">
      <w:pPr>
        <w:keepNext/>
        <w:jc w:val="both"/>
        <w:rPr>
          <w:rFonts w:ascii="Times New Roman" w:hAnsi="Times New Roman" w:cs="Times New Roman"/>
          <w:lang w:val="en-US"/>
        </w:rPr>
      </w:pPr>
    </w:p>
    <w:p w14:paraId="78E4882A" w14:textId="5E7DBC11"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83488" behindDoc="1" locked="0" layoutInCell="1" allowOverlap="1" wp14:anchorId="106CC808" wp14:editId="49244BC1">
            <wp:simplePos x="0" y="0"/>
            <wp:positionH relativeFrom="column">
              <wp:posOffset>5608955</wp:posOffset>
            </wp:positionH>
            <wp:positionV relativeFrom="paragraph">
              <wp:posOffset>156845</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1D7A512" wp14:editId="1E8A4C1E">
            <wp:extent cx="5334000" cy="5105400"/>
            <wp:effectExtent l="0" t="0" r="0" b="0"/>
            <wp:docPr id="93" name="Obrázek 93" descr="D12_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D12_Wate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334000" cy="5105400"/>
                    </a:xfrm>
                    <a:prstGeom prst="rect">
                      <a:avLst/>
                    </a:prstGeom>
                    <a:noFill/>
                    <a:ln>
                      <a:noFill/>
                    </a:ln>
                  </pic:spPr>
                </pic:pic>
              </a:graphicData>
            </a:graphic>
          </wp:inline>
        </w:drawing>
      </w:r>
    </w:p>
    <w:p w14:paraId="7248B15C" w14:textId="77705D3B" w:rsidR="00401092" w:rsidRPr="00C16A75" w:rsidRDefault="00401092" w:rsidP="00401092">
      <w:pPr>
        <w:pStyle w:val="Titulek"/>
        <w:jc w:val="both"/>
        <w:rPr>
          <w:rFonts w:ascii="Times New Roman" w:hAnsi="Times New Roman" w:cs="Times New Roman"/>
          <w:lang w:val="en-US"/>
        </w:rPr>
      </w:pPr>
      <w:bookmarkStart w:id="230" w:name="_Ref40953267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Pr>
          <w:rFonts w:ascii="Times New Roman" w:hAnsi="Times New Roman" w:cs="Times New Roman"/>
          <w:noProof/>
          <w:lang w:val="en-US"/>
        </w:rPr>
        <w:t>12</w:t>
      </w:r>
      <w:r w:rsidRPr="00C16A75">
        <w:rPr>
          <w:rFonts w:ascii="Times New Roman" w:hAnsi="Times New Roman" w:cs="Times New Roman"/>
          <w:lang w:val="en-US"/>
        </w:rPr>
        <w:fldChar w:fldCharType="end"/>
      </w:r>
      <w:bookmarkEnd w:id="230"/>
      <w:r w:rsidRPr="00C16A75">
        <w:rPr>
          <w:rFonts w:ascii="Times New Roman" w:hAnsi="Times New Roman" w:cs="Times New Roman"/>
          <w:lang w:val="en-US"/>
        </w:rPr>
        <w:t>: Water subsystem.</w:t>
      </w:r>
    </w:p>
    <w:p w14:paraId="432D8CB4" w14:textId="5C26FB26" w:rsidR="00507C6F" w:rsidRPr="00C16A75" w:rsidRDefault="00507C6F" w:rsidP="00507C6F">
      <w:pPr>
        <w:spacing w:before="240"/>
        <w:jc w:val="both"/>
        <w:rPr>
          <w:rFonts w:ascii="Times New Roman" w:hAnsi="Times New Roman" w:cs="Times New Roman"/>
          <w:lang w:val="en-US"/>
        </w:rPr>
      </w:pPr>
      <w:r w:rsidRPr="00C16A75">
        <w:rPr>
          <w:rFonts w:ascii="Times New Roman" w:hAnsi="Times New Roman" w:cs="Times New Roman"/>
          <w:lang w:val="en-US"/>
        </w:rPr>
        <w:t xml:space="preserve">Selected mean water flow between all compartments are listed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examined in a range of studies </w: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(Eisenhoffer, et al., 1994; Engeset, et al., 1973; Henriksen, 1985; 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steady state of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reverts the sum of each row and each column to zero. Table rows represent flow description while columns refer to different areas. The areas into which </w:t>
      </w:r>
      <w:r w:rsidRPr="00C16A75">
        <w:rPr>
          <w:rFonts w:ascii="Times New Roman" w:hAnsi="Times New Roman" w:cs="Times New Roman"/>
          <w:lang w:val="en-US"/>
        </w:rPr>
        <w:lastRenderedPageBreak/>
        <w:t>water flows are indicated according to whether the value is positive, or whether the places from which the water flows has a negative value.</w:t>
      </w:r>
    </w:p>
    <w:p w14:paraId="15A5D778" w14:textId="60EBD90B" w:rsidR="003362FC" w:rsidRPr="00C16A75" w:rsidRDefault="00FF4F89" w:rsidP="00401092">
      <w:pPr>
        <w:keepNext/>
        <w:jc w:val="both"/>
        <w:rPr>
          <w:rFonts w:ascii="Times New Roman" w:hAnsi="Times New Roman" w:cs="Times New Roman"/>
          <w:lang w:val="en-US"/>
        </w:rPr>
      </w:pPr>
      <w:r w:rsidRPr="00C16A75">
        <w:rPr>
          <w:rFonts w:ascii="Times New Roman" w:hAnsi="Times New Roman" w:cs="Times New Roman"/>
          <w:lang w:val="en-US"/>
        </w:rPr>
        <w:t>F</w:t>
      </w:r>
      <w:r w:rsidR="005C5EA9" w:rsidRPr="00C16A75">
        <w:rPr>
          <w:rFonts w:ascii="Times New Roman" w:hAnsi="Times New Roman" w:cs="Times New Roman"/>
          <w:lang w:val="en-US"/>
        </w:rPr>
        <w:t>or example</w:t>
      </w:r>
      <w:r w:rsidR="008D7815" w:rsidRPr="00C16A75">
        <w:rPr>
          <w:rFonts w:ascii="Times New Roman" w:hAnsi="Times New Roman" w:cs="Times New Roman"/>
          <w:lang w:val="en-US"/>
        </w:rPr>
        <w:t>,</w:t>
      </w:r>
      <w:r w:rsidR="00794429" w:rsidRPr="00C16A75">
        <w:rPr>
          <w:rFonts w:ascii="Times New Roman" w:hAnsi="Times New Roman" w:cs="Times New Roman"/>
          <w:lang w:val="en-US"/>
        </w:rPr>
        <w:t xml:space="preserve"> in the first line</w:t>
      </w:r>
      <w:r w:rsidR="008D7815" w:rsidRPr="00C16A75">
        <w:rPr>
          <w:rFonts w:ascii="Times New Roman" w:hAnsi="Times New Roman" w:cs="Times New Roman"/>
          <w:lang w:val="en-US"/>
        </w:rPr>
        <w:t xml:space="preserve">, </w:t>
      </w:r>
      <w:r w:rsidR="00794429" w:rsidRPr="00C16A75">
        <w:rPr>
          <w:rFonts w:ascii="Times New Roman" w:hAnsi="Times New Roman" w:cs="Times New Roman"/>
          <w:lang w:val="en-US"/>
        </w:rPr>
        <w:t>t</w:t>
      </w:r>
      <w:r w:rsidR="000B645C" w:rsidRPr="00C16A75">
        <w:rPr>
          <w:rFonts w:ascii="Times New Roman" w:hAnsi="Times New Roman" w:cs="Times New Roman"/>
          <w:lang w:val="en-US"/>
        </w:rPr>
        <w:t xml:space="preserve">he water </w:t>
      </w:r>
      <w:r w:rsidR="008D7815" w:rsidRPr="00C16A75">
        <w:rPr>
          <w:rFonts w:ascii="Times New Roman" w:hAnsi="Times New Roman" w:cs="Times New Roman"/>
          <w:lang w:val="en-US"/>
        </w:rPr>
        <w:t xml:space="preserve">is </w:t>
      </w:r>
      <w:r w:rsidR="003362FC" w:rsidRPr="00C16A75">
        <w:rPr>
          <w:rFonts w:ascii="Times New Roman" w:hAnsi="Times New Roman" w:cs="Times New Roman"/>
          <w:lang w:val="en-US"/>
        </w:rPr>
        <w:t>absorbed</w:t>
      </w:r>
      <w:r w:rsidR="00C27436" w:rsidRPr="00C16A75">
        <w:rPr>
          <w:rFonts w:ascii="Times New Roman" w:hAnsi="Times New Roman" w:cs="Times New Roman"/>
          <w:lang w:val="en-US"/>
        </w:rPr>
        <w:t xml:space="preserve"> </w:t>
      </w:r>
      <w:r w:rsidR="005C5EA9" w:rsidRPr="00C16A75">
        <w:rPr>
          <w:rFonts w:ascii="Times New Roman" w:hAnsi="Times New Roman" w:cs="Times New Roman"/>
          <w:lang w:val="en-US"/>
        </w:rPr>
        <w:t xml:space="preserve">from </w:t>
      </w:r>
      <w:r w:rsidR="00E81CBA" w:rsidRPr="00C16A75">
        <w:rPr>
          <w:rFonts w:ascii="Times New Roman" w:hAnsi="Times New Roman" w:cs="Times New Roman"/>
          <w:lang w:val="en-US"/>
        </w:rPr>
        <w:t>diet</w:t>
      </w:r>
      <w:r w:rsidR="002B1328" w:rsidRPr="00C16A75">
        <w:rPr>
          <w:rFonts w:ascii="Times New Roman" w:hAnsi="Times New Roman" w:cs="Times New Roman"/>
          <w:lang w:val="en-US"/>
        </w:rPr>
        <w:t xml:space="preserve"> </w:t>
      </w:r>
      <w:r w:rsidR="00C27436" w:rsidRPr="00C16A75">
        <w:rPr>
          <w:rFonts w:ascii="Times New Roman" w:hAnsi="Times New Roman" w:cs="Times New Roman"/>
          <w:lang w:val="en-US"/>
        </w:rPr>
        <w:t xml:space="preserve">in </w:t>
      </w:r>
      <w:r w:rsidR="008D7815" w:rsidRPr="00C16A75">
        <w:rPr>
          <w:rFonts w:ascii="Times New Roman" w:hAnsi="Times New Roman" w:cs="Times New Roman"/>
          <w:lang w:val="en-US"/>
        </w:rPr>
        <w:t xml:space="preserve">the </w:t>
      </w:r>
      <w:r w:rsidR="00C27436" w:rsidRPr="00C16A75">
        <w:rPr>
          <w:rFonts w:ascii="Times New Roman" w:hAnsi="Times New Roman" w:cs="Times New Roman"/>
          <w:lang w:val="en-US"/>
        </w:rPr>
        <w:t>gastrointestinal tract</w:t>
      </w:r>
      <w:r w:rsidR="008D7815" w:rsidRPr="00C16A75">
        <w:rPr>
          <w:rFonts w:ascii="Times New Roman" w:hAnsi="Times New Roman" w:cs="Times New Roman"/>
          <w:lang w:val="en-US"/>
        </w:rPr>
        <w:t>; the food</w:t>
      </w:r>
      <w:r w:rsidR="00E81CBA" w:rsidRPr="00C16A75">
        <w:rPr>
          <w:rFonts w:ascii="Times New Roman" w:hAnsi="Times New Roman" w:cs="Times New Roman"/>
          <w:lang w:val="en-US"/>
        </w:rPr>
        <w:t xml:space="preserve"> </w:t>
      </w:r>
      <w:r w:rsidRPr="00C16A75">
        <w:rPr>
          <w:rFonts w:ascii="Times New Roman" w:hAnsi="Times New Roman" w:cs="Times New Roman"/>
          <w:lang w:val="en-US"/>
        </w:rPr>
        <w:t>comes from the environment (ENV) and goes into the blood plasma (P</w:t>
      </w:r>
      <w:r w:rsidR="004D2C9D" w:rsidRPr="00C16A75">
        <w:rPr>
          <w:rFonts w:ascii="Times New Roman" w:hAnsi="Times New Roman" w:cs="Times New Roman"/>
          <w:lang w:val="en-US"/>
        </w:rPr>
        <w:t>lasma)</w:t>
      </w:r>
      <w:r w:rsidR="00C27436" w:rsidRPr="00C16A75">
        <w:rPr>
          <w:rFonts w:ascii="Times New Roman" w:hAnsi="Times New Roman" w:cs="Times New Roman"/>
          <w:lang w:val="en-US"/>
        </w:rPr>
        <w:t>. I</w:t>
      </w:r>
      <w:r w:rsidR="003362FC" w:rsidRPr="00C16A75">
        <w:rPr>
          <w:rFonts w:ascii="Times New Roman" w:hAnsi="Times New Roman" w:cs="Times New Roman"/>
          <w:lang w:val="en-US"/>
        </w:rPr>
        <w:t xml:space="preserve">n each torso </w:t>
      </w:r>
      <w:r w:rsidR="00E81CBA" w:rsidRPr="00C16A75">
        <w:rPr>
          <w:rFonts w:ascii="Times New Roman" w:hAnsi="Times New Roman" w:cs="Times New Roman"/>
          <w:lang w:val="en-US"/>
        </w:rPr>
        <w:t xml:space="preserve">the water </w:t>
      </w:r>
      <w:r w:rsidR="003362FC" w:rsidRPr="00C16A75">
        <w:rPr>
          <w:rFonts w:ascii="Times New Roman" w:hAnsi="Times New Roman" w:cs="Times New Roman"/>
          <w:lang w:val="en-US"/>
        </w:rPr>
        <w:t xml:space="preserve">is metabolically produced and excreted </w:t>
      </w:r>
      <w:r w:rsidR="008D7815" w:rsidRPr="00C16A75">
        <w:rPr>
          <w:rFonts w:ascii="Times New Roman" w:hAnsi="Times New Roman" w:cs="Times New Roman"/>
          <w:lang w:val="en-US"/>
        </w:rPr>
        <w:t xml:space="preserve">through </w:t>
      </w:r>
      <w:r w:rsidR="003362FC" w:rsidRPr="00C16A75">
        <w:rPr>
          <w:rFonts w:ascii="Times New Roman" w:hAnsi="Times New Roman" w:cs="Times New Roman"/>
          <w:lang w:val="en-US"/>
        </w:rPr>
        <w:t xml:space="preserve">sweating or by vaporization. Flows such as hemorrhage, transfusion, intravenous drip, </w:t>
      </w:r>
      <w:r w:rsidR="00D52C7B" w:rsidRPr="00C16A75">
        <w:rPr>
          <w:rFonts w:ascii="Times New Roman" w:hAnsi="Times New Roman" w:cs="Times New Roman"/>
          <w:lang w:val="en-US"/>
        </w:rPr>
        <w:t xml:space="preserve">flow to the </w:t>
      </w:r>
      <w:r w:rsidR="003362FC" w:rsidRPr="00C16A75">
        <w:rPr>
          <w:rFonts w:ascii="Times New Roman" w:hAnsi="Times New Roman" w:cs="Times New Roman"/>
          <w:lang w:val="en-US"/>
        </w:rPr>
        <w:t xml:space="preserve">peritoneum, to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lungs </w:t>
      </w:r>
      <w:r w:rsidR="00D52C7B" w:rsidRPr="00C16A75">
        <w:rPr>
          <w:rFonts w:ascii="Times New Roman" w:hAnsi="Times New Roman" w:cs="Times New Roman"/>
          <w:lang w:val="en-US"/>
        </w:rPr>
        <w:t xml:space="preserve">and </w:t>
      </w:r>
      <w:r w:rsidR="003362FC" w:rsidRPr="00C16A75">
        <w:rPr>
          <w:rFonts w:ascii="Times New Roman" w:hAnsi="Times New Roman" w:cs="Times New Roman"/>
          <w:lang w:val="en-US"/>
        </w:rPr>
        <w:t xml:space="preserve">edema are zero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normal condition</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005C5EA9" w:rsidRPr="00C16A75">
        <w:rPr>
          <w:rFonts w:ascii="Times New Roman" w:hAnsi="Times New Roman" w:cs="Times New Roman"/>
          <w:lang w:val="en-US"/>
        </w:rPr>
        <w:t>Excretion</w:t>
      </w:r>
      <w:r w:rsidR="003362FC"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in the form of </w:t>
      </w:r>
      <w:r w:rsidR="003362FC" w:rsidRPr="00C16A75">
        <w:rPr>
          <w:rFonts w:ascii="Times New Roman" w:hAnsi="Times New Roman" w:cs="Times New Roman"/>
          <w:lang w:val="en-US"/>
        </w:rPr>
        <w:t xml:space="preserve">urine is modeled by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5C5EA9" w:rsidRPr="00C16A75">
        <w:rPr>
          <w:rFonts w:ascii="Times New Roman" w:hAnsi="Times New Roman" w:cs="Times New Roman"/>
          <w:lang w:val="en-US"/>
        </w:rPr>
        <w:t xml:space="preserve"> component</w:t>
      </w:r>
      <w:r w:rsidR="003362FC"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1647E5A5" w14:textId="4B83D694" w:rsidR="003362FC" w:rsidRPr="00C16A75" w:rsidRDefault="003362FC" w:rsidP="00911E3F">
      <w:pPr>
        <w:pStyle w:val="Titulek"/>
        <w:keepNext/>
        <w:jc w:val="both"/>
        <w:rPr>
          <w:rFonts w:ascii="Times New Roman" w:hAnsi="Times New Roman" w:cs="Times New Roman"/>
          <w:lang w:val="en-US"/>
        </w:rPr>
      </w:pPr>
      <w:bookmarkStart w:id="231" w:name="_Ref408711804"/>
      <w:bookmarkStart w:id="232" w:name="_Ref420166488"/>
      <w:bookmarkStart w:id="233" w:name="_Toc421679618"/>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V</w:t>
      </w:r>
      <w:r w:rsidRPr="00C16A75">
        <w:rPr>
          <w:rFonts w:ascii="Times New Roman" w:hAnsi="Times New Roman" w:cs="Times New Roman"/>
          <w:lang w:val="en-US"/>
        </w:rPr>
        <w:fldChar w:fldCharType="end"/>
      </w:r>
      <w:bookmarkEnd w:id="231"/>
      <w:r w:rsidR="00D52C7B" w:rsidRPr="00C16A75">
        <w:rPr>
          <w:rFonts w:ascii="Times New Roman" w:hAnsi="Times New Roman" w:cs="Times New Roman"/>
          <w:lang w:val="en-US"/>
        </w:rPr>
        <w:t xml:space="preserve">: </w:t>
      </w:r>
      <w:r w:rsidR="006E1517" w:rsidRPr="00C16A75">
        <w:rPr>
          <w:rFonts w:ascii="Times New Roman" w:hAnsi="Times New Roman" w:cs="Times New Roman"/>
          <w:lang w:val="en-US"/>
        </w:rPr>
        <w:t xml:space="preserve"> Selected</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water flows between compartments [ml/min]</w:t>
      </w:r>
      <w:bookmarkEnd w:id="232"/>
      <w:r w:rsidR="00D52C7B" w:rsidRPr="00C16A75">
        <w:rPr>
          <w:rFonts w:ascii="Times New Roman" w:hAnsi="Times New Roman" w:cs="Times New Roman"/>
          <w:lang w:val="en-US"/>
        </w:rPr>
        <w:t>.</w:t>
      </w:r>
      <w:bookmarkEnd w:id="233"/>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C16A75"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C16A75" w:rsidRDefault="003362FC" w:rsidP="00911E3F">
            <w:pPr>
              <w:jc w:val="both"/>
              <w:rPr>
                <w:rFonts w:ascii="Times New Roman" w:hAnsi="Times New Roman" w:cs="Times New Roman"/>
                <w:lang w:val="en-US"/>
              </w:rPr>
            </w:pPr>
          </w:p>
        </w:tc>
        <w:tc>
          <w:tcPr>
            <w:tcW w:w="1304" w:type="dxa"/>
          </w:tcPr>
          <w:p w14:paraId="7707B6C5" w14:textId="77777777" w:rsidR="003362FC" w:rsidRPr="00C16A75"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w:t>
            </w:r>
            <w:r w:rsidR="003362FC" w:rsidRPr="00C16A75">
              <w:rPr>
                <w:rFonts w:ascii="Times New Roman" w:hAnsi="Times New Roman" w:cs="Times New Roman"/>
                <w:lang w:val="en-US"/>
              </w:rPr>
              <w:t>lasma</w:t>
            </w:r>
          </w:p>
        </w:tc>
        <w:tc>
          <w:tcPr>
            <w:tcW w:w="1304" w:type="dxa"/>
          </w:tcPr>
          <w:p w14:paraId="7DFB889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w:t>
            </w:r>
          </w:p>
        </w:tc>
        <w:tc>
          <w:tcPr>
            <w:tcW w:w="1304" w:type="dxa"/>
          </w:tcPr>
          <w:p w14:paraId="35B31D2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w:t>
            </w:r>
          </w:p>
        </w:tc>
        <w:tc>
          <w:tcPr>
            <w:tcW w:w="1304" w:type="dxa"/>
          </w:tcPr>
          <w:p w14:paraId="33736D5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w:t>
            </w:r>
          </w:p>
        </w:tc>
        <w:tc>
          <w:tcPr>
            <w:tcW w:w="737" w:type="dxa"/>
          </w:tcPr>
          <w:p w14:paraId="6E357CB6" w14:textId="77777777" w:rsidR="003362FC" w:rsidRPr="00C16A75"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ENV</w:t>
            </w:r>
          </w:p>
        </w:tc>
      </w:tr>
      <w:tr w:rsidR="003362FC" w:rsidRPr="00C16A75"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diet</w:t>
            </w:r>
          </w:p>
        </w:tc>
        <w:tc>
          <w:tcPr>
            <w:tcW w:w="1304" w:type="dxa"/>
          </w:tcPr>
          <w:p w14:paraId="000655A9"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c>
          <w:tcPr>
            <w:tcW w:w="1304" w:type="dxa"/>
          </w:tcPr>
          <w:p w14:paraId="0E10E148"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389F331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4E76E53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737" w:type="dxa"/>
          </w:tcPr>
          <w:p w14:paraId="4245498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r>
      <w:tr w:rsidR="003362FC" w:rsidRPr="00C16A75"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C16A75" w:rsidRDefault="004D2C9D" w:rsidP="004D2C9D">
            <w:pPr>
              <w:jc w:val="both"/>
              <w:rPr>
                <w:rFonts w:ascii="Times New Roman" w:hAnsi="Times New Roman" w:cs="Times New Roman"/>
                <w:lang w:val="en-US"/>
              </w:rPr>
            </w:pPr>
            <w:r w:rsidRPr="00C16A75">
              <w:rPr>
                <w:rFonts w:ascii="Times New Roman" w:hAnsi="Times New Roman" w:cs="Times New Roman"/>
                <w:lang w:val="en-US"/>
              </w:rPr>
              <w:t>Across</w:t>
            </w:r>
            <w:r w:rsidR="003362FC" w:rsidRPr="00C16A75">
              <w:rPr>
                <w:rFonts w:ascii="Times New Roman" w:hAnsi="Times New Roman" w:cs="Times New Roman"/>
                <w:lang w:val="en-US"/>
              </w:rPr>
              <w:t xml:space="preserve"> capil</w:t>
            </w:r>
            <w:r w:rsidRPr="00C16A75">
              <w:rPr>
                <w:rFonts w:ascii="Times New Roman" w:hAnsi="Times New Roman" w:cs="Times New Roman"/>
                <w:lang w:val="en-US"/>
              </w:rPr>
              <w:t>l</w:t>
            </w:r>
            <w:r w:rsidR="003362FC" w:rsidRPr="00C16A75">
              <w:rPr>
                <w:rFonts w:ascii="Times New Roman" w:hAnsi="Times New Roman" w:cs="Times New Roman"/>
                <w:lang w:val="en-US"/>
              </w:rPr>
              <w:t>aries</w:t>
            </w:r>
          </w:p>
        </w:tc>
        <w:tc>
          <w:tcPr>
            <w:tcW w:w="1304" w:type="dxa"/>
          </w:tcPr>
          <w:p w14:paraId="7AC60E7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-3.01</w:t>
            </w:r>
          </w:p>
        </w:tc>
        <w:tc>
          <w:tcPr>
            <w:tcW w:w="1304" w:type="dxa"/>
          </w:tcPr>
          <w:p w14:paraId="1B255E3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0.38</w:t>
            </w:r>
          </w:p>
        </w:tc>
        <w:tc>
          <w:tcPr>
            <w:tcW w:w="1304" w:type="dxa"/>
          </w:tcPr>
          <w:p w14:paraId="039B752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1.23</w:t>
            </w:r>
          </w:p>
        </w:tc>
        <w:tc>
          <w:tcPr>
            <w:tcW w:w="1304" w:type="dxa"/>
          </w:tcPr>
          <w:p w14:paraId="7DEA8D4B"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1.40</w:t>
            </w:r>
          </w:p>
        </w:tc>
        <w:tc>
          <w:tcPr>
            <w:tcW w:w="737" w:type="dxa"/>
          </w:tcPr>
          <w:p w14:paraId="2A3B6990"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3362FC" w:rsidRPr="00C16A75"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L</w:t>
            </w:r>
            <w:r w:rsidR="003362FC" w:rsidRPr="00C16A75">
              <w:rPr>
                <w:rFonts w:ascii="Times New Roman" w:hAnsi="Times New Roman" w:cs="Times New Roman"/>
                <w:lang w:val="en-US"/>
              </w:rPr>
              <w:t>ymph</w:t>
            </w:r>
          </w:p>
        </w:tc>
        <w:tc>
          <w:tcPr>
            <w:tcW w:w="1304" w:type="dxa"/>
          </w:tcPr>
          <w:p w14:paraId="59A9EAD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2.41</w:t>
            </w:r>
          </w:p>
        </w:tc>
        <w:tc>
          <w:tcPr>
            <w:tcW w:w="1304" w:type="dxa"/>
          </w:tcPr>
          <w:p w14:paraId="66A3E46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-0.32</w:t>
            </w:r>
          </w:p>
        </w:tc>
        <w:tc>
          <w:tcPr>
            <w:tcW w:w="1304" w:type="dxa"/>
          </w:tcPr>
          <w:p w14:paraId="387DD4CD"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-0.75</w:t>
            </w:r>
          </w:p>
        </w:tc>
        <w:tc>
          <w:tcPr>
            <w:tcW w:w="1304" w:type="dxa"/>
          </w:tcPr>
          <w:p w14:paraId="4E599BB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-1.34</w:t>
            </w:r>
          </w:p>
        </w:tc>
        <w:tc>
          <w:tcPr>
            <w:tcW w:w="737" w:type="dxa"/>
          </w:tcPr>
          <w:p w14:paraId="5EB743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3362FC" w:rsidRPr="00C16A75"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metabolism</w:t>
            </w:r>
          </w:p>
        </w:tc>
        <w:tc>
          <w:tcPr>
            <w:tcW w:w="1304" w:type="dxa"/>
          </w:tcPr>
          <w:p w14:paraId="722EC89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07D1AE69"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1304" w:type="dxa"/>
          </w:tcPr>
          <w:p w14:paraId="121CA12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0.11</w:t>
            </w:r>
          </w:p>
        </w:tc>
        <w:tc>
          <w:tcPr>
            <w:tcW w:w="1304" w:type="dxa"/>
          </w:tcPr>
          <w:p w14:paraId="6F5E1E3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737" w:type="dxa"/>
          </w:tcPr>
          <w:p w14:paraId="08B92847"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-0.23</w:t>
            </w:r>
          </w:p>
        </w:tc>
      </w:tr>
      <w:tr w:rsidR="003362FC" w:rsidRPr="00C16A75"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E</w:t>
            </w:r>
            <w:r w:rsidR="003362FC" w:rsidRPr="00C16A75">
              <w:rPr>
                <w:rFonts w:ascii="Times New Roman" w:hAnsi="Times New Roman" w:cs="Times New Roman"/>
                <w:lang w:val="en-US"/>
              </w:rPr>
              <w:t>vaporation</w:t>
            </w:r>
          </w:p>
        </w:tc>
        <w:tc>
          <w:tcPr>
            <w:tcW w:w="1304" w:type="dxa"/>
          </w:tcPr>
          <w:p w14:paraId="12E2C8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213AAB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1304" w:type="dxa"/>
          </w:tcPr>
          <w:p w14:paraId="62DA246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-0.59</w:t>
            </w:r>
          </w:p>
        </w:tc>
        <w:tc>
          <w:tcPr>
            <w:tcW w:w="1304" w:type="dxa"/>
          </w:tcPr>
          <w:p w14:paraId="65B47C7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737" w:type="dxa"/>
          </w:tcPr>
          <w:p w14:paraId="58176EF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0.83</w:t>
            </w:r>
          </w:p>
        </w:tc>
      </w:tr>
      <w:tr w:rsidR="003362FC" w:rsidRPr="00C16A75"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Urination</w:t>
            </w:r>
          </w:p>
        </w:tc>
        <w:tc>
          <w:tcPr>
            <w:tcW w:w="1304" w:type="dxa"/>
          </w:tcPr>
          <w:p w14:paraId="09C1A4F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c>
          <w:tcPr>
            <w:tcW w:w="1304" w:type="dxa"/>
          </w:tcPr>
          <w:p w14:paraId="64E1877E"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3B17D3B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1C225014"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737" w:type="dxa"/>
          </w:tcPr>
          <w:p w14:paraId="6B66CA0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r>
    </w:tbl>
    <w:p w14:paraId="51B9D986" w14:textId="77777777" w:rsidR="003362FC" w:rsidRPr="00C16A75" w:rsidRDefault="003362FC" w:rsidP="00911E3F">
      <w:pPr>
        <w:jc w:val="both"/>
        <w:rPr>
          <w:rFonts w:ascii="Times New Roman" w:hAnsi="Times New Roman" w:cs="Times New Roman"/>
          <w:lang w:val="en-US"/>
        </w:rPr>
      </w:pPr>
    </w:p>
    <w:p w14:paraId="61DABCD9" w14:textId="168C4C0D" w:rsidR="003362FC" w:rsidRPr="00C16A75" w:rsidRDefault="00401092" w:rsidP="00911E3F">
      <w:pPr>
        <w:pStyle w:val="Nadpis3"/>
        <w:jc w:val="both"/>
        <w:rPr>
          <w:rFonts w:ascii="Times New Roman" w:hAnsi="Times New Roman" w:cs="Times New Roman"/>
          <w:lang w:val="en-US"/>
        </w:rPr>
      </w:pPr>
      <w:bookmarkStart w:id="234" w:name="_Toc409289299"/>
      <w:r w:rsidRPr="00C16A75">
        <w:rPr>
          <w:rFonts w:ascii="Times New Roman" w:hAnsi="Times New Roman" w:cs="Times New Roman"/>
          <w:noProof/>
          <w:lang w:val="en-US" w:eastAsia="sk-SK"/>
        </w:rPr>
        <w:drawing>
          <wp:anchor distT="0" distB="0" distL="114300" distR="114300" simplePos="0" relativeHeight="251590656" behindDoc="1" locked="0" layoutInCell="1" allowOverlap="1" wp14:anchorId="0D861C66" wp14:editId="06B7198E">
            <wp:simplePos x="0" y="0"/>
            <wp:positionH relativeFrom="column">
              <wp:posOffset>-890905</wp:posOffset>
            </wp:positionH>
            <wp:positionV relativeFrom="paragraph">
              <wp:posOffset>263525</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rFonts w:ascii="Times New Roman" w:hAnsi="Times New Roman" w:cs="Times New Roman"/>
          <w:lang w:val="en-US"/>
        </w:rPr>
        <w:t>Extracellular proteins</w:t>
      </w:r>
      <w:bookmarkEnd w:id="234"/>
    </w:p>
    <w:p w14:paraId="0D9280D5" w14:textId="1A6457E2" w:rsidR="0059337B" w:rsidRPr="00C16A75" w:rsidRDefault="0059337B" w:rsidP="0059337B">
      <w:pPr>
        <w:pStyle w:val="Titulek"/>
        <w:rPr>
          <w:rFonts w:ascii="Times New Roman" w:hAnsi="Times New Roman" w:cs="Times New Roman"/>
          <w:lang w:val="en-US"/>
        </w:rPr>
      </w:pPr>
      <w:r w:rsidRPr="00C16A75">
        <w:rPr>
          <w:rFonts w:ascii="Times New Roman" w:hAnsi="Times New Roman" w:cs="Times New Roman"/>
          <w:noProof/>
          <w:lang w:val="en-US" w:eastAsia="sk-SK"/>
        </w:rPr>
        <w:drawing>
          <wp:inline distT="0" distB="0" distL="0" distR="0" wp14:anchorId="28B046A2" wp14:editId="2A3E910C">
            <wp:extent cx="5334000" cy="4800600"/>
            <wp:effectExtent l="0" t="0" r="0" b="0"/>
            <wp:docPr id="83" name="Obrázek 83" descr="D13_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D13_Protein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486525E6" w14:textId="1355DB6E" w:rsidR="0059337B" w:rsidRPr="00C16A75" w:rsidRDefault="0059337B" w:rsidP="0059337B">
      <w:pPr>
        <w:pStyle w:val="Titulek"/>
        <w:rPr>
          <w:rFonts w:ascii="Times New Roman" w:hAnsi="Times New Roman" w:cs="Times New Roman"/>
          <w:lang w:val="en-US"/>
        </w:rPr>
      </w:pPr>
      <w:bookmarkStart w:id="235" w:name="_Ref421546390"/>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13</w:t>
      </w:r>
      <w:r w:rsidRPr="00C16A75">
        <w:rPr>
          <w:rFonts w:ascii="Times New Roman" w:hAnsi="Times New Roman" w:cs="Times New Roman"/>
          <w:lang w:val="en-US"/>
        </w:rPr>
        <w:fldChar w:fldCharType="end"/>
      </w:r>
      <w:bookmarkEnd w:id="235"/>
      <w:r w:rsidRPr="00C16A75">
        <w:rPr>
          <w:rFonts w:ascii="Times New Roman" w:hAnsi="Times New Roman" w:cs="Times New Roman"/>
          <w:lang w:val="en-US"/>
        </w:rPr>
        <w:t>: Subsystem of extracellular proteins.</w:t>
      </w:r>
    </w:p>
    <w:p w14:paraId="1F8BC280" w14:textId="59E709EA"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lastRenderedPageBreak/>
        <w:t xml:space="preserve">Water </w:t>
      </w:r>
      <w:r w:rsidR="006508BF" w:rsidRPr="00C16A75">
        <w:rPr>
          <w:rFonts w:ascii="Times New Roman" w:hAnsi="Times New Roman" w:cs="Times New Roman"/>
          <w:lang w:val="en-US"/>
        </w:rPr>
        <w:t>distribution between cardiovascular and interstitial</w:t>
      </w:r>
      <w:r w:rsidRPr="00C16A75">
        <w:rPr>
          <w:rFonts w:ascii="Times New Roman" w:hAnsi="Times New Roman" w:cs="Times New Roman"/>
          <w:lang w:val="en-US"/>
        </w:rPr>
        <w:t xml:space="preserve"> space</w:t>
      </w:r>
      <w:r w:rsidR="00D52C7B" w:rsidRPr="00C16A75">
        <w:rPr>
          <w:rFonts w:ascii="Times New Roman" w:hAnsi="Times New Roman" w:cs="Times New Roman"/>
          <w:lang w:val="en-US"/>
        </w:rPr>
        <w:t>s</w:t>
      </w:r>
      <w:r w:rsidRPr="00C16A75">
        <w:rPr>
          <w:rFonts w:ascii="Times New Roman" w:hAnsi="Times New Roman" w:cs="Times New Roman"/>
          <w:lang w:val="en-US"/>
        </w:rPr>
        <w:t xml:space="preserve"> </w:t>
      </w:r>
      <w:r w:rsidR="008B5405" w:rsidRPr="00C16A75">
        <w:rPr>
          <w:rFonts w:ascii="Times New Roman" w:hAnsi="Times New Roman" w:cs="Times New Roman"/>
          <w:lang w:val="en-US"/>
        </w:rPr>
        <w:t>occurs concurrently</w:t>
      </w:r>
      <w:r w:rsidRPr="00C16A75">
        <w:rPr>
          <w:rFonts w:ascii="Times New Roman" w:hAnsi="Times New Roman" w:cs="Times New Roman"/>
          <w:lang w:val="en-US"/>
        </w:rPr>
        <w:t xml:space="preserve"> with colloid osmotic pressure</w:t>
      </w:r>
      <w:r w:rsidR="006508BF" w:rsidRPr="00C16A75">
        <w:rPr>
          <w:rFonts w:ascii="Times New Roman" w:hAnsi="Times New Roman" w:cs="Times New Roman"/>
          <w:lang w:val="en-US"/>
        </w:rPr>
        <w:t>s</w:t>
      </w:r>
      <w:r w:rsidRPr="00C16A75">
        <w:rPr>
          <w:rFonts w:ascii="Times New Roman" w:hAnsi="Times New Roman" w:cs="Times New Roman"/>
          <w:lang w:val="en-US"/>
        </w:rPr>
        <w:t xml:space="preserve">, </w:t>
      </w:r>
      <w:r w:rsidR="00D52C7B" w:rsidRPr="00C16A75">
        <w:rPr>
          <w:rFonts w:ascii="Times New Roman" w:hAnsi="Times New Roman" w:cs="Times New Roman"/>
          <w:lang w:val="en-US"/>
        </w:rPr>
        <w:t xml:space="preserve">which </w:t>
      </w:r>
      <w:r w:rsidRPr="00C16A75">
        <w:rPr>
          <w:rFonts w:ascii="Times New Roman" w:hAnsi="Times New Roman" w:cs="Times New Roman"/>
          <w:lang w:val="en-US"/>
        </w:rPr>
        <w:t xml:space="preserve">leads to </w:t>
      </w:r>
      <w:r w:rsidR="00D52C7B" w:rsidRPr="00C16A75">
        <w:rPr>
          <w:rFonts w:ascii="Times New Roman" w:hAnsi="Times New Roman" w:cs="Times New Roman"/>
          <w:lang w:val="en-US"/>
        </w:rPr>
        <w:t xml:space="preserve">the </w:t>
      </w:r>
      <w:r w:rsidRPr="00C16A75">
        <w:rPr>
          <w:rFonts w:ascii="Times New Roman" w:hAnsi="Times New Roman" w:cs="Times New Roman"/>
          <w:lang w:val="en-US"/>
        </w:rPr>
        <w:t>calculation of extracellular proteins of the same compartments</w:t>
      </w:r>
      <w:r w:rsidR="00D52C7B"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D52C7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previous section. </w:t>
      </w:r>
      <w:r w:rsidR="003362FC" w:rsidRPr="00C16A75">
        <w:rPr>
          <w:rFonts w:ascii="Times New Roman" w:hAnsi="Times New Roman" w:cs="Times New Roman"/>
          <w:lang w:val="en-US"/>
        </w:rPr>
        <w:t>Usually</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proteins</w:t>
      </w:r>
      <w:r w:rsidR="00D52C7B" w:rsidRPr="00C16A75">
        <w:rPr>
          <w:rFonts w:ascii="Times New Roman" w:hAnsi="Times New Roman" w:cs="Times New Roman"/>
          <w:lang w:val="en-US"/>
        </w:rPr>
        <w:t xml:space="preserve"> are</w:t>
      </w:r>
      <w:r w:rsidR="003362FC" w:rsidRPr="00C16A75">
        <w:rPr>
          <w:rFonts w:ascii="Times New Roman" w:hAnsi="Times New Roman" w:cs="Times New Roman"/>
          <w:lang w:val="en-US"/>
        </w:rPr>
        <w:t xml:space="preserve"> calculated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units</w:t>
      </w:r>
      <w:r w:rsidR="00D52C7B" w:rsidRPr="00C16A75">
        <w:rPr>
          <w:rFonts w:ascii="Times New Roman" w:hAnsi="Times New Roman" w:cs="Times New Roman"/>
          <w:lang w:val="en-US"/>
        </w:rPr>
        <w:t xml:space="preserve"> of mass; however, </w:t>
      </w:r>
      <w:r w:rsidR="003362FC" w:rsidRPr="00C16A75">
        <w:rPr>
          <w:rFonts w:ascii="Times New Roman" w:hAnsi="Times New Roman" w:cs="Times New Roman"/>
          <w:lang w:val="en-US"/>
        </w:rPr>
        <w:t>our implementation calculate</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their amount </w:t>
      </w:r>
      <w:r w:rsidR="005C7541" w:rsidRPr="00C16A75">
        <w:rPr>
          <w:rFonts w:ascii="Times New Roman" w:hAnsi="Times New Roman" w:cs="Times New Roman"/>
          <w:lang w:val="en-US"/>
        </w:rPr>
        <w:t>of</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substance, because mol</w:t>
      </w:r>
      <w:r w:rsidR="00794429" w:rsidRPr="00C16A75">
        <w:rPr>
          <w:rFonts w:ascii="Times New Roman" w:hAnsi="Times New Roman" w:cs="Times New Roman"/>
          <w:lang w:val="en-US"/>
        </w:rPr>
        <w:t>e fractions</w:t>
      </w:r>
      <w:r w:rsidR="003362FC" w:rsidRPr="00C16A75">
        <w:rPr>
          <w:rFonts w:ascii="Times New Roman" w:hAnsi="Times New Roman" w:cs="Times New Roman"/>
          <w:lang w:val="en-US"/>
        </w:rPr>
        <w:t xml:space="preserve"> play </w:t>
      </w:r>
      <w:r w:rsidR="00D52C7B" w:rsidRPr="00C16A75">
        <w:rPr>
          <w:rFonts w:ascii="Times New Roman" w:hAnsi="Times New Roman" w:cs="Times New Roman"/>
          <w:lang w:val="en-US"/>
        </w:rPr>
        <w:t xml:space="preserve">a </w:t>
      </w:r>
      <w:r w:rsidR="003362FC" w:rsidRPr="00C16A75">
        <w:rPr>
          <w:rFonts w:ascii="Times New Roman" w:hAnsi="Times New Roman" w:cs="Times New Roman"/>
          <w:lang w:val="en-US"/>
        </w:rPr>
        <w:t>role in osmotic</w:t>
      </w:r>
      <w:r w:rsidR="00794429" w:rsidRPr="00C16A75">
        <w:rPr>
          <w:rFonts w:ascii="Times New Roman" w:hAnsi="Times New Roman" w:cs="Times New Roman"/>
          <w:lang w:val="en-US"/>
        </w:rPr>
        <w:t xml:space="preserve"> equilibrium</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w:t>
      </w:r>
      <w:r w:rsidR="003362FC" w:rsidRPr="00C16A75">
        <w:rPr>
          <w:rFonts w:ascii="Times New Roman" w:hAnsi="Times New Roman" w:cs="Times New Roman"/>
          <w:lang w:val="en-US"/>
        </w:rPr>
        <w:t>.</w:t>
      </w:r>
      <w:r w:rsidR="00910F1E" w:rsidRPr="00C16A75">
        <w:rPr>
          <w:rFonts w:ascii="Times New Roman" w:hAnsi="Times New Roman" w:cs="Times New Roman"/>
          <w:lang w:val="en-US"/>
        </w:rPr>
        <w:t xml:space="preserve"> </w:t>
      </w:r>
      <w:r w:rsidR="006508BF" w:rsidRPr="00C16A75">
        <w:rPr>
          <w:rFonts w:ascii="Times New Roman" w:hAnsi="Times New Roman" w:cs="Times New Roman"/>
          <w:lang w:val="en-US"/>
        </w:rPr>
        <w:t>T</w:t>
      </w:r>
      <w:r w:rsidR="003362FC" w:rsidRPr="00C16A75">
        <w:rPr>
          <w:rFonts w:ascii="Times New Roman" w:hAnsi="Times New Roman" w:cs="Times New Roman"/>
          <w:lang w:val="en-US"/>
        </w:rPr>
        <w:t>h</w:t>
      </w:r>
      <w:r w:rsidR="006508BF" w:rsidRPr="00C16A75">
        <w:rPr>
          <w:rFonts w:ascii="Times New Roman" w:hAnsi="Times New Roman" w:cs="Times New Roman"/>
          <w:lang w:val="en-US"/>
        </w:rPr>
        <w:t>e</w:t>
      </w:r>
      <w:r w:rsidR="003362FC" w:rsidRPr="00C16A75">
        <w:rPr>
          <w:rFonts w:ascii="Times New Roman" w:hAnsi="Times New Roman" w:cs="Times New Roman"/>
          <w:lang w:val="en-US"/>
        </w:rPr>
        <w:t xml:space="preserve"> molar mass of albumin is 66.5 kDa</w:t>
      </w:r>
      <w:r w:rsidR="00D52C7B" w:rsidRPr="00C16A75">
        <w:rPr>
          <w:rFonts w:ascii="Times New Roman" w:hAnsi="Times New Roman" w:cs="Times New Roman"/>
          <w:lang w:val="en-US"/>
        </w:rPr>
        <w:t xml:space="preserve"> a</w:t>
      </w:r>
      <w:r w:rsidR="003362FC" w:rsidRPr="00C16A75">
        <w:rPr>
          <w:rFonts w:ascii="Times New Roman" w:hAnsi="Times New Roman" w:cs="Times New Roman"/>
          <w:lang w:val="en-US"/>
        </w:rPr>
        <w:t xml:space="preserve">nd the mass of albumins </w:t>
      </w:r>
      <w:r w:rsidR="005C7541" w:rsidRPr="00C16A75">
        <w:rPr>
          <w:rFonts w:ascii="Times New Roman" w:hAnsi="Times New Roman" w:cs="Times New Roman"/>
          <w:lang w:val="en-US"/>
        </w:rPr>
        <w:t xml:space="preserve">in blood plasma </w:t>
      </w:r>
      <w:r w:rsidR="003362FC" w:rsidRPr="00C16A75">
        <w:rPr>
          <w:rFonts w:ascii="Times New Roman" w:hAnsi="Times New Roman" w:cs="Times New Roman"/>
          <w:lang w:val="en-US"/>
        </w:rPr>
        <w:t xml:space="preserve">is about 60% of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total plasmatic protein mass. </w:t>
      </w:r>
      <w:r w:rsidR="006508BF" w:rsidRPr="00C16A75">
        <w:rPr>
          <w:rFonts w:ascii="Times New Roman" w:hAnsi="Times New Roman" w:cs="Times New Roman"/>
          <w:lang w:val="en-US"/>
        </w:rPr>
        <w:t xml:space="preserve">The rest of significant colloid proteins are globulins. The typical </w:t>
      </w:r>
      <w:r w:rsidR="00121CDA" w:rsidRPr="00C16A75">
        <w:rPr>
          <w:rFonts w:ascii="Times New Roman" w:hAnsi="Times New Roman" w:cs="Times New Roman"/>
          <w:lang w:val="en-US"/>
        </w:rPr>
        <w:t xml:space="preserve">molar amount of plasmatic proteins </w:t>
      </w:r>
      <w:r w:rsidR="00D52C7B" w:rsidRPr="00C16A75">
        <w:rPr>
          <w:rFonts w:ascii="Times New Roman" w:hAnsi="Times New Roman" w:cs="Times New Roman"/>
          <w:lang w:val="en-US"/>
        </w:rPr>
        <w:t xml:space="preserve">is </w:t>
      </w:r>
      <w:r w:rsidR="00121CDA" w:rsidRPr="00C16A75">
        <w:rPr>
          <w:rFonts w:ascii="Times New Roman" w:hAnsi="Times New Roman" w:cs="Times New Roman"/>
          <w:lang w:val="en-US"/>
        </w:rPr>
        <w:t xml:space="preserve">as presented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_Ref409452626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VI</w:t>
      </w:r>
      <w:r w:rsidR="00121CDA"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The</w:t>
      </w:r>
      <w:r w:rsidR="00121CDA" w:rsidRPr="00C16A75">
        <w:rPr>
          <w:rFonts w:ascii="Times New Roman" w:hAnsi="Times New Roman" w:cs="Times New Roman"/>
          <w:lang w:val="en-US"/>
        </w:rPr>
        <w:t xml:space="preserve"> general </w:t>
      </w:r>
      <w:r w:rsidR="00D52C7B" w:rsidRPr="00C16A75">
        <w:rPr>
          <w:rFonts w:ascii="Times New Roman" w:hAnsi="Times New Roman" w:cs="Times New Roman"/>
          <w:lang w:val="en-US"/>
        </w:rPr>
        <w:t>approach for</w:t>
      </w:r>
      <w:r w:rsidR="00121CDA" w:rsidRPr="00C16A75">
        <w:rPr>
          <w:rFonts w:ascii="Times New Roman" w:hAnsi="Times New Roman" w:cs="Times New Roman"/>
          <w:lang w:val="en-US"/>
        </w:rPr>
        <w:t xml:space="preserve"> recalculat</w:t>
      </w:r>
      <w:r w:rsidR="00D52C7B" w:rsidRPr="00C16A75">
        <w:rPr>
          <w:rFonts w:ascii="Times New Roman" w:hAnsi="Times New Roman" w:cs="Times New Roman"/>
          <w:lang w:val="en-US"/>
        </w:rPr>
        <w:t>ing</w:t>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 xml:space="preserve">mass-molar </w:t>
      </w:r>
      <w:r w:rsidR="00121CDA" w:rsidRPr="00C16A75">
        <w:rPr>
          <w:rFonts w:ascii="Times New Roman" w:hAnsi="Times New Roman" w:cs="Times New Roman"/>
          <w:lang w:val="en-US"/>
        </w:rPr>
        <w:t xml:space="preserve">units </w:t>
      </w:r>
      <w:r w:rsidR="00D52C7B" w:rsidRPr="00C16A75">
        <w:rPr>
          <w:rFonts w:ascii="Times New Roman" w:hAnsi="Times New Roman" w:cs="Times New Roman"/>
          <w:lang w:val="en-US"/>
        </w:rPr>
        <w:t>is by</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join</w:t>
      </w:r>
      <w:r w:rsidR="006508BF" w:rsidRPr="00C16A75">
        <w:rPr>
          <w:rFonts w:ascii="Times New Roman" w:hAnsi="Times New Roman" w:cs="Times New Roman"/>
          <w:lang w:val="en-US"/>
        </w:rPr>
        <w:t>ing</w:t>
      </w:r>
      <w:r w:rsidRPr="00C16A75">
        <w:rPr>
          <w:rFonts w:ascii="Times New Roman" w:hAnsi="Times New Roman" w:cs="Times New Roman"/>
          <w:lang w:val="en-US"/>
        </w:rPr>
        <w:t xml:space="preserve"> an</w:t>
      </w:r>
      <w:r w:rsidR="00121CDA" w:rsidRPr="00C16A75">
        <w:rPr>
          <w:rFonts w:ascii="Times New Roman" w:hAnsi="Times New Roman" w:cs="Times New Roman"/>
          <w:lang w:val="en-US"/>
        </w:rPr>
        <w:t xml:space="preserve"> osmotic pressure equation as</w:t>
      </w:r>
      <w:r w:rsidR="00D52C7B" w:rsidRPr="00C16A75">
        <w:rPr>
          <w:rFonts w:ascii="Times New Roman" w:hAnsi="Times New Roman" w:cs="Times New Roman"/>
          <w:lang w:val="en-US"/>
        </w:rPr>
        <w:t xml:space="preserve"> a</w:t>
      </w:r>
      <w:r w:rsidR="00121CDA" w:rsidRPr="00C16A75">
        <w:rPr>
          <w:rFonts w:ascii="Times New Roman" w:hAnsi="Times New Roman" w:cs="Times New Roman"/>
          <w:lang w:val="en-US"/>
        </w:rPr>
        <w:t xml:space="preserve"> mass function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 Manning, 1987)</w:t>
      </w:r>
      <w:r w:rsidR="00781A0D"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with</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 where the molar volume of water is around 0.018 L/kg</w:t>
      </w:r>
      <w:r w:rsidR="00121CDA" w:rsidRPr="00C16A75">
        <w:rPr>
          <w:rFonts w:ascii="Times New Roman" w:hAnsi="Times New Roman" w:cs="Times New Roman"/>
          <w:lang w:val="en-US"/>
        </w:rPr>
        <w:t>.</w:t>
      </w:r>
    </w:p>
    <w:p w14:paraId="4FB17108" w14:textId="77777777" w:rsidR="003362FC" w:rsidRPr="00C16A75" w:rsidRDefault="003362FC" w:rsidP="00911E3F">
      <w:pPr>
        <w:pStyle w:val="Titulek"/>
        <w:keepNext/>
        <w:jc w:val="both"/>
        <w:rPr>
          <w:rFonts w:ascii="Times New Roman" w:hAnsi="Times New Roman" w:cs="Times New Roman"/>
          <w:lang w:val="en-US"/>
        </w:rPr>
      </w:pPr>
      <w:bookmarkStart w:id="236" w:name="_Ref409452626"/>
      <w:bookmarkStart w:id="237" w:name="_Ref409452621"/>
      <w:bookmarkStart w:id="238" w:name="_Toc421679619"/>
      <w:r w:rsidRPr="00C16A75">
        <w:rPr>
          <w:rFonts w:ascii="Times New Roman" w:hAnsi="Times New Roman" w:cs="Times New Roman"/>
          <w:lang w:val="en-US"/>
        </w:rPr>
        <w:t xml:space="preserve">Table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SEQ Table \* ROMAN </w:instrText>
      </w:r>
      <w:r w:rsidR="00833903" w:rsidRPr="00C16A75">
        <w:rPr>
          <w:rFonts w:ascii="Times New Roman" w:hAnsi="Times New Roman" w:cs="Times New Roman"/>
          <w:lang w:val="en-US"/>
        </w:rPr>
        <w:fldChar w:fldCharType="separate"/>
      </w:r>
      <w:r w:rsidR="00DB5903">
        <w:rPr>
          <w:rFonts w:ascii="Times New Roman" w:hAnsi="Times New Roman" w:cs="Times New Roman"/>
          <w:noProof/>
          <w:lang w:val="en-US"/>
        </w:rPr>
        <w:t>VI</w:t>
      </w:r>
      <w:r w:rsidR="00833903" w:rsidRPr="00C16A75">
        <w:rPr>
          <w:rFonts w:ascii="Times New Roman" w:hAnsi="Times New Roman" w:cs="Times New Roman"/>
          <w:lang w:val="en-US"/>
        </w:rPr>
        <w:fldChar w:fldCharType="end"/>
      </w:r>
      <w:bookmarkEnd w:id="236"/>
      <w:r w:rsidRPr="00C16A75">
        <w:rPr>
          <w:rFonts w:ascii="Times New Roman" w:hAnsi="Times New Roman" w:cs="Times New Roman"/>
          <w:lang w:val="en-US"/>
        </w:rPr>
        <w:t>, Typical plasma proteins concentration</w:t>
      </w:r>
      <w:bookmarkEnd w:id="237"/>
      <w:r w:rsidR="00AB0856" w:rsidRPr="00C16A75">
        <w:rPr>
          <w:rFonts w:ascii="Times New Roman" w:hAnsi="Times New Roman" w:cs="Times New Roman"/>
          <w:lang w:val="en-US"/>
        </w:rPr>
        <w:t>s</w:t>
      </w:r>
      <w:bookmarkEnd w:id="238"/>
    </w:p>
    <w:tbl>
      <w:tblPr>
        <w:tblStyle w:val="Svtltabulkaseznamu1zvraznn31"/>
        <w:tblW w:w="0" w:type="auto"/>
        <w:tblLook w:val="04A0" w:firstRow="1" w:lastRow="0" w:firstColumn="1" w:lastColumn="0" w:noHBand="0" w:noVBand="1"/>
      </w:tblPr>
      <w:tblGrid>
        <w:gridCol w:w="2872"/>
        <w:gridCol w:w="2873"/>
        <w:gridCol w:w="2876"/>
      </w:tblGrid>
      <w:tr w:rsidR="003362FC" w:rsidRPr="00C16A75"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Total </w:t>
            </w:r>
          </w:p>
        </w:tc>
        <w:tc>
          <w:tcPr>
            <w:tcW w:w="3021" w:type="dxa"/>
          </w:tcPr>
          <w:p w14:paraId="65CD917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Albumin</w:t>
            </w:r>
          </w:p>
        </w:tc>
        <w:tc>
          <w:tcPr>
            <w:tcW w:w="3021" w:type="dxa"/>
          </w:tcPr>
          <w:p w14:paraId="1A516077"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Globulins</w:t>
            </w:r>
          </w:p>
        </w:tc>
      </w:tr>
      <w:tr w:rsidR="003362FC" w:rsidRPr="00C16A75"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1.44</w:t>
            </w:r>
            <w:r w:rsidR="0026462D" w:rsidRPr="00C16A75">
              <w:rPr>
                <w:rFonts w:ascii="Times New Roman" w:hAnsi="Times New Roman" w:cs="Times New Roman"/>
                <w:b w:val="0"/>
                <w:lang w:val="en-US"/>
              </w:rPr>
              <w:t xml:space="preserve"> mmol/L</w:t>
            </w:r>
          </w:p>
        </w:tc>
        <w:tc>
          <w:tcPr>
            <w:tcW w:w="3021" w:type="dxa"/>
          </w:tcPr>
          <w:p w14:paraId="29890F10"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0.63</w:t>
            </w:r>
            <w:r w:rsidR="0026462D" w:rsidRPr="00C16A75">
              <w:rPr>
                <w:rFonts w:ascii="Times New Roman" w:hAnsi="Times New Roman" w:cs="Times New Roman"/>
                <w:lang w:val="en-US"/>
              </w:rPr>
              <w:t xml:space="preserve"> mmol/L</w:t>
            </w:r>
          </w:p>
        </w:tc>
        <w:tc>
          <w:tcPr>
            <w:tcW w:w="3021" w:type="dxa"/>
          </w:tcPr>
          <w:p w14:paraId="0A13AE4F"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0.81</w:t>
            </w:r>
            <w:r w:rsidR="0026462D" w:rsidRPr="00C16A75">
              <w:rPr>
                <w:rFonts w:ascii="Times New Roman" w:hAnsi="Times New Roman" w:cs="Times New Roman"/>
                <w:lang w:val="en-US"/>
              </w:rPr>
              <w:t xml:space="preserve"> mmol/L</w:t>
            </w:r>
          </w:p>
        </w:tc>
      </w:tr>
      <w:tr w:rsidR="00AB0856" w:rsidRPr="00C16A75"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C16A75" w:rsidRDefault="00AB0856" w:rsidP="00911E3F">
            <w:pPr>
              <w:jc w:val="both"/>
              <w:rPr>
                <w:rFonts w:ascii="Times New Roman" w:hAnsi="Times New Roman" w:cs="Times New Roman"/>
                <w:b w:val="0"/>
                <w:lang w:val="en-US"/>
              </w:rPr>
            </w:pPr>
            <w:r w:rsidRPr="00C16A75">
              <w:rPr>
                <w:rFonts w:ascii="Times New Roman" w:hAnsi="Times New Roman" w:cs="Times New Roman"/>
                <w:b w:val="0"/>
                <w:lang w:val="en-US"/>
              </w:rPr>
              <w:t>28 µmol/mol</w:t>
            </w:r>
          </w:p>
        </w:tc>
        <w:tc>
          <w:tcPr>
            <w:tcW w:w="3021" w:type="dxa"/>
          </w:tcPr>
          <w:p w14:paraId="407D051A"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 µmol/mol</w:t>
            </w:r>
          </w:p>
        </w:tc>
        <w:tc>
          <w:tcPr>
            <w:tcW w:w="3021" w:type="dxa"/>
          </w:tcPr>
          <w:p w14:paraId="17398EA4"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 µmol/mol</w:t>
            </w:r>
          </w:p>
        </w:tc>
      </w:tr>
    </w:tbl>
    <w:p w14:paraId="2AF6A199" w14:textId="333C4BC9"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 </w:t>
      </w:r>
    </w:p>
    <w:p w14:paraId="52A23090" w14:textId="3CAC2398"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8B5405" w:rsidRPr="00C16A75">
        <w:rPr>
          <w:rFonts w:ascii="Times New Roman" w:hAnsi="Times New Roman" w:cs="Times New Roman"/>
          <w:lang w:val="en-US"/>
        </w:rPr>
        <w:t>already noted</w:t>
      </w:r>
      <w:r w:rsidRPr="00C16A75">
        <w:rPr>
          <w:rFonts w:ascii="Times New Roman" w:hAnsi="Times New Roman" w:cs="Times New Roman"/>
          <w:lang w:val="en-US"/>
        </w:rPr>
        <w:t>, t</w:t>
      </w:r>
      <w:r w:rsidR="003362FC" w:rsidRPr="00C16A75">
        <w:rPr>
          <w:rFonts w:ascii="Times New Roman" w:hAnsi="Times New Roman" w:cs="Times New Roman"/>
          <w:lang w:val="en-US"/>
        </w:rPr>
        <w:t>he model of proteins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has four main compartments: blood plasma, upper torso interstiti</w:t>
      </w:r>
      <w:r w:rsidR="002B33BC" w:rsidRPr="00C16A75">
        <w:rPr>
          <w:rFonts w:ascii="Times New Roman" w:hAnsi="Times New Roman" w:cs="Times New Roman"/>
          <w:lang w:val="en-US"/>
        </w:rPr>
        <w:t>al space</w:t>
      </w:r>
      <w:r w:rsidR="003362FC" w:rsidRPr="00C16A75">
        <w:rPr>
          <w:rFonts w:ascii="Times New Roman" w:hAnsi="Times New Roman" w:cs="Times New Roman"/>
          <w:lang w:val="en-US"/>
        </w:rPr>
        <w:t xml:space="preserve">, middle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and lower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Normal concentrations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interstitial </w:t>
      </w:r>
      <w:r w:rsidR="00833903" w:rsidRPr="00C16A75">
        <w:rPr>
          <w:rFonts w:ascii="Times New Roman" w:hAnsi="Times New Roman" w:cs="Times New Roman"/>
          <w:lang w:val="en-US"/>
        </w:rPr>
        <w:t xml:space="preserve">compartments are listed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_Ref409452963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VII</w:t>
      </w:r>
      <w:r w:rsidR="00121CDA"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Normal </w:t>
      </w:r>
      <w:r w:rsidR="006508BF" w:rsidRPr="00C16A75">
        <w:rPr>
          <w:rFonts w:ascii="Times New Roman" w:hAnsi="Times New Roman" w:cs="Times New Roman"/>
          <w:lang w:val="en-US"/>
        </w:rPr>
        <w:t xml:space="preserve">mean </w:t>
      </w:r>
      <w:r w:rsidR="003362FC" w:rsidRPr="00C16A75">
        <w:rPr>
          <w:rFonts w:ascii="Times New Roman" w:hAnsi="Times New Roman" w:cs="Times New Roman"/>
          <w:lang w:val="en-US"/>
        </w:rPr>
        <w:t xml:space="preserve">proteins synthesis </w:t>
      </w:r>
      <w:r w:rsidR="006508BF" w:rsidRPr="00C16A75">
        <w:rPr>
          <w:rFonts w:ascii="Times New Roman" w:hAnsi="Times New Roman" w:cs="Times New Roman"/>
          <w:lang w:val="en-US"/>
        </w:rPr>
        <w:t xml:space="preserve">is the same as </w:t>
      </w:r>
      <w:r w:rsidR="008B5405" w:rsidRPr="00C16A75">
        <w:rPr>
          <w:rFonts w:ascii="Times New Roman" w:hAnsi="Times New Roman" w:cs="Times New Roman"/>
          <w:lang w:val="en-US"/>
        </w:rPr>
        <w:t xml:space="preserve">it is for </w:t>
      </w:r>
      <w:r w:rsidR="006508BF" w:rsidRPr="00C16A75">
        <w:rPr>
          <w:rFonts w:ascii="Times New Roman" w:hAnsi="Times New Roman" w:cs="Times New Roman"/>
          <w:lang w:val="en-US"/>
        </w:rPr>
        <w:t>protein</w:t>
      </w:r>
      <w:r w:rsidR="003362FC" w:rsidRPr="00C16A75">
        <w:rPr>
          <w:rFonts w:ascii="Times New Roman" w:hAnsi="Times New Roman" w:cs="Times New Roman"/>
          <w:lang w:val="en-US"/>
        </w:rPr>
        <w:t xml:space="preserve"> degradation</w:t>
      </w:r>
      <w:r w:rsidR="006508BF" w:rsidRPr="00C16A75">
        <w:rPr>
          <w:rFonts w:ascii="Times New Roman" w:hAnsi="Times New Roman" w:cs="Times New Roman"/>
          <w:lang w:val="en-US"/>
        </w:rPr>
        <w:t xml:space="preserve">. Their current values </w:t>
      </w:r>
      <w:r w:rsidR="003362FC" w:rsidRPr="00C16A75">
        <w:rPr>
          <w:rFonts w:ascii="Times New Roman" w:hAnsi="Times New Roman" w:cs="Times New Roman"/>
          <w:lang w:val="en-US"/>
        </w:rPr>
        <w:t xml:space="preserve">can be changed </w:t>
      </w:r>
      <w:r w:rsidR="008B5405" w:rsidRPr="00C16A75">
        <w:rPr>
          <w:rFonts w:ascii="Times New Roman" w:hAnsi="Times New Roman" w:cs="Times New Roman"/>
          <w:lang w:val="en-US"/>
        </w:rPr>
        <w:t xml:space="preserve">alongside </w:t>
      </w:r>
      <w:r w:rsidR="003362FC" w:rsidRPr="00C16A75">
        <w:rPr>
          <w:rFonts w:ascii="Times New Roman" w:hAnsi="Times New Roman" w:cs="Times New Roman"/>
          <w:lang w:val="en-US"/>
        </w:rPr>
        <w:t>deviation of their 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Movement between compartments is caused by capillary membrane concentration gradient or </w:t>
      </w:r>
      <w:r w:rsidR="00F16B6D" w:rsidRPr="00C16A75">
        <w:rPr>
          <w:rFonts w:ascii="Times New Roman" w:hAnsi="Times New Roman" w:cs="Times New Roman"/>
          <w:lang w:val="en-US"/>
        </w:rPr>
        <w:t xml:space="preserve">by </w:t>
      </w:r>
      <w:r w:rsidR="003362FC" w:rsidRPr="00C16A75">
        <w:rPr>
          <w:rFonts w:ascii="Times New Roman" w:hAnsi="Times New Roman" w:cs="Times New Roman"/>
          <w:lang w:val="en-US"/>
        </w:rPr>
        <w:t>lymph flow</w:t>
      </w:r>
      <w:r w:rsidR="00F16B6D"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(Mayerson, et al., 1960)</w:t>
      </w:r>
      <w:r w:rsidR="00781A0D"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from interstiti</w:t>
      </w:r>
      <w:r w:rsidR="006508BF" w:rsidRPr="00C16A75">
        <w:rPr>
          <w:rFonts w:ascii="Times New Roman" w:hAnsi="Times New Roman" w:cs="Times New Roman"/>
          <w:lang w:val="en-US"/>
        </w:rPr>
        <w:t>al space</w:t>
      </w:r>
      <w:r w:rsidR="008B5405" w:rsidRPr="00C16A75">
        <w:rPr>
          <w:rFonts w:ascii="Times New Roman" w:hAnsi="Times New Roman" w:cs="Times New Roman"/>
          <w:lang w:val="en-US"/>
        </w:rPr>
        <w:t>s</w:t>
      </w:r>
      <w:r w:rsidR="006508BF" w:rsidRPr="00C16A75">
        <w:rPr>
          <w:rFonts w:ascii="Times New Roman" w:hAnsi="Times New Roman" w:cs="Times New Roman"/>
          <w:lang w:val="en-US"/>
        </w:rPr>
        <w:t xml:space="preserve"> </w:t>
      </w:r>
      <w:r w:rsidR="003362FC" w:rsidRPr="00C16A75">
        <w:rPr>
          <w:rFonts w:ascii="Times New Roman" w:hAnsi="Times New Roman" w:cs="Times New Roman"/>
          <w:lang w:val="en-US"/>
        </w:rPr>
        <w:t>to blood</w:t>
      </w:r>
      <w:r w:rsidR="008B5405" w:rsidRPr="00C16A75">
        <w:rPr>
          <w:rFonts w:ascii="Times New Roman" w:hAnsi="Times New Roman" w:cs="Times New Roman"/>
          <w:lang w:val="en-US"/>
        </w:rPr>
        <w:t>,</w:t>
      </w:r>
      <w:r w:rsidR="003362FC" w:rsidRPr="00C16A75">
        <w:rPr>
          <w:rFonts w:ascii="Times New Roman" w:hAnsi="Times New Roman" w:cs="Times New Roman"/>
          <w:lang w:val="en-US"/>
        </w:rPr>
        <w:t xml:space="preserve"> as implemented in</w:t>
      </w:r>
      <w:r w:rsidR="008B5405"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991967">
        <w:rPr>
          <w:rFonts w:ascii="Times New Roman" w:hAnsi="Times New Roman" w:cs="Times New Roman"/>
          <w:lang w:val="en-US"/>
        </w:rPr>
        <w:t>diagram</w:t>
      </w:r>
      <w:r w:rsidR="003362FC" w:rsidRPr="00C16A75">
        <w:rPr>
          <w:rFonts w:ascii="Times New Roman" w:hAnsi="Times New Roman" w:cs="Times New Roman"/>
          <w:lang w:val="en-US"/>
        </w:rPr>
        <w:t xml:space="preserve"> of</w:t>
      </w:r>
      <w:r w:rsidR="00C1601F" w:rsidRPr="00C16A75">
        <w:rPr>
          <w:rFonts w:ascii="Times New Roman" w:hAnsi="Times New Roman" w:cs="Times New Roman"/>
          <w:lang w:val="en-US"/>
        </w:rPr>
        <w:t xml:space="preserve">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pecial changes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can</w:t>
      </w:r>
      <w:r w:rsidR="003362FC" w:rsidRPr="00C16A75">
        <w:rPr>
          <w:rFonts w:ascii="Times New Roman" w:hAnsi="Times New Roman" w:cs="Times New Roman"/>
          <w:lang w:val="en-US"/>
        </w:rPr>
        <w:t xml:space="preserve"> be </w:t>
      </w:r>
      <w:r w:rsidR="008B5405" w:rsidRPr="00C16A75">
        <w:rPr>
          <w:rFonts w:ascii="Times New Roman" w:hAnsi="Times New Roman" w:cs="Times New Roman"/>
          <w:lang w:val="en-US"/>
        </w:rPr>
        <w:t xml:space="preserve">effected </w:t>
      </w:r>
      <w:r w:rsidR="003362FC" w:rsidRPr="00C16A75">
        <w:rPr>
          <w:rFonts w:ascii="Times New Roman" w:hAnsi="Times New Roman" w:cs="Times New Roman"/>
          <w:lang w:val="en-US"/>
        </w:rPr>
        <w:t>by intravenous therapy, hemorrhage or pathological states</w:t>
      </w:r>
      <w:r w:rsidR="00121CDA" w:rsidRPr="00C16A75">
        <w:rPr>
          <w:rFonts w:ascii="Times New Roman" w:hAnsi="Times New Roman" w:cs="Times New Roman"/>
          <w:lang w:val="en-US"/>
        </w:rPr>
        <w:t>. Pathological state</w:t>
      </w:r>
      <w:r w:rsidRPr="00C16A75">
        <w:rPr>
          <w:rFonts w:ascii="Times New Roman" w:hAnsi="Times New Roman" w:cs="Times New Roman"/>
          <w:lang w:val="en-US"/>
        </w:rPr>
        <w:t>s</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include</w:t>
      </w:r>
      <w:r w:rsidR="003362FC" w:rsidRPr="00C16A75">
        <w:rPr>
          <w:rFonts w:ascii="Times New Roman" w:hAnsi="Times New Roman" w:cs="Times New Roman"/>
          <w:lang w:val="en-US"/>
        </w:rPr>
        <w:t xml:space="preserve"> proteins enter</w:t>
      </w:r>
      <w:r w:rsidR="00121CDA" w:rsidRPr="00C16A75">
        <w:rPr>
          <w:rFonts w:ascii="Times New Roman" w:hAnsi="Times New Roman" w:cs="Times New Roman"/>
          <w:lang w:val="en-US"/>
        </w:rPr>
        <w:t>ing</w:t>
      </w:r>
      <w:r w:rsidR="003362FC" w:rsidRPr="00C16A75">
        <w:rPr>
          <w:rFonts w:ascii="Times New Roman" w:hAnsi="Times New Roman" w:cs="Times New Roman"/>
          <w:lang w:val="en-US"/>
        </w:rPr>
        <w:t xml:space="preserve"> the </w:t>
      </w:r>
      <w:r w:rsidR="008B5405" w:rsidRPr="00C16A75">
        <w:rPr>
          <w:rFonts w:ascii="Times New Roman" w:hAnsi="Times New Roman" w:cs="Times New Roman"/>
          <w:lang w:val="en-US"/>
        </w:rPr>
        <w:t xml:space="preserve">peritoneal </w:t>
      </w:r>
      <w:r w:rsidR="003362FC" w:rsidRPr="00C16A75">
        <w:rPr>
          <w:rFonts w:ascii="Times New Roman" w:hAnsi="Times New Roman" w:cs="Times New Roman"/>
          <w:lang w:val="en-US"/>
        </w:rPr>
        <w:t>space or</w:t>
      </w:r>
      <w:r w:rsidR="00121CDA" w:rsidRPr="00C16A75">
        <w:rPr>
          <w:rFonts w:ascii="Times New Roman" w:hAnsi="Times New Roman" w:cs="Times New Roman"/>
          <w:lang w:val="en-US"/>
        </w:rPr>
        <w:t xml:space="preserve"> </w:t>
      </w:r>
      <w:r w:rsidR="00E81CBA" w:rsidRPr="00C16A75">
        <w:rPr>
          <w:rFonts w:ascii="Times New Roman" w:hAnsi="Times New Roman" w:cs="Times New Roman"/>
          <w:lang w:val="en-US"/>
        </w:rPr>
        <w:t>crossing</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 xml:space="preserve">the </w:t>
      </w:r>
      <w:r w:rsidR="00121CDA" w:rsidRPr="00C16A75">
        <w:rPr>
          <w:rFonts w:ascii="Times New Roman" w:hAnsi="Times New Roman" w:cs="Times New Roman"/>
          <w:lang w:val="en-US"/>
        </w:rPr>
        <w:t xml:space="preserve">glomerular membrane </w:t>
      </w:r>
      <w:r w:rsidR="00E81CBA" w:rsidRPr="00C16A75">
        <w:rPr>
          <w:rFonts w:ascii="Times New Roman" w:hAnsi="Times New Roman" w:cs="Times New Roman"/>
          <w:lang w:val="en-US"/>
        </w:rPr>
        <w:t>in</w:t>
      </w:r>
      <w:r w:rsidR="00121CDA" w:rsidRPr="00C16A75">
        <w:rPr>
          <w:rFonts w:ascii="Times New Roman" w:hAnsi="Times New Roman" w:cs="Times New Roman"/>
          <w:lang w:val="en-US"/>
        </w:rPr>
        <w:t xml:space="preserve"> </w:t>
      </w:r>
      <w:r w:rsidR="003362FC" w:rsidRPr="00C16A75">
        <w:rPr>
          <w:rFonts w:ascii="Times New Roman" w:hAnsi="Times New Roman" w:cs="Times New Roman"/>
          <w:lang w:val="en-US"/>
        </w:rPr>
        <w:t>primary urine</w:t>
      </w:r>
      <w:r w:rsidR="00E81CBA" w:rsidRPr="00C16A75">
        <w:rPr>
          <w:rFonts w:ascii="Times New Roman" w:hAnsi="Times New Roman" w:cs="Times New Roman"/>
          <w:lang w:val="en-US"/>
        </w:rPr>
        <w:t xml:space="preserve"> filtrate</w:t>
      </w:r>
      <w:r w:rsidR="003362FC" w:rsidRPr="00C16A75">
        <w:rPr>
          <w:rFonts w:ascii="Times New Roman" w:hAnsi="Times New Roman" w:cs="Times New Roman"/>
          <w:lang w:val="en-US"/>
        </w:rPr>
        <w:t>.</w:t>
      </w:r>
    </w:p>
    <w:p w14:paraId="332DF72E" w14:textId="0187D939" w:rsidR="003362FC" w:rsidRPr="00C16A75" w:rsidRDefault="003362FC" w:rsidP="00911E3F">
      <w:pPr>
        <w:pStyle w:val="Titulek"/>
        <w:keepNext/>
        <w:jc w:val="both"/>
        <w:rPr>
          <w:rFonts w:ascii="Times New Roman" w:hAnsi="Times New Roman" w:cs="Times New Roman"/>
          <w:lang w:val="en-US"/>
        </w:rPr>
      </w:pPr>
      <w:bookmarkStart w:id="239" w:name="_Ref409452963"/>
      <w:bookmarkStart w:id="240" w:name="_Ref408711721"/>
      <w:bookmarkStart w:id="241" w:name="_Toc421679620"/>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VII</w:t>
      </w:r>
      <w:r w:rsidRPr="00C16A75">
        <w:rPr>
          <w:rFonts w:ascii="Times New Roman" w:hAnsi="Times New Roman" w:cs="Times New Roman"/>
          <w:lang w:val="en-US"/>
        </w:rPr>
        <w:fldChar w:fldCharType="end"/>
      </w:r>
      <w:bookmarkEnd w:id="239"/>
      <w:r w:rsidR="008B5405" w:rsidRPr="00C16A75">
        <w:rPr>
          <w:rFonts w:ascii="Times New Roman" w:hAnsi="Times New Roman" w:cs="Times New Roman"/>
          <w:lang w:val="en-US"/>
        </w:rPr>
        <w:t xml:space="preserve">: </w:t>
      </w:r>
      <w:r w:rsidRPr="00C16A75">
        <w:rPr>
          <w:rFonts w:ascii="Times New Roman" w:hAnsi="Times New Roman" w:cs="Times New Roman"/>
          <w:lang w:val="en-US"/>
        </w:rPr>
        <w:t>Typical protein concentrations in interstitium</w:t>
      </w:r>
      <w:bookmarkEnd w:id="240"/>
      <w:r w:rsidR="008B5405" w:rsidRPr="00C16A75">
        <w:rPr>
          <w:rFonts w:ascii="Times New Roman" w:hAnsi="Times New Roman" w:cs="Times New Roman"/>
          <w:lang w:val="en-US"/>
        </w:rPr>
        <w:t>.</w:t>
      </w:r>
      <w:bookmarkEnd w:id="241"/>
    </w:p>
    <w:tbl>
      <w:tblPr>
        <w:tblStyle w:val="Svtltabulkaseznamu1zvraznn31"/>
        <w:tblW w:w="0" w:type="auto"/>
        <w:tblLook w:val="04A0" w:firstRow="1" w:lastRow="0" w:firstColumn="1" w:lastColumn="0" w:noHBand="0" w:noVBand="1"/>
      </w:tblPr>
      <w:tblGrid>
        <w:gridCol w:w="2873"/>
        <w:gridCol w:w="2874"/>
        <w:gridCol w:w="2874"/>
      </w:tblGrid>
      <w:tr w:rsidR="003362FC" w:rsidRPr="00C16A75" w14:paraId="03615AC9" w14:textId="77777777" w:rsidTr="0059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057064A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Upper torso </w:t>
            </w:r>
          </w:p>
        </w:tc>
        <w:tc>
          <w:tcPr>
            <w:tcW w:w="2874" w:type="dxa"/>
          </w:tcPr>
          <w:p w14:paraId="43D1EBFA"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Middle torso</w:t>
            </w:r>
          </w:p>
        </w:tc>
        <w:tc>
          <w:tcPr>
            <w:tcW w:w="2874" w:type="dxa"/>
          </w:tcPr>
          <w:p w14:paraId="6756AE15"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Lower torso</w:t>
            </w:r>
          </w:p>
        </w:tc>
      </w:tr>
      <w:tr w:rsidR="003362FC" w:rsidRPr="00C16A75" w14:paraId="0F17336F" w14:textId="77777777" w:rsidTr="0059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48E48DDC"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0.6</w:t>
            </w:r>
            <w:r w:rsidR="0041179B" w:rsidRPr="00C16A75">
              <w:rPr>
                <w:rFonts w:ascii="Times New Roman" w:hAnsi="Times New Roman" w:cs="Times New Roman"/>
                <w:b w:val="0"/>
                <w:lang w:val="en-US"/>
              </w:rPr>
              <w:t xml:space="preserve"> mmol/L</w:t>
            </w:r>
          </w:p>
        </w:tc>
        <w:tc>
          <w:tcPr>
            <w:tcW w:w="2874" w:type="dxa"/>
          </w:tcPr>
          <w:p w14:paraId="03231DA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0.48</w:t>
            </w:r>
            <w:r w:rsidR="0041179B" w:rsidRPr="00C16A75">
              <w:rPr>
                <w:rFonts w:ascii="Times New Roman" w:hAnsi="Times New Roman" w:cs="Times New Roman"/>
                <w:lang w:val="en-US"/>
              </w:rPr>
              <w:t xml:space="preserve"> mmol/L</w:t>
            </w:r>
          </w:p>
        </w:tc>
        <w:tc>
          <w:tcPr>
            <w:tcW w:w="2874" w:type="dxa"/>
          </w:tcPr>
          <w:p w14:paraId="75350BE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w:t>
            </w:r>
            <w:r w:rsidR="0041179B" w:rsidRPr="00C16A75">
              <w:rPr>
                <w:rFonts w:ascii="Times New Roman" w:hAnsi="Times New Roman" w:cs="Times New Roman"/>
                <w:lang w:val="en-US"/>
              </w:rPr>
              <w:t xml:space="preserve"> mmol/L</w:t>
            </w:r>
          </w:p>
        </w:tc>
      </w:tr>
    </w:tbl>
    <w:p w14:paraId="0A208DFE" w14:textId="657AA1A3" w:rsidR="00054331" w:rsidRPr="00C16A75" w:rsidRDefault="00054331" w:rsidP="00D8120E">
      <w:pPr>
        <w:pStyle w:val="EndNoteBibliography"/>
        <w:spacing w:after="0"/>
        <w:rPr>
          <w:rFonts w:ascii="Times New Roman" w:hAnsi="Times New Roman" w:cs="Times New Roman"/>
          <w:lang w:val="en-US"/>
        </w:rPr>
      </w:pPr>
      <w:bookmarkStart w:id="242" w:name="_Ref409453019"/>
      <w:bookmarkStart w:id="243" w:name="_Ref409453013"/>
    </w:p>
    <w:p w14:paraId="5E7F151C" w14:textId="19592F2A" w:rsidR="003362FC" w:rsidRPr="00C16A75" w:rsidRDefault="003362FC" w:rsidP="0059337B">
      <w:pPr>
        <w:pStyle w:val="Nadpis3"/>
        <w:rPr>
          <w:rFonts w:ascii="Times New Roman" w:hAnsi="Times New Roman" w:cs="Times New Roman"/>
          <w:lang w:val="en-US"/>
        </w:rPr>
      </w:pPr>
      <w:bookmarkStart w:id="244" w:name="_Toc409289300"/>
      <w:bookmarkEnd w:id="242"/>
      <w:bookmarkEnd w:id="243"/>
      <w:r w:rsidRPr="00C16A75">
        <w:rPr>
          <w:rFonts w:ascii="Times New Roman" w:hAnsi="Times New Roman" w:cs="Times New Roman"/>
          <w:lang w:val="en-US"/>
        </w:rPr>
        <w:t>Gastrointestinal water absorption</w:t>
      </w:r>
      <w:bookmarkEnd w:id="244"/>
    </w:p>
    <w:p w14:paraId="4C59CAC2" w14:textId="319F830C" w:rsidR="003362FC" w:rsidRPr="00C16A75" w:rsidRDefault="002B33BC" w:rsidP="00911E3F">
      <w:pPr>
        <w:jc w:val="both"/>
        <w:rPr>
          <w:rFonts w:ascii="Times New Roman" w:hAnsi="Times New Roman" w:cs="Times New Roman"/>
          <w:lang w:val="en-US"/>
        </w:rPr>
      </w:pPr>
      <w:r w:rsidRPr="00C16A75">
        <w:rPr>
          <w:rFonts w:ascii="Times New Roman" w:hAnsi="Times New Roman" w:cs="Times New Roman"/>
          <w:lang w:val="en-US"/>
        </w:rPr>
        <w:t xml:space="preserve">As presented in </w:t>
      </w:r>
      <w:r w:rsidR="00963597" w:rsidRPr="00C16A75">
        <w:rPr>
          <w:rFonts w:ascii="Times New Roman" w:hAnsi="Times New Roman" w:cs="Times New Roman"/>
          <w:lang w:val="en-US"/>
        </w:rPr>
        <w:fldChar w:fldCharType="begin"/>
      </w:r>
      <w:r w:rsidR="00963597" w:rsidRPr="00C16A75">
        <w:rPr>
          <w:rFonts w:ascii="Times New Roman" w:hAnsi="Times New Roman" w:cs="Times New Roman"/>
          <w:lang w:val="en-US"/>
        </w:rPr>
        <w:instrText xml:space="preserve"> REF _Ref408711804 \h </w:instrText>
      </w:r>
      <w:r w:rsidR="00E72E24" w:rsidRPr="00C16A75">
        <w:rPr>
          <w:rFonts w:ascii="Times New Roman" w:hAnsi="Times New Roman" w:cs="Times New Roman"/>
          <w:lang w:val="en-US"/>
        </w:rPr>
        <w:instrText xml:space="preserve"> \* MERGEFORMAT </w:instrText>
      </w:r>
      <w:r w:rsidR="00963597" w:rsidRPr="00C16A75">
        <w:rPr>
          <w:rFonts w:ascii="Times New Roman" w:hAnsi="Times New Roman" w:cs="Times New Roman"/>
          <w:lang w:val="en-US"/>
        </w:rPr>
      </w:r>
      <w:r w:rsidR="00963597"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w:t>
      </w:r>
      <w:r w:rsidR="00963597" w:rsidRPr="00C16A75">
        <w:rPr>
          <w:rFonts w:ascii="Times New Roman" w:hAnsi="Times New Roman" w:cs="Times New Roman"/>
          <w:lang w:val="en-US"/>
        </w:rPr>
        <w:fldChar w:fldCharType="end"/>
      </w:r>
      <w:r w:rsidRPr="00C16A75">
        <w:rPr>
          <w:rFonts w:ascii="Times New Roman" w:hAnsi="Times New Roman" w:cs="Times New Roman"/>
          <w:lang w:val="en-US"/>
        </w:rPr>
        <w:t>, the m</w:t>
      </w:r>
      <w:r w:rsidR="003362FC" w:rsidRPr="00C16A75">
        <w:rPr>
          <w:rFonts w:ascii="Times New Roman" w:hAnsi="Times New Roman" w:cs="Times New Roman"/>
          <w:lang w:val="en-US"/>
        </w:rPr>
        <w:t xml:space="preserve">ean water in diet should be about 2 l/day, which is the sum of </w:t>
      </w:r>
      <w:r w:rsidR="009C5E5E" w:rsidRPr="00C16A75">
        <w:rPr>
          <w:rFonts w:ascii="Times New Roman" w:hAnsi="Times New Roman" w:cs="Times New Roman"/>
          <w:lang w:val="en-US"/>
        </w:rPr>
        <w:t xml:space="preserve">all </w:t>
      </w:r>
      <w:r w:rsidR="003362FC" w:rsidRPr="00C16A75">
        <w:rPr>
          <w:rFonts w:ascii="Times New Roman" w:hAnsi="Times New Roman" w:cs="Times New Roman"/>
          <w:lang w:val="en-US"/>
        </w:rPr>
        <w:t>water in food and drinks. Firstly</w:t>
      </w:r>
      <w:r w:rsidR="009C5E5E"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accumulated in </w:t>
      </w:r>
      <w:r w:rsidR="009C5E5E" w:rsidRPr="00C16A75">
        <w:rPr>
          <w:rFonts w:ascii="Times New Roman" w:hAnsi="Times New Roman" w:cs="Times New Roman"/>
          <w:lang w:val="en-US"/>
        </w:rPr>
        <w:t xml:space="preserve">the </w:t>
      </w:r>
      <w:r w:rsidR="003362FC" w:rsidRPr="00C16A75">
        <w:rPr>
          <w:rFonts w:ascii="Times New Roman" w:hAnsi="Times New Roman" w:cs="Times New Roman"/>
          <w:lang w:val="en-US"/>
        </w:rPr>
        <w:t>gastrointestinal lumen (GILumen).</w:t>
      </w:r>
      <w:r w:rsidR="00963597" w:rsidRPr="00C16A75">
        <w:rPr>
          <w:rFonts w:ascii="Times New Roman" w:hAnsi="Times New Roman" w:cs="Times New Roman"/>
          <w:lang w:val="en-US"/>
        </w:rPr>
        <w:t xml:space="preserve"> From the lumen</w:t>
      </w:r>
      <w:r w:rsidR="009C5E5E" w:rsidRPr="00C16A75">
        <w:rPr>
          <w:rFonts w:ascii="Times New Roman" w:hAnsi="Times New Roman" w:cs="Times New Roman"/>
          <w:lang w:val="en-US"/>
        </w:rPr>
        <w:t xml:space="preserve">, </w:t>
      </w:r>
      <w:r w:rsidR="00963597"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can </w:t>
      </w:r>
      <w:r w:rsidR="00963597" w:rsidRPr="00C16A75">
        <w:rPr>
          <w:rFonts w:ascii="Times New Roman" w:hAnsi="Times New Roman" w:cs="Times New Roman"/>
          <w:lang w:val="en-US"/>
        </w:rPr>
        <w:t>cross the cellular membrane of gastrointestinal cells</w:t>
      </w:r>
      <w:r w:rsidR="00BC5DD1" w:rsidRPr="00C16A75">
        <w:rPr>
          <w:rFonts w:ascii="Times New Roman" w:hAnsi="Times New Roman" w:cs="Times New Roman"/>
          <w:lang w:val="en-US"/>
        </w:rPr>
        <w:t xml:space="preserve"> (OsmBody_CellWall)</w:t>
      </w:r>
      <w:r w:rsidR="00963597" w:rsidRPr="00C16A75">
        <w:rPr>
          <w:rFonts w:ascii="Times New Roman" w:hAnsi="Times New Roman" w:cs="Times New Roman"/>
          <w:lang w:val="en-US"/>
        </w:rPr>
        <w:t xml:space="preserve"> using aquaporins to equilibrate its extracellular and intracellular mole fractions</w:t>
      </w:r>
      <w:r w:rsidR="00BC5DD1" w:rsidRPr="00C16A75">
        <w:rPr>
          <w:rFonts w:ascii="Times New Roman" w:hAnsi="Times New Roman" w:cs="Times New Roman"/>
          <w:lang w:val="en-US"/>
        </w:rPr>
        <w:t xml:space="preserve"> (</w:t>
      </w:r>
      <w:r w:rsidR="00D31AFB" w:rsidRPr="00C16A75">
        <w:rPr>
          <w:rFonts w:ascii="Times New Roman" w:hAnsi="Times New Roman" w:cs="Times New Roman"/>
          <w:lang w:val="en-US"/>
        </w:rPr>
        <w:fldChar w:fldCharType="begin"/>
      </w:r>
      <w:r w:rsidR="00D31AFB" w:rsidRPr="00C16A75">
        <w:rPr>
          <w:rFonts w:ascii="Times New Roman" w:hAnsi="Times New Roman" w:cs="Times New Roman"/>
          <w:lang w:val="en-US"/>
        </w:rPr>
        <w:instrText xml:space="preserve"> REF _Ref409535739 \h </w:instrText>
      </w:r>
      <w:r w:rsidR="00911E3F" w:rsidRPr="00C16A75">
        <w:rPr>
          <w:rFonts w:ascii="Times New Roman" w:hAnsi="Times New Roman" w:cs="Times New Roman"/>
          <w:lang w:val="en-US"/>
        </w:rPr>
        <w:instrText xml:space="preserve"> \* MERGEFORMAT </w:instrText>
      </w:r>
      <w:r w:rsidR="00D31AFB" w:rsidRPr="00C16A75">
        <w:rPr>
          <w:rFonts w:ascii="Times New Roman" w:hAnsi="Times New Roman" w:cs="Times New Roman"/>
          <w:lang w:val="en-US"/>
        </w:rPr>
      </w:r>
      <w:r w:rsidR="00D31AFB"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14</w:t>
      </w:r>
      <w:r w:rsidR="00D31AFB" w:rsidRPr="00C16A75">
        <w:rPr>
          <w:rFonts w:ascii="Times New Roman" w:hAnsi="Times New Roman" w:cs="Times New Roman"/>
          <w:lang w:val="en-US"/>
        </w:rPr>
        <w:fldChar w:fldCharType="end"/>
      </w:r>
      <w:r w:rsidR="00BC5DD1" w:rsidRPr="00C16A75">
        <w:rPr>
          <w:rFonts w:ascii="Times New Roman" w:hAnsi="Times New Roman" w:cs="Times New Roman"/>
          <w:lang w:val="en-US"/>
        </w:rPr>
        <w:t>)</w:t>
      </w:r>
      <w:r w:rsidR="003362FC" w:rsidRPr="00C16A75">
        <w:rPr>
          <w:rFonts w:ascii="Times New Roman" w:hAnsi="Times New Roman" w:cs="Times New Roman"/>
          <w:lang w:val="en-US"/>
        </w:rPr>
        <w:t>.</w:t>
      </w:r>
    </w:p>
    <w:p w14:paraId="3B74C0A4" w14:textId="7DBC95A4" w:rsidR="003362FC"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The absorption of water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lumen into the intestinal cells is </w:t>
      </w:r>
      <w:r w:rsidR="00D14055" w:rsidRPr="00C16A75">
        <w:rPr>
          <w:rFonts w:ascii="Times New Roman" w:hAnsi="Times New Roman" w:cs="Times New Roman"/>
          <w:lang w:val="en-US"/>
        </w:rPr>
        <w:t xml:space="preserve">here driven only by osmotic forces. The typical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intake</w:t>
      </w:r>
      <w:r w:rsidR="00CC0D14" w:rsidRPr="00C16A75">
        <w:rPr>
          <w:rFonts w:ascii="Times New Roman" w:hAnsi="Times New Roman" w:cs="Times New Roman"/>
          <w:lang w:val="en-US"/>
        </w:rPr>
        <w:t xml:space="preserve"> of 2 L</w:t>
      </w:r>
      <w:r w:rsidR="00D14055" w:rsidRPr="00C16A75">
        <w:rPr>
          <w:rFonts w:ascii="Times New Roman" w:hAnsi="Times New Roman" w:cs="Times New Roman"/>
          <w:lang w:val="en-US"/>
        </w:rPr>
        <w:t>/</w:t>
      </w:r>
      <w:r w:rsidR="00CC0D14" w:rsidRPr="00C16A75">
        <w:rPr>
          <w:rFonts w:ascii="Times New Roman" w:hAnsi="Times New Roman" w:cs="Times New Roman"/>
          <w:lang w:val="en-US"/>
        </w:rPr>
        <w:t>day</w:t>
      </w:r>
      <w:r w:rsidR="00D14055" w:rsidRPr="00C16A75">
        <w:rPr>
          <w:rFonts w:ascii="Times New Roman" w:hAnsi="Times New Roman" w:cs="Times New Roman"/>
          <w:lang w:val="en-US"/>
        </w:rPr>
        <w:t xml:space="preserve"> is caused by </w:t>
      </w:r>
      <w:r w:rsidR="009C5E5E" w:rsidRPr="00C16A75">
        <w:rPr>
          <w:rFonts w:ascii="Times New Roman" w:hAnsi="Times New Roman" w:cs="Times New Roman"/>
          <w:lang w:val="en-US"/>
        </w:rPr>
        <w:t xml:space="preserve">a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 xml:space="preserve">osmotic pressure gradient of </w:t>
      </w:r>
      <w:r w:rsidR="00CC0D14" w:rsidRPr="00C16A75">
        <w:rPr>
          <w:rFonts w:ascii="Times New Roman" w:hAnsi="Times New Roman" w:cs="Times New Roman"/>
          <w:lang w:val="en-US"/>
        </w:rPr>
        <w:t>2</w:t>
      </w:r>
      <w:r w:rsidR="0022298D" w:rsidRPr="00C16A75">
        <w:rPr>
          <w:rFonts w:ascii="Times New Roman" w:hAnsi="Times New Roman" w:cs="Times New Roman"/>
          <w:lang w:val="en-US"/>
        </w:rPr>
        <w:t>5</w:t>
      </w:r>
      <w:r w:rsidR="00D14055" w:rsidRPr="00C16A75">
        <w:rPr>
          <w:rFonts w:ascii="Times New Roman" w:hAnsi="Times New Roman" w:cs="Times New Roman"/>
          <w:lang w:val="en-US"/>
        </w:rPr>
        <w:t xml:space="preserve"> </w:t>
      </w:r>
      <w:r w:rsidR="0022298D" w:rsidRPr="00C16A75">
        <w:rPr>
          <w:rFonts w:ascii="Times New Roman" w:hAnsi="Times New Roman" w:cs="Times New Roman"/>
          <w:lang w:val="en-US"/>
        </w:rPr>
        <w:t>k</w:t>
      </w:r>
      <w:r w:rsidR="00D14055" w:rsidRPr="00C16A75">
        <w:rPr>
          <w:rFonts w:ascii="Times New Roman" w:hAnsi="Times New Roman" w:cs="Times New Roman"/>
          <w:lang w:val="en-US"/>
        </w:rPr>
        <w:t xml:space="preserve">Pa at </w:t>
      </w:r>
      <w:r w:rsidR="009C5E5E" w:rsidRPr="00C16A75">
        <w:rPr>
          <w:rFonts w:ascii="Times New Roman" w:hAnsi="Times New Roman" w:cs="Times New Roman"/>
          <w:lang w:val="en-US"/>
        </w:rPr>
        <w:t xml:space="preserve">a </w:t>
      </w:r>
      <w:r w:rsidR="00D14055" w:rsidRPr="00C16A75">
        <w:rPr>
          <w:rFonts w:ascii="Times New Roman" w:hAnsi="Times New Roman" w:cs="Times New Roman"/>
          <w:lang w:val="en-US"/>
        </w:rPr>
        <w:t>temperature of 37°C.</w:t>
      </w:r>
      <w:r w:rsidRPr="00C16A75">
        <w:rPr>
          <w:rFonts w:ascii="Times New Roman" w:hAnsi="Times New Roman" w:cs="Times New Roman"/>
          <w:lang w:val="en-US"/>
        </w:rPr>
        <w:t xml:space="preserve"> </w:t>
      </w:r>
      <w:r w:rsidR="00CC0D14" w:rsidRPr="00C16A75">
        <w:rPr>
          <w:rFonts w:ascii="Times New Roman" w:hAnsi="Times New Roman" w:cs="Times New Roman"/>
          <w:lang w:val="en-US"/>
        </w:rPr>
        <w:t>From these assumptions</w:t>
      </w:r>
      <w:r w:rsidR="009C5E5E" w:rsidRPr="00C16A75">
        <w:rPr>
          <w:rFonts w:ascii="Times New Roman" w:hAnsi="Times New Roman" w:cs="Times New Roman"/>
          <w:lang w:val="en-US"/>
        </w:rPr>
        <w:t>,</w:t>
      </w:r>
      <w:r w:rsidR="00CC0D14" w:rsidRPr="00C16A75">
        <w:rPr>
          <w:rFonts w:ascii="Times New Roman" w:hAnsi="Times New Roman" w:cs="Times New Roman"/>
          <w:lang w:val="en-US"/>
        </w:rPr>
        <w:t xml:space="preserve"> </w:t>
      </w:r>
      <w:r w:rsidR="0022298D" w:rsidRPr="00C16A75">
        <w:rPr>
          <w:rFonts w:ascii="Times New Roman" w:hAnsi="Times New Roman" w:cs="Times New Roman"/>
          <w:lang w:val="en-US"/>
        </w:rPr>
        <w:t xml:space="preserve">the permeability parameter </w:t>
      </w:r>
      <w:r w:rsidR="009C5E5E" w:rsidRPr="00C16A75">
        <w:rPr>
          <w:rFonts w:ascii="Times New Roman" w:hAnsi="Times New Roman" w:cs="Times New Roman"/>
          <w:lang w:val="en-US"/>
        </w:rPr>
        <w:t xml:space="preserve">can easily be expressed </w:t>
      </w:r>
      <w:r w:rsidR="0022298D" w:rsidRPr="00C16A75">
        <w:rPr>
          <w:rFonts w:ascii="Times New Roman" w:hAnsi="Times New Roman" w:cs="Times New Roman"/>
          <w:lang w:val="en-US"/>
        </w:rPr>
        <w:t>as</w:t>
      </w:r>
      <w:r w:rsidR="00CC0D14" w:rsidRPr="00C16A75">
        <w:rPr>
          <w:rFonts w:ascii="Times New Roman" w:hAnsi="Times New Roman" w:cs="Times New Roman"/>
          <w:lang w:val="en-US"/>
        </w:rPr>
        <w:t xml:space="preserve"> 0.08 L</w:t>
      </w:r>
      <w:proofErr w:type="gramStart"/>
      <w:r w:rsidR="0022298D" w:rsidRPr="00C16A75">
        <w:rPr>
          <w:rFonts w:ascii="Times New Roman" w:hAnsi="Times New Roman" w:cs="Times New Roman"/>
          <w:lang w:val="en-US"/>
        </w:rPr>
        <w:t>/(</w:t>
      </w:r>
      <w:proofErr w:type="gramEnd"/>
      <w:r w:rsidR="00CC0D14" w:rsidRPr="00C16A75">
        <w:rPr>
          <w:rFonts w:ascii="Times New Roman" w:hAnsi="Times New Roman" w:cs="Times New Roman"/>
          <w:lang w:val="en-US"/>
        </w:rPr>
        <w:t>k</w:t>
      </w:r>
      <w:r w:rsidR="0022298D" w:rsidRPr="00C16A75">
        <w:rPr>
          <w:rFonts w:ascii="Times New Roman" w:hAnsi="Times New Roman" w:cs="Times New Roman"/>
          <w:lang w:val="en-US"/>
        </w:rPr>
        <w:t>Pa.</w:t>
      </w:r>
      <w:r w:rsidR="00CC0D14" w:rsidRPr="00C16A75">
        <w:rPr>
          <w:rFonts w:ascii="Times New Roman" w:hAnsi="Times New Roman" w:cs="Times New Roman"/>
          <w:lang w:val="en-US"/>
        </w:rPr>
        <w:t>day</w:t>
      </w:r>
      <w:r w:rsidR="0022298D" w:rsidRPr="00C16A75">
        <w:rPr>
          <w:rFonts w:ascii="Times New Roman" w:hAnsi="Times New Roman" w:cs="Times New Roman"/>
          <w:lang w:val="en-US"/>
        </w:rPr>
        <w:t xml:space="preserve">). </w:t>
      </w:r>
    </w:p>
    <w:p w14:paraId="0C34AE78" w14:textId="53454E8B"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813376" behindDoc="1" locked="0" layoutInCell="1" allowOverlap="1" wp14:anchorId="4F7A6FC7" wp14:editId="271F116B">
            <wp:simplePos x="0" y="0"/>
            <wp:positionH relativeFrom="column">
              <wp:posOffset>-915670</wp:posOffset>
            </wp:positionH>
            <wp:positionV relativeFrom="paragraph">
              <wp:posOffset>9525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6A75">
        <w:rPr>
          <w:rFonts w:ascii="Times New Roman" w:hAnsi="Times New Roman" w:cs="Times New Roman"/>
          <w:noProof/>
          <w:lang w:val="sk-SK" w:eastAsia="sk-SK"/>
        </w:rPr>
        <w:drawing>
          <wp:inline distT="0" distB="0" distL="0" distR="0" wp14:anchorId="2C09BA16" wp14:editId="7FD96D5C">
            <wp:extent cx="5334000" cy="3962400"/>
            <wp:effectExtent l="0" t="0" r="0" b="0"/>
            <wp:docPr id="94" name="Obrázek 94" descr="D14_WaterGIL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D14_WaterGILumen"/>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5C15E837" w14:textId="77777777" w:rsidR="00401092" w:rsidRPr="00C16A75" w:rsidRDefault="00401092" w:rsidP="00401092">
      <w:pPr>
        <w:pStyle w:val="Titulek"/>
        <w:jc w:val="both"/>
        <w:rPr>
          <w:rFonts w:ascii="Times New Roman" w:hAnsi="Times New Roman" w:cs="Times New Roman"/>
          <w:lang w:val="en-US"/>
        </w:rPr>
      </w:pPr>
      <w:bookmarkStart w:id="245" w:name="_Ref40953573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Pr>
          <w:rFonts w:ascii="Times New Roman" w:hAnsi="Times New Roman" w:cs="Times New Roman"/>
          <w:noProof/>
          <w:lang w:val="en-US"/>
        </w:rPr>
        <w:t>14</w:t>
      </w:r>
      <w:r w:rsidRPr="00C16A75">
        <w:rPr>
          <w:rFonts w:ascii="Times New Roman" w:hAnsi="Times New Roman" w:cs="Times New Roman"/>
          <w:lang w:val="en-US"/>
        </w:rPr>
        <w:fldChar w:fldCharType="end"/>
      </w:r>
      <w:bookmarkEnd w:id="245"/>
      <w:r w:rsidRPr="00C16A75">
        <w:rPr>
          <w:rFonts w:ascii="Times New Roman" w:hAnsi="Times New Roman" w:cs="Times New Roman"/>
          <w:lang w:val="en-US"/>
        </w:rPr>
        <w:t>: Water absorption in the gastrointestinal tract.</w:t>
      </w:r>
    </w:p>
    <w:p w14:paraId="090F16A5" w14:textId="262E9703" w:rsidR="003362FC" w:rsidRPr="00C16A75" w:rsidRDefault="003362FC" w:rsidP="00911E3F">
      <w:pPr>
        <w:pStyle w:val="Nadpis3"/>
        <w:jc w:val="both"/>
        <w:rPr>
          <w:rFonts w:ascii="Times New Roman" w:hAnsi="Times New Roman" w:cs="Times New Roman"/>
          <w:lang w:val="en-US"/>
        </w:rPr>
      </w:pPr>
      <w:bookmarkStart w:id="246" w:name="_Toc409289301"/>
      <w:r w:rsidRPr="00C16A75">
        <w:rPr>
          <w:rFonts w:ascii="Times New Roman" w:hAnsi="Times New Roman" w:cs="Times New Roman"/>
          <w:lang w:val="en-US"/>
        </w:rPr>
        <w:t>Upper/</w:t>
      </w:r>
      <w:r w:rsidR="009C5E5E" w:rsidRPr="00C16A75">
        <w:rPr>
          <w:rFonts w:ascii="Times New Roman" w:hAnsi="Times New Roman" w:cs="Times New Roman"/>
          <w:lang w:val="en-US"/>
        </w:rPr>
        <w:t>middle</w:t>
      </w:r>
      <w:r w:rsidRPr="00C16A75">
        <w:rPr>
          <w:rFonts w:ascii="Times New Roman" w:hAnsi="Times New Roman" w:cs="Times New Roman"/>
          <w:lang w:val="en-US"/>
        </w:rPr>
        <w:t>/</w:t>
      </w:r>
      <w:r w:rsidR="009C5E5E" w:rsidRPr="00C16A75">
        <w:rPr>
          <w:rFonts w:ascii="Times New Roman" w:hAnsi="Times New Roman" w:cs="Times New Roman"/>
          <w:lang w:val="en-US"/>
        </w:rPr>
        <w:t xml:space="preserve">lower </w:t>
      </w:r>
      <w:r w:rsidRPr="00C16A75">
        <w:rPr>
          <w:rFonts w:ascii="Times New Roman" w:hAnsi="Times New Roman" w:cs="Times New Roman"/>
          <w:lang w:val="en-US"/>
        </w:rPr>
        <w:t>torso water</w:t>
      </w:r>
      <w:bookmarkEnd w:id="246"/>
    </w:p>
    <w:p w14:paraId="22E45ADC" w14:textId="38AC9C4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Flow between plasma and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interstitium is determined by colloid osmolarity o</w:t>
      </w:r>
      <w:r w:rsidR="00CC0D14" w:rsidRPr="00C16A75">
        <w:rPr>
          <w:rFonts w:ascii="Times New Roman" w:hAnsi="Times New Roman" w:cs="Times New Roman"/>
          <w:lang w:val="en-US"/>
        </w:rPr>
        <w:t>n the capillary walls</w:t>
      </w:r>
      <w:r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This way is typically coming water to the tissue interstitium. </w:t>
      </w:r>
      <w:r w:rsidRPr="00C16A75">
        <w:rPr>
          <w:rFonts w:ascii="Times New Roman" w:hAnsi="Times New Roman" w:cs="Times New Roman"/>
          <w:lang w:val="en-US"/>
        </w:rPr>
        <w:t xml:space="preserve">Another way is the one directional lymph flow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to blood plasma </w:t>
      </w:r>
      <w:r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(Eisenhoffer, et al., 1994; Engeset, et al., 1973; Henriksen, 1985)</w:t>
      </w:r>
      <w:r w:rsidRPr="00C16A75">
        <w:rPr>
          <w:rFonts w:ascii="Times New Roman" w:hAnsi="Times New Roman" w:cs="Times New Roman"/>
          <w:lang w:val="en-US"/>
        </w:rPr>
        <w:fldChar w:fldCharType="end"/>
      </w:r>
      <w:r w:rsidRPr="00C16A75">
        <w:rPr>
          <w:rFonts w:ascii="Times New Roman" w:hAnsi="Times New Roman" w:cs="Times New Roman"/>
          <w:lang w:val="en-US"/>
        </w:rPr>
        <w:t>, as presented in</w:t>
      </w:r>
      <w:r w:rsidR="00FB61F3" w:rsidRPr="00C16A75">
        <w:rPr>
          <w:rFonts w:ascii="Times New Roman" w:hAnsi="Times New Roman" w:cs="Times New Roman"/>
          <w:lang w:val="en-US"/>
        </w:rPr>
        <w:t xml:space="preserve"> </w:t>
      </w:r>
      <w:r w:rsidR="00FB61F3" w:rsidRPr="00C16A75">
        <w:rPr>
          <w:rFonts w:ascii="Times New Roman" w:hAnsi="Times New Roman" w:cs="Times New Roman"/>
          <w:lang w:val="en-US"/>
        </w:rPr>
        <w:fldChar w:fldCharType="begin"/>
      </w:r>
      <w:r w:rsidR="00FB61F3" w:rsidRPr="00C16A75">
        <w:rPr>
          <w:rFonts w:ascii="Times New Roman" w:hAnsi="Times New Roman" w:cs="Times New Roman"/>
          <w:lang w:val="en-US"/>
        </w:rPr>
        <w:instrText xml:space="preserve"> REF _Ref408711804 \h </w:instrText>
      </w:r>
      <w:r w:rsidR="00911E3F" w:rsidRPr="00C16A75">
        <w:rPr>
          <w:rFonts w:ascii="Times New Roman" w:hAnsi="Times New Roman" w:cs="Times New Roman"/>
          <w:lang w:val="en-US"/>
        </w:rPr>
        <w:instrText xml:space="preserve"> \* MERGEFORMAT </w:instrText>
      </w:r>
      <w:r w:rsidR="00FB61F3" w:rsidRPr="00C16A75">
        <w:rPr>
          <w:rFonts w:ascii="Times New Roman" w:hAnsi="Times New Roman" w:cs="Times New Roman"/>
          <w:lang w:val="en-US"/>
        </w:rPr>
      </w:r>
      <w:r w:rsidR="00FB61F3"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w:t>
      </w:r>
      <w:r w:rsidR="00FB61F3"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flows can be influenced by the internal pressure in tissues caused by </w:t>
      </w:r>
      <w:r w:rsidR="00167A14" w:rsidRPr="00C16A75">
        <w:rPr>
          <w:rFonts w:ascii="Times New Roman" w:hAnsi="Times New Roman" w:cs="Times New Roman"/>
          <w:lang w:val="en-US"/>
        </w:rPr>
        <w:t xml:space="preserve">their </w:t>
      </w:r>
      <w:r w:rsidRPr="00C16A75">
        <w:rPr>
          <w:rFonts w:ascii="Times New Roman" w:hAnsi="Times New Roman" w:cs="Times New Roman"/>
          <w:lang w:val="en-US"/>
        </w:rPr>
        <w:t>volume and skin</w:t>
      </w:r>
      <w:r w:rsidR="00167A14" w:rsidRPr="00C16A75">
        <w:rPr>
          <w:rFonts w:ascii="Times New Roman" w:hAnsi="Times New Roman" w:cs="Times New Roman"/>
          <w:lang w:val="en-US"/>
        </w:rPr>
        <w:t xml:space="preserve">, </w:t>
      </w:r>
      <w:r w:rsidRPr="00C16A75">
        <w:rPr>
          <w:rFonts w:ascii="Times New Roman" w:hAnsi="Times New Roman" w:cs="Times New Roman"/>
          <w:lang w:val="en-US"/>
        </w:rPr>
        <w:t xml:space="preserve">as examined by Gyuton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1965)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and </w:t>
      </w:r>
      <w:r w:rsidRPr="00C16A75">
        <w:rPr>
          <w:rFonts w:ascii="Times New Roman" w:hAnsi="Times New Roman" w:cs="Times New Roman"/>
          <w:lang w:val="en-US"/>
        </w:rPr>
        <w:t>Xie</w:t>
      </w:r>
      <w:r w:rsidR="00167A14" w:rsidRPr="00C16A75">
        <w:rPr>
          <w:rFonts w:ascii="Times New Roman" w:hAnsi="Times New Roman" w:cs="Times New Roman"/>
          <w:lang w:val="en-US"/>
        </w:rPr>
        <w:t xml:space="preserve"> et al.</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AE77B8" w:rsidRPr="00C16A75">
        <w:rPr>
          <w:rFonts w:ascii="Times New Roman" w:hAnsi="Times New Roman" w:cs="Times New Roman"/>
          <w:lang w:val="en-US"/>
        </w:rPr>
        <w:t>Water cro</w:t>
      </w:r>
      <w:r w:rsidR="00CC0D14" w:rsidRPr="00C16A75">
        <w:rPr>
          <w:rFonts w:ascii="Times New Roman" w:hAnsi="Times New Roman" w:cs="Times New Roman"/>
          <w:lang w:val="en-US"/>
        </w:rPr>
        <w:t>ssin</w:t>
      </w:r>
      <w:r w:rsidR="00AE77B8" w:rsidRPr="00C16A75">
        <w:rPr>
          <w:rFonts w:ascii="Times New Roman" w:hAnsi="Times New Roman" w:cs="Times New Roman"/>
          <w:lang w:val="en-US"/>
        </w:rPr>
        <w:t xml:space="preserve">g the capillary wall is driven by </w:t>
      </w:r>
      <w:r w:rsidR="001F558E" w:rsidRPr="00C16A75">
        <w:rPr>
          <w:rFonts w:ascii="Times New Roman" w:hAnsi="Times New Roman" w:cs="Times New Roman"/>
          <w:lang w:val="en-US"/>
        </w:rPr>
        <w:t>hydrostatic-</w:t>
      </w:r>
      <w:hyperlink r:id="rId160" w:history="1">
        <w:r w:rsidR="00BC5DD1" w:rsidRPr="00C16A75">
          <w:rPr>
            <w:rStyle w:val="Hypertextovodkaz"/>
            <w:rFonts w:ascii="Times New Roman" w:hAnsi="Times New Roman" w:cs="Times New Roman"/>
            <w:lang w:val="en-US"/>
          </w:rPr>
          <w:t>oncotic</w:t>
        </w:r>
      </w:hyperlink>
      <w:r w:rsidR="001F558E" w:rsidRPr="00C16A75">
        <w:rPr>
          <w:rFonts w:ascii="Times New Roman" w:hAnsi="Times New Roman" w:cs="Times New Roman"/>
          <w:lang w:val="en-US"/>
        </w:rPr>
        <w:t xml:space="preserve"> pressure gradients</w:t>
      </w:r>
      <w:r w:rsidR="00167A14" w:rsidRPr="00C16A75">
        <w:rPr>
          <w:rFonts w:ascii="Times New Roman" w:hAnsi="Times New Roman" w:cs="Times New Roman"/>
          <w:lang w:val="en-US"/>
        </w:rPr>
        <w:t>,</w:t>
      </w:r>
      <w:r w:rsidR="00600E6A" w:rsidRPr="00C16A75">
        <w:rPr>
          <w:rFonts w:ascii="Times New Roman" w:hAnsi="Times New Roman" w:cs="Times New Roman"/>
          <w:lang w:val="en-US"/>
        </w:rPr>
        <w:t xml:space="preserve"> as expressed by</w:t>
      </w:r>
      <w:r w:rsidR="00BC5DD1" w:rsidRPr="00C16A75">
        <w:rPr>
          <w:rFonts w:ascii="Times New Roman" w:hAnsi="Times New Roman" w:cs="Times New Roman"/>
          <w:lang w:val="en-US"/>
        </w:rPr>
        <w:t xml:space="preserve"> </w:t>
      </w:r>
      <w:r w:rsidR="00BC5DD1" w:rsidRPr="00C16A75">
        <w:rPr>
          <w:rFonts w:ascii="Times New Roman" w:hAnsi="Times New Roman" w:cs="Times New Roman"/>
          <w:lang w:val="en-US"/>
        </w:rPr>
        <w:fldChar w:fldCharType="begin"/>
      </w:r>
      <w:r w:rsidR="00BC5DD1"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BC5DD1" w:rsidRPr="00C16A75">
        <w:rPr>
          <w:rFonts w:ascii="Times New Roman" w:hAnsi="Times New Roman" w:cs="Times New Roman"/>
          <w:lang w:val="en-US"/>
        </w:rPr>
      </w:r>
      <w:r w:rsidR="00BC5DD1"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8</w:t>
      </w:r>
      <w:r w:rsidR="00BC5DD1" w:rsidRPr="00C16A75">
        <w:rPr>
          <w:rFonts w:ascii="Times New Roman" w:hAnsi="Times New Roman" w:cs="Times New Roman"/>
          <w:lang w:val="en-US"/>
        </w:rPr>
        <w:fldChar w:fldCharType="end"/>
      </w:r>
      <w:r w:rsidR="001F558E" w:rsidRPr="00C16A75">
        <w:rPr>
          <w:rFonts w:ascii="Times New Roman" w:hAnsi="Times New Roman" w:cs="Times New Roman"/>
          <w:lang w:val="en-US"/>
        </w:rPr>
        <w:t>.</w:t>
      </w:r>
    </w:p>
    <w:p w14:paraId="1731A29E" w14:textId="17907F7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However</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the flow of water between </w:t>
      </w:r>
      <w:r w:rsidR="00167A14"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and cells is determined by </w:t>
      </w:r>
      <w:r w:rsidR="001318D6" w:rsidRPr="00C16A75">
        <w:rPr>
          <w:rFonts w:ascii="Times New Roman" w:hAnsi="Times New Roman" w:cs="Times New Roman"/>
          <w:lang w:val="en-US"/>
        </w:rPr>
        <w:t>its model</w:t>
      </w:r>
      <w:r w:rsidR="00167A14" w:rsidRPr="00C16A75">
        <w:rPr>
          <w:rFonts w:ascii="Times New Roman" w:hAnsi="Times New Roman" w:cs="Times New Roman"/>
          <w:lang w:val="en-US"/>
        </w:rPr>
        <w:t>’s</w:t>
      </w:r>
      <w:r w:rsidR="001318D6" w:rsidRPr="00C16A75">
        <w:rPr>
          <w:rFonts w:ascii="Times New Roman" w:hAnsi="Times New Roman" w:cs="Times New Roman"/>
          <w:lang w:val="en-US"/>
        </w:rPr>
        <w:t xml:space="preserve"> fraction equilibrium</w:t>
      </w:r>
      <w:r w:rsidRPr="00C16A75">
        <w:rPr>
          <w:rFonts w:ascii="Times New Roman" w:hAnsi="Times New Roman" w:cs="Times New Roman"/>
          <w:lang w:val="en-US"/>
        </w:rPr>
        <w:t>. In cellular membrane</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proteins</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osmolarity plays </w:t>
      </w:r>
      <w:r w:rsidR="00167A14" w:rsidRPr="00C16A75">
        <w:rPr>
          <w:rFonts w:ascii="Times New Roman" w:hAnsi="Times New Roman" w:cs="Times New Roman"/>
          <w:lang w:val="en-US"/>
        </w:rPr>
        <w:t xml:space="preserve">a </w:t>
      </w:r>
      <w:r w:rsidRPr="00C16A75">
        <w:rPr>
          <w:rFonts w:ascii="Times New Roman" w:hAnsi="Times New Roman" w:cs="Times New Roman"/>
          <w:lang w:val="en-US"/>
        </w:rPr>
        <w:t>minor role, because their concentration is only about 1 mo</w:t>
      </w:r>
      <w:r w:rsidR="001318D6" w:rsidRPr="00C16A75">
        <w:rPr>
          <w:rFonts w:ascii="Times New Roman" w:hAnsi="Times New Roman" w:cs="Times New Roman"/>
          <w:lang w:val="en-US"/>
        </w:rPr>
        <w:t>l</w:t>
      </w:r>
      <w:r w:rsidRPr="00C16A75">
        <w:rPr>
          <w:rFonts w:ascii="Times New Roman" w:hAnsi="Times New Roman" w:cs="Times New Roman"/>
          <w:lang w:val="en-US"/>
        </w:rPr>
        <w:t>/</w:t>
      </w:r>
      <w:r w:rsidR="001318D6" w:rsidRPr="00C16A75">
        <w:rPr>
          <w:rFonts w:ascii="Times New Roman" w:hAnsi="Times New Roman" w:cs="Times New Roman"/>
          <w:lang w:val="en-US"/>
        </w:rPr>
        <w:t>L</w:t>
      </w:r>
      <w:r w:rsidRPr="00C16A75">
        <w:rPr>
          <w:rFonts w:ascii="Times New Roman" w:hAnsi="Times New Roman" w:cs="Times New Roman"/>
          <w:lang w:val="en-US"/>
        </w:rPr>
        <w:t xml:space="preserve">.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extracellular space </w:t>
      </w:r>
      <w:r w:rsidR="00167A14" w:rsidRPr="00C16A75">
        <w:rPr>
          <w:rFonts w:ascii="Times New Roman" w:hAnsi="Times New Roman" w:cs="Times New Roman"/>
          <w:lang w:val="en-US"/>
        </w:rPr>
        <w:t xml:space="preserve">the </w:t>
      </w:r>
      <w:r w:rsidR="001318D6" w:rsidRPr="00C16A75">
        <w:rPr>
          <w:rFonts w:ascii="Times New Roman" w:hAnsi="Times New Roman" w:cs="Times New Roman"/>
          <w:lang w:val="en-US"/>
        </w:rPr>
        <w:t xml:space="preserve">total amount of substances </w:t>
      </w:r>
      <w:r w:rsidR="00167A14" w:rsidRPr="00C16A75">
        <w:rPr>
          <w:rFonts w:ascii="Times New Roman" w:hAnsi="Times New Roman" w:cs="Times New Roman"/>
          <w:lang w:val="en-US"/>
        </w:rPr>
        <w:t xml:space="preserve">is </w:t>
      </w:r>
      <w:r w:rsidRPr="00C16A75">
        <w:rPr>
          <w:rFonts w:ascii="Times New Roman" w:hAnsi="Times New Roman" w:cs="Times New Roman"/>
          <w:lang w:val="en-US"/>
        </w:rPr>
        <w:t xml:space="preserve">divided into </w:t>
      </w:r>
      <w:r w:rsidR="001318D6" w:rsidRPr="00C16A75">
        <w:rPr>
          <w:rFonts w:ascii="Times New Roman" w:hAnsi="Times New Roman" w:cs="Times New Roman"/>
          <w:lang w:val="en-US"/>
        </w:rPr>
        <w:t xml:space="preserve">water, </w:t>
      </w:r>
      <w:r w:rsidRPr="00C16A75">
        <w:rPr>
          <w:rFonts w:ascii="Times New Roman" w:hAnsi="Times New Roman" w:cs="Times New Roman"/>
          <w:lang w:val="en-US"/>
        </w:rPr>
        <w:t>electr</w:t>
      </w:r>
      <w:r w:rsidR="001318D6" w:rsidRPr="00C16A75">
        <w:rPr>
          <w:rFonts w:ascii="Times New Roman" w:hAnsi="Times New Roman" w:cs="Times New Roman"/>
          <w:lang w:val="en-US"/>
        </w:rPr>
        <w:t>olytes, urea, glucose and other</w:t>
      </w:r>
      <w:r w:rsidRPr="00C16A75">
        <w:rPr>
          <w:rFonts w:ascii="Times New Roman" w:hAnsi="Times New Roman" w:cs="Times New Roman"/>
          <w:lang w:val="en-US"/>
        </w:rPr>
        <w:t xml:space="preserve"> solutes.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intracellular space</w:t>
      </w:r>
      <w:r w:rsidR="00167A14" w:rsidRPr="00C16A75">
        <w:rPr>
          <w:rFonts w:ascii="Times New Roman" w:hAnsi="Times New Roman" w:cs="Times New Roman"/>
          <w:lang w:val="en-US"/>
        </w:rPr>
        <w:t>, these</w:t>
      </w:r>
      <w:r w:rsidR="00207885"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substances </w:t>
      </w:r>
      <w:r w:rsidRPr="00C16A75">
        <w:rPr>
          <w:rFonts w:ascii="Times New Roman" w:hAnsi="Times New Roman" w:cs="Times New Roman"/>
          <w:lang w:val="en-US"/>
        </w:rPr>
        <w:t xml:space="preserve">are </w:t>
      </w:r>
      <w:r w:rsidR="001318D6" w:rsidRPr="00C16A75">
        <w:rPr>
          <w:rFonts w:ascii="Times New Roman" w:hAnsi="Times New Roman" w:cs="Times New Roman"/>
          <w:lang w:val="en-US"/>
        </w:rPr>
        <w:t>water, electrolytes, urea and other</w:t>
      </w:r>
      <w:r w:rsidRPr="00C16A75">
        <w:rPr>
          <w:rFonts w:ascii="Times New Roman" w:hAnsi="Times New Roman" w:cs="Times New Roman"/>
          <w:lang w:val="en-US"/>
        </w:rPr>
        <w:t xml:space="preserve"> solutes. </w:t>
      </w:r>
      <w:r w:rsidR="001318D6" w:rsidRPr="00C16A75">
        <w:rPr>
          <w:rFonts w:ascii="Times New Roman" w:hAnsi="Times New Roman" w:cs="Times New Roman"/>
          <w:lang w:val="en-US"/>
        </w:rPr>
        <w:t xml:space="preserve">The small total amount of solution in interstitial fluid is caused </w:t>
      </w:r>
      <w:r w:rsidR="00167A14" w:rsidRPr="00C16A75">
        <w:rPr>
          <w:rFonts w:ascii="Times New Roman" w:hAnsi="Times New Roman" w:cs="Times New Roman"/>
          <w:lang w:val="en-US"/>
        </w:rPr>
        <w:t xml:space="preserve">by large </w:t>
      </w:r>
      <w:r w:rsidR="001318D6" w:rsidRPr="00C16A75">
        <w:rPr>
          <w:rFonts w:ascii="Times New Roman" w:hAnsi="Times New Roman" w:cs="Times New Roman"/>
          <w:lang w:val="en-US"/>
        </w:rPr>
        <w:t>molecules, which take</w:t>
      </w:r>
      <w:r w:rsidR="00167A14" w:rsidRPr="00C16A75">
        <w:rPr>
          <w:rFonts w:ascii="Times New Roman" w:hAnsi="Times New Roman" w:cs="Times New Roman"/>
          <w:lang w:val="en-US"/>
        </w:rPr>
        <w:t xml:space="preserve"> up</w:t>
      </w:r>
      <w:r w:rsidR="001318D6" w:rsidRPr="00C16A75">
        <w:rPr>
          <w:rFonts w:ascii="Times New Roman" w:hAnsi="Times New Roman" w:cs="Times New Roman"/>
          <w:lang w:val="en-US"/>
        </w:rPr>
        <w:t xml:space="preserve"> the </w:t>
      </w:r>
      <w:r w:rsidR="00167A14" w:rsidRPr="00C16A75">
        <w:rPr>
          <w:rFonts w:ascii="Times New Roman" w:hAnsi="Times New Roman" w:cs="Times New Roman"/>
          <w:lang w:val="en-US"/>
        </w:rPr>
        <w:t>highest</w:t>
      </w:r>
      <w:r w:rsidR="001318D6" w:rsidRPr="00C16A75">
        <w:rPr>
          <w:rFonts w:ascii="Times New Roman" w:hAnsi="Times New Roman" w:cs="Times New Roman"/>
          <w:lang w:val="en-US"/>
        </w:rPr>
        <w:t xml:space="preserve"> </w:t>
      </w:r>
      <w:r w:rsidR="00047D3F" w:rsidRPr="00C16A75">
        <w:rPr>
          <w:rFonts w:ascii="Times New Roman" w:hAnsi="Times New Roman" w:cs="Times New Roman"/>
          <w:lang w:val="en-US"/>
        </w:rPr>
        <w:t xml:space="preserve">solution </w:t>
      </w:r>
      <w:r w:rsidR="001318D6" w:rsidRPr="00C16A75">
        <w:rPr>
          <w:rFonts w:ascii="Times New Roman" w:hAnsi="Times New Roman" w:cs="Times New Roman"/>
          <w:lang w:val="en-US"/>
        </w:rPr>
        <w:t>volume</w:t>
      </w:r>
      <w:r w:rsidR="00047D3F" w:rsidRPr="00C16A75">
        <w:rPr>
          <w:rFonts w:ascii="Times New Roman" w:hAnsi="Times New Roman" w:cs="Times New Roman"/>
          <w:lang w:val="en-US"/>
        </w:rPr>
        <w:t xml:space="preserve"> (60-74%)</w:t>
      </w:r>
      <w:r w:rsidR="001318D6"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with </w:t>
      </w:r>
      <w:r w:rsidR="00047D3F" w:rsidRPr="00C16A75">
        <w:rPr>
          <w:rFonts w:ascii="Times New Roman" w:hAnsi="Times New Roman" w:cs="Times New Roman"/>
          <w:lang w:val="en-US"/>
        </w:rPr>
        <w:t xml:space="preserve">their small amount </w:t>
      </w:r>
      <w:r w:rsidR="00E81CBA" w:rsidRPr="00C16A75">
        <w:rPr>
          <w:rFonts w:ascii="Times New Roman" w:hAnsi="Times New Roman" w:cs="Times New Roman"/>
          <w:lang w:val="en-US"/>
        </w:rPr>
        <w:t xml:space="preserve">of substance </w:t>
      </w:r>
      <w:r w:rsidR="00047D3F" w:rsidRPr="00C16A75">
        <w:rPr>
          <w:rFonts w:ascii="Times New Roman" w:hAnsi="Times New Roman" w:cs="Times New Roman"/>
          <w:lang w:val="en-US"/>
        </w:rPr>
        <w:t>(less than 10 mmol/L).</w:t>
      </w:r>
    </w:p>
    <w:p w14:paraId="66383BC5" w14:textId="5ECBD489" w:rsidR="00F830D4" w:rsidRPr="00C16A75" w:rsidRDefault="00F74CD9"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599872"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C7EC8" w:rsidRPr="00C16A75">
        <w:rPr>
          <w:rFonts w:ascii="Times New Roman" w:hAnsi="Times New Roman" w:cs="Times New Roman"/>
          <w:lang w:val="en-US"/>
        </w:rPr>
        <w:pict w14:anchorId="3BD6951C">
          <v:shape id="_x0000_i1029" type="#_x0000_t75" style="width:420pt;height:372pt">
            <v:imagedata r:id="rId162" o:title="D15_LowerTorso"/>
          </v:shape>
        </w:pict>
      </w:r>
    </w:p>
    <w:p w14:paraId="1659F37F" w14:textId="6070EE77"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15</w:t>
      </w:r>
      <w:r w:rsidRPr="00C16A75">
        <w:rPr>
          <w:rFonts w:ascii="Times New Roman" w:hAnsi="Times New Roman" w:cs="Times New Roman"/>
          <w:lang w:val="en-US"/>
        </w:rPr>
        <w:fldChar w:fldCharType="end"/>
      </w:r>
      <w:r w:rsidR="00167A14" w:rsidRPr="00C16A75">
        <w:rPr>
          <w:rFonts w:ascii="Times New Roman" w:hAnsi="Times New Roman" w:cs="Times New Roman"/>
          <w:lang w:val="en-US"/>
        </w:rPr>
        <w:t>:</w:t>
      </w:r>
      <w:r w:rsidRPr="00C16A75">
        <w:rPr>
          <w:rFonts w:ascii="Times New Roman" w:hAnsi="Times New Roman" w:cs="Times New Roman"/>
          <w:lang w:val="en-US"/>
        </w:rPr>
        <w:t xml:space="preserve"> Water exchanges for </w:t>
      </w:r>
      <w:r w:rsidR="00167A14" w:rsidRPr="00C16A75">
        <w:rPr>
          <w:rFonts w:ascii="Times New Roman" w:hAnsi="Times New Roman" w:cs="Times New Roman"/>
          <w:lang w:val="en-US"/>
        </w:rPr>
        <w:t>u</w:t>
      </w:r>
      <w:r w:rsidRPr="00C16A75">
        <w:rPr>
          <w:rFonts w:ascii="Times New Roman" w:hAnsi="Times New Roman" w:cs="Times New Roman"/>
          <w:lang w:val="en-US"/>
        </w:rPr>
        <w:t xml:space="preserve">pper, </w:t>
      </w:r>
      <w:r w:rsidR="00167A14" w:rsidRPr="00C16A75">
        <w:rPr>
          <w:rFonts w:ascii="Times New Roman" w:hAnsi="Times New Roman" w:cs="Times New Roman"/>
          <w:lang w:val="en-US"/>
        </w:rPr>
        <w:t xml:space="preserve">middle </w:t>
      </w:r>
      <w:r w:rsidRPr="00C16A75">
        <w:rPr>
          <w:rFonts w:ascii="Times New Roman" w:hAnsi="Times New Roman" w:cs="Times New Roman"/>
          <w:lang w:val="en-US"/>
        </w:rPr>
        <w:t xml:space="preserve">or </w:t>
      </w:r>
      <w:r w:rsidR="00167A14" w:rsidRPr="00C16A75">
        <w:rPr>
          <w:rFonts w:ascii="Times New Roman" w:hAnsi="Times New Roman" w:cs="Times New Roman"/>
          <w:lang w:val="en-US"/>
        </w:rPr>
        <w:t>lower torso.</w:t>
      </w:r>
    </w:p>
    <w:p w14:paraId="13DF1D71" w14:textId="77777777" w:rsidR="003362FC" w:rsidRPr="00C16A75" w:rsidRDefault="003362FC" w:rsidP="00911E3F">
      <w:pPr>
        <w:pStyle w:val="Nadpis3"/>
        <w:jc w:val="both"/>
        <w:rPr>
          <w:rFonts w:ascii="Times New Roman" w:hAnsi="Times New Roman" w:cs="Times New Roman"/>
          <w:lang w:val="en-US"/>
        </w:rPr>
      </w:pPr>
      <w:bookmarkStart w:id="247" w:name="_Toc409289302"/>
      <w:r w:rsidRPr="00C16A75">
        <w:rPr>
          <w:rFonts w:ascii="Times New Roman" w:hAnsi="Times New Roman" w:cs="Times New Roman"/>
          <w:lang w:val="en-US"/>
        </w:rPr>
        <w:t>Kidney</w:t>
      </w:r>
      <w:r w:rsidR="007D270F" w:rsidRPr="00C16A75">
        <w:rPr>
          <w:rFonts w:ascii="Times New Roman" w:hAnsi="Times New Roman" w:cs="Times New Roman"/>
          <w:lang w:val="en-US"/>
        </w:rPr>
        <w:t xml:space="preserve"> water excretion</w:t>
      </w:r>
      <w:bookmarkEnd w:id="247"/>
    </w:p>
    <w:p w14:paraId="71792468" w14:textId="5AC30A1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water </w:t>
      </w:r>
      <w:r w:rsidR="00D74346" w:rsidRPr="00C16A75">
        <w:rPr>
          <w:rFonts w:ascii="Times New Roman" w:hAnsi="Times New Roman" w:cs="Times New Roman"/>
          <w:lang w:val="en-US"/>
        </w:rPr>
        <w:t xml:space="preserve">is delivered </w:t>
      </w:r>
      <w:r w:rsidRPr="00C16A75">
        <w:rPr>
          <w:rFonts w:ascii="Times New Roman" w:hAnsi="Times New Roman" w:cs="Times New Roman"/>
          <w:lang w:val="en-US"/>
        </w:rPr>
        <w:t>by blood to the glomerulus, where blood plasma</w:t>
      </w:r>
      <w:r w:rsidR="00D74346" w:rsidRPr="00C16A75">
        <w:rPr>
          <w:rFonts w:ascii="Times New Roman" w:hAnsi="Times New Roman" w:cs="Times New Roman"/>
          <w:lang w:val="en-US"/>
        </w:rPr>
        <w:t xml:space="preserve"> is</w:t>
      </w:r>
      <w:r w:rsidRPr="00C16A75">
        <w:rPr>
          <w:rFonts w:ascii="Times New Roman" w:hAnsi="Times New Roman" w:cs="Times New Roman"/>
          <w:lang w:val="en-US"/>
        </w:rPr>
        <w:t xml:space="preserve"> filtrated </w:t>
      </w:r>
      <w:r w:rsidR="00D74346" w:rsidRPr="00C16A75">
        <w:rPr>
          <w:rFonts w:ascii="Times New Roman" w:hAnsi="Times New Roman" w:cs="Times New Roman"/>
          <w:lang w:val="en-US"/>
        </w:rPr>
        <w:t>in</w:t>
      </w:r>
      <w:r w:rsidRPr="00C16A75">
        <w:rPr>
          <w:rFonts w:ascii="Times New Roman" w:hAnsi="Times New Roman" w:cs="Times New Roman"/>
          <w:lang w:val="en-US"/>
        </w:rPr>
        <w:t xml:space="preserve">to glomerular filtrate (GFR). Most of this filtrate is reabsorbed in </w:t>
      </w:r>
      <w:r w:rsidR="00207885" w:rsidRPr="00C16A75">
        <w:rPr>
          <w:rFonts w:ascii="Times New Roman" w:hAnsi="Times New Roman" w:cs="Times New Roman"/>
          <w:lang w:val="en-US"/>
        </w:rPr>
        <w:t xml:space="preserve">nephrotic </w:t>
      </w:r>
      <w:r w:rsidRPr="00C16A75">
        <w:rPr>
          <w:rFonts w:ascii="Times New Roman" w:hAnsi="Times New Roman" w:cs="Times New Roman"/>
          <w:lang w:val="en-US"/>
        </w:rPr>
        <w:t xml:space="preserve">parts: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(PT),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(LH),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(DT) and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collecting ducts (CD)</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the rest is accumulated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bladder as urine.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4F769800" w14:textId="00E1143F" w:rsidR="003362FC" w:rsidRPr="00C16A75" w:rsidRDefault="003362FC" w:rsidP="00911E3F">
      <w:pPr>
        <w:pStyle w:val="Titulek"/>
        <w:keepNext/>
        <w:jc w:val="both"/>
        <w:rPr>
          <w:rFonts w:ascii="Times New Roman" w:hAnsi="Times New Roman" w:cs="Times New Roman"/>
          <w:lang w:val="en-US"/>
        </w:rPr>
      </w:pPr>
      <w:bookmarkStart w:id="248" w:name="_Toc421679621"/>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VIII</w:t>
      </w:r>
      <w:r w:rsidRPr="00C16A75">
        <w:rPr>
          <w:rFonts w:ascii="Times New Roman" w:hAnsi="Times New Roman" w:cs="Times New Roman"/>
          <w:lang w:val="en-US"/>
        </w:rPr>
        <w:fldChar w:fldCharType="end"/>
      </w:r>
      <w:r w:rsidR="00D74346" w:rsidRPr="00C16A75">
        <w:rPr>
          <w:rFonts w:ascii="Times New Roman" w:hAnsi="Times New Roman" w:cs="Times New Roman"/>
          <w:lang w:val="en-US"/>
        </w:rPr>
        <w:t>:</w:t>
      </w:r>
      <w:r w:rsidRPr="00C16A75">
        <w:rPr>
          <w:rFonts w:ascii="Times New Roman" w:hAnsi="Times New Roman" w:cs="Times New Roman"/>
          <w:lang w:val="en-US"/>
        </w:rPr>
        <w:t xml:space="preserve"> Typical average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flows through nephron</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[ml/min</w:t>
      </w:r>
      <w:r w:rsidR="00D74346" w:rsidRPr="00C16A75">
        <w:rPr>
          <w:rFonts w:ascii="Times New Roman" w:hAnsi="Times New Roman" w:cs="Times New Roman"/>
          <w:lang w:val="en-US"/>
        </w:rPr>
        <w:t>.</w:t>
      </w:r>
      <w:r w:rsidRPr="00C16A75">
        <w:rPr>
          <w:rFonts w:ascii="Times New Roman" w:hAnsi="Times New Roman" w:cs="Times New Roman"/>
          <w:lang w:val="en-US"/>
        </w:rPr>
        <w:t>]</w:t>
      </w:r>
      <w:bookmarkEnd w:id="248"/>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C16A75"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GFR</w:t>
            </w:r>
          </w:p>
        </w:tc>
        <w:tc>
          <w:tcPr>
            <w:tcW w:w="1812" w:type="dxa"/>
          </w:tcPr>
          <w:p w14:paraId="3282A9D9"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LH</w:t>
            </w:r>
          </w:p>
        </w:tc>
        <w:tc>
          <w:tcPr>
            <w:tcW w:w="1812" w:type="dxa"/>
          </w:tcPr>
          <w:p w14:paraId="59BAA6B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DT</w:t>
            </w:r>
          </w:p>
        </w:tc>
        <w:tc>
          <w:tcPr>
            <w:tcW w:w="1813" w:type="dxa"/>
          </w:tcPr>
          <w:p w14:paraId="689BE113"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CD</w:t>
            </w:r>
          </w:p>
        </w:tc>
        <w:tc>
          <w:tcPr>
            <w:tcW w:w="1813" w:type="dxa"/>
          </w:tcPr>
          <w:p w14:paraId="3F16812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Bladder</w:t>
            </w:r>
          </w:p>
        </w:tc>
      </w:tr>
      <w:tr w:rsidR="003362FC" w:rsidRPr="00C16A75"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120</w:t>
            </w:r>
            <w:r w:rsidR="0041179B" w:rsidRPr="00C16A75">
              <w:rPr>
                <w:rFonts w:ascii="Times New Roman" w:hAnsi="Times New Roman" w:cs="Times New Roman"/>
                <w:b w:val="0"/>
                <w:lang w:val="en-US"/>
              </w:rPr>
              <w:t xml:space="preserve"> ml/min</w:t>
            </w:r>
          </w:p>
        </w:tc>
        <w:tc>
          <w:tcPr>
            <w:tcW w:w="1812" w:type="dxa"/>
          </w:tcPr>
          <w:p w14:paraId="17AC895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r w:rsidR="0041179B" w:rsidRPr="00C16A75">
              <w:rPr>
                <w:rFonts w:ascii="Times New Roman" w:hAnsi="Times New Roman" w:cs="Times New Roman"/>
                <w:lang w:val="en-US"/>
              </w:rPr>
              <w:t xml:space="preserve"> ml/min</w:t>
            </w:r>
          </w:p>
        </w:tc>
        <w:tc>
          <w:tcPr>
            <w:tcW w:w="1812" w:type="dxa"/>
          </w:tcPr>
          <w:p w14:paraId="511E28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w:t>
            </w:r>
            <w:r w:rsidR="0041179B" w:rsidRPr="00C16A75">
              <w:rPr>
                <w:rFonts w:ascii="Times New Roman" w:hAnsi="Times New Roman" w:cs="Times New Roman"/>
                <w:lang w:val="en-US"/>
              </w:rPr>
              <w:t xml:space="preserve"> ml/min</w:t>
            </w:r>
          </w:p>
        </w:tc>
        <w:tc>
          <w:tcPr>
            <w:tcW w:w="1813" w:type="dxa"/>
          </w:tcPr>
          <w:p w14:paraId="0D01923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4.6</w:t>
            </w:r>
            <w:r w:rsidR="0041179B" w:rsidRPr="00C16A75">
              <w:rPr>
                <w:rFonts w:ascii="Times New Roman" w:hAnsi="Times New Roman" w:cs="Times New Roman"/>
                <w:lang w:val="en-US"/>
              </w:rPr>
              <w:t xml:space="preserve"> ml/min</w:t>
            </w:r>
          </w:p>
        </w:tc>
        <w:tc>
          <w:tcPr>
            <w:tcW w:w="1813" w:type="dxa"/>
          </w:tcPr>
          <w:p w14:paraId="105275A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r w:rsidR="0041179B" w:rsidRPr="00C16A75">
              <w:rPr>
                <w:rFonts w:ascii="Times New Roman" w:hAnsi="Times New Roman" w:cs="Times New Roman"/>
                <w:lang w:val="en-US"/>
              </w:rPr>
              <w:t xml:space="preserve"> ml/min</w:t>
            </w:r>
          </w:p>
        </w:tc>
      </w:tr>
    </w:tbl>
    <w:p w14:paraId="374702BF" w14:textId="53CFE548" w:rsidR="003362FC" w:rsidRPr="00C16A75" w:rsidRDefault="003362FC" w:rsidP="00401092">
      <w:pPr>
        <w:keepNext/>
        <w:jc w:val="both"/>
        <w:rPr>
          <w:rFonts w:ascii="Times New Roman" w:hAnsi="Times New Roman" w:cs="Times New Roman"/>
          <w:lang w:val="en-US"/>
        </w:rPr>
      </w:pPr>
    </w:p>
    <w:p w14:paraId="3A412357" w14:textId="6058162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Proximal tubule</w:t>
      </w:r>
    </w:p>
    <w:p w14:paraId="6FF5A528" w14:textId="71A4EEA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Glomerular filtrate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glomerulus has the same pressure as blood in</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glomerulus and this pressure push</w:t>
      </w:r>
      <w:r w:rsidR="00D74346" w:rsidRPr="00C16A75">
        <w:rPr>
          <w:rFonts w:ascii="Times New Roman" w:hAnsi="Times New Roman" w:cs="Times New Roman"/>
          <w:lang w:val="en-US"/>
        </w:rPr>
        <w:t>es</w:t>
      </w:r>
      <w:r w:rsidRPr="00C16A75">
        <w:rPr>
          <w:rFonts w:ascii="Times New Roman" w:hAnsi="Times New Roman" w:cs="Times New Roman"/>
          <w:lang w:val="en-US"/>
        </w:rPr>
        <w:t xml:space="preserve"> it into nephrons. </w:t>
      </w:r>
      <w:r w:rsidR="00D74346" w:rsidRPr="00C16A75">
        <w:rPr>
          <w:rFonts w:ascii="Times New Roman" w:hAnsi="Times New Roman" w:cs="Times New Roman"/>
          <w:lang w:val="en-US"/>
        </w:rPr>
        <w:t xml:space="preserve">The reabsorption </w:t>
      </w:r>
      <w:r w:rsidRPr="00C16A75">
        <w:rPr>
          <w:rFonts w:ascii="Times New Roman" w:hAnsi="Times New Roman" w:cs="Times New Roman"/>
          <w:lang w:val="en-US"/>
        </w:rPr>
        <w:t xml:space="preserve">fraction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is determined only </w:t>
      </w:r>
      <w:r w:rsidR="00D74346" w:rsidRPr="00C16A75">
        <w:rPr>
          <w:rFonts w:ascii="Times New Roman" w:hAnsi="Times New Roman" w:cs="Times New Roman"/>
          <w:lang w:val="en-US"/>
        </w:rPr>
        <w:t xml:space="preserve">by </w:t>
      </w:r>
      <w:r w:rsidRPr="00C16A75">
        <w:rPr>
          <w:rFonts w:ascii="Times New Roman" w:hAnsi="Times New Roman" w:cs="Times New Roman"/>
          <w:lang w:val="en-US"/>
        </w:rPr>
        <w:t xml:space="preserve">sodium reabsorption </w:t>
      </w:r>
      <w:r w:rsidR="0041179B" w:rsidRPr="00C16A75">
        <w:rPr>
          <w:rFonts w:ascii="Times New Roman" w:hAnsi="Times New Roman" w:cs="Times New Roman"/>
          <w:lang w:val="en-US"/>
        </w:rPr>
        <w:t>of</w:t>
      </w:r>
      <w:r w:rsidRPr="00C16A75">
        <w:rPr>
          <w:rFonts w:ascii="Times New Roman" w:hAnsi="Times New Roman" w:cs="Times New Roman"/>
          <w:lang w:val="en-US"/>
        </w:rPr>
        <w:t xml:space="preserv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proximal tubule.</w:t>
      </w:r>
    </w:p>
    <w:p w14:paraId="3DCDE698" w14:textId="1C7DE72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Loop of Henle</w:t>
      </w:r>
    </w:p>
    <w:p w14:paraId="1F1420D3" w14:textId="5AB03D3C"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Only the short coronary nephrons contain the aquaporin channels inside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loop of Henle, which reabsor</w:t>
      </w:r>
      <w:r w:rsidR="000646C5" w:rsidRPr="00C16A75">
        <w:rPr>
          <w:rFonts w:ascii="Times New Roman" w:hAnsi="Times New Roman" w:cs="Times New Roman"/>
          <w:lang w:val="en-US"/>
        </w:rPr>
        <w:t xml:space="preserve">bs the water of 37% </w:t>
      </w:r>
      <w:r w:rsidRPr="00C16A75">
        <w:rPr>
          <w:rFonts w:ascii="Times New Roman" w:hAnsi="Times New Roman" w:cs="Times New Roman"/>
          <w:lang w:val="en-US"/>
        </w:rPr>
        <w:t xml:space="preserve">fraction of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sodium reabsorption fraction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(Gottschalk and Mylle, 1959; Nielsen, et al., 2000)</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1B292C9B" w14:textId="7F52F8B8"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613184" behindDoc="1" locked="0" layoutInCell="1" allowOverlap="1" wp14:anchorId="44981674" wp14:editId="46DD2ED2">
            <wp:simplePos x="0" y="0"/>
            <wp:positionH relativeFrom="column">
              <wp:posOffset>-778510</wp:posOffset>
            </wp:positionH>
            <wp:positionV relativeFrom="paragraph">
              <wp:posOffset>288290</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p>
    <w:p w14:paraId="15A0FF4B" w14:textId="39D018C4"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69D13D4A" wp14:editId="2947023D">
            <wp:extent cx="5334000" cy="4876800"/>
            <wp:effectExtent l="0" t="0" r="0" b="0"/>
            <wp:docPr id="95" name="Obrázek 95" descr="D16_WaterKid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descr="D16_WaterKidney"/>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34000" cy="4876800"/>
                    </a:xfrm>
                    <a:prstGeom prst="rect">
                      <a:avLst/>
                    </a:prstGeom>
                    <a:noFill/>
                    <a:ln>
                      <a:noFill/>
                    </a:ln>
                  </pic:spPr>
                </pic:pic>
              </a:graphicData>
            </a:graphic>
          </wp:inline>
        </w:drawing>
      </w:r>
    </w:p>
    <w:p w14:paraId="5C6E9093" w14:textId="77777777" w:rsidR="00401092" w:rsidRPr="00C16A75" w:rsidRDefault="00401092" w:rsidP="00401092">
      <w:pPr>
        <w:pStyle w:val="Titulek"/>
        <w:jc w:val="both"/>
        <w:rPr>
          <w:rFonts w:ascii="Times New Roman" w:hAnsi="Times New Roman" w:cs="Times New Roman"/>
          <w:lang w:val="en-US"/>
        </w:rPr>
      </w:pPr>
      <w:bookmarkStart w:id="249" w:name="_Ref421669022"/>
      <w:bookmarkStart w:id="250" w:name="_Ref4216690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Pr>
          <w:rFonts w:ascii="Times New Roman" w:hAnsi="Times New Roman" w:cs="Times New Roman"/>
          <w:noProof/>
          <w:lang w:val="en-US"/>
        </w:rPr>
        <w:t>16</w:t>
      </w:r>
      <w:r w:rsidRPr="00C16A75">
        <w:rPr>
          <w:rFonts w:ascii="Times New Roman" w:hAnsi="Times New Roman" w:cs="Times New Roman"/>
          <w:lang w:val="en-US"/>
        </w:rPr>
        <w:fldChar w:fldCharType="end"/>
      </w:r>
      <w:bookmarkEnd w:id="249"/>
      <w:r w:rsidRPr="00C16A75">
        <w:rPr>
          <w:rFonts w:ascii="Times New Roman" w:hAnsi="Times New Roman" w:cs="Times New Roman"/>
          <w:lang w:val="en-US"/>
        </w:rPr>
        <w:t>: Water excretion by kidney nephrons.</w:t>
      </w:r>
      <w:bookmarkEnd w:id="250"/>
    </w:p>
    <w:p w14:paraId="04BDEAD7" w14:textId="71F9BAE6"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Distal tubule</w:t>
      </w:r>
    </w:p>
    <w:p w14:paraId="04E6E1AC" w14:textId="7DCB528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Outflow of filtrate to</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is determined by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outflow of sodium, where it is dependent on ADH nephron concentration</w:t>
      </w:r>
      <w:r w:rsidR="00D74346" w:rsidRPr="00C16A75">
        <w:rPr>
          <w:rFonts w:ascii="Times New Roman" w:hAnsi="Times New Roman" w:cs="Times New Roman"/>
          <w:lang w:val="en-US"/>
        </w:rPr>
        <w:t>,</w:t>
      </w:r>
      <w:r w:rsidR="000646C5" w:rsidRPr="00C16A75">
        <w:rPr>
          <w:rFonts w:ascii="Times New Roman" w:hAnsi="Times New Roman" w:cs="Times New Roman"/>
          <w:lang w:val="en-US"/>
        </w:rPr>
        <w:t xml:space="preserve"> as described in Khokhar et al.</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and Atherton et al.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 Khokhar, et al., 1976)</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86C335E" w14:textId="57368EA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Collecting duct </w:t>
      </w:r>
    </w:p>
    <w:p w14:paraId="59FB533F" w14:textId="0F32C90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325B48" w:rsidRPr="00C16A75">
        <w:rPr>
          <w:rFonts w:ascii="Times New Roman" w:hAnsi="Times New Roman" w:cs="Times New Roman"/>
          <w:lang w:val="en-US"/>
        </w:rPr>
        <w:t xml:space="preserve">the </w:t>
      </w:r>
      <w:r w:rsidRPr="00C16A75">
        <w:rPr>
          <w:rFonts w:ascii="Times New Roman" w:hAnsi="Times New Roman" w:cs="Times New Roman"/>
          <w:lang w:val="en-US"/>
        </w:rPr>
        <w:t>collecting duct</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 xml:space="preserve">the number of active aquaporin channels </w:t>
      </w:r>
      <w:r w:rsidR="00325B48" w:rsidRPr="00C16A75">
        <w:rPr>
          <w:rFonts w:ascii="Times New Roman" w:hAnsi="Times New Roman" w:cs="Times New Roman"/>
          <w:lang w:val="en-US"/>
        </w:rPr>
        <w:t xml:space="preserve">are </w:t>
      </w:r>
      <w:r w:rsidRPr="00C16A75">
        <w:rPr>
          <w:rFonts w:ascii="Times New Roman" w:hAnsi="Times New Roman" w:cs="Times New Roman"/>
          <w:lang w:val="en-US"/>
        </w:rPr>
        <w:t>driven by ADH</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proportionally</w:t>
      </w:r>
      <w:r w:rsidR="00325B48" w:rsidRPr="00C16A75">
        <w:rPr>
          <w:rFonts w:ascii="Times New Roman" w:hAnsi="Times New Roman" w:cs="Times New Roman"/>
          <w:lang w:val="en-US"/>
        </w:rPr>
        <w:t>, this</w:t>
      </w:r>
      <w:r w:rsidRPr="00C16A75">
        <w:rPr>
          <w:rFonts w:ascii="Times New Roman" w:hAnsi="Times New Roman" w:cs="Times New Roman"/>
          <w:lang w:val="en-US"/>
        </w:rPr>
        <w:t xml:space="preserve"> </w:t>
      </w:r>
      <w:r w:rsidR="00325B48" w:rsidRPr="00C16A75">
        <w:rPr>
          <w:rFonts w:ascii="Times New Roman" w:hAnsi="Times New Roman" w:cs="Times New Roman"/>
          <w:lang w:val="en-US"/>
        </w:rPr>
        <w:t xml:space="preserve">indicates </w:t>
      </w:r>
      <w:r w:rsidRPr="00C16A75">
        <w:rPr>
          <w:rFonts w:ascii="Times New Roman" w:hAnsi="Times New Roman" w:cs="Times New Roman"/>
          <w:lang w:val="en-US"/>
        </w:rPr>
        <w:t>the volumetric flow rate of reabsorbed water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tubules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(Jamison and Lacy, 1972; Jamison, et al., 1971)</w:t>
      </w:r>
      <w:r w:rsidRPr="00C16A75">
        <w:rPr>
          <w:rFonts w:ascii="Times New Roman" w:hAnsi="Times New Roman" w:cs="Times New Roman"/>
          <w:lang w:val="en-US"/>
        </w:rPr>
        <w:fldChar w:fldCharType="end"/>
      </w:r>
      <w:r w:rsidRPr="00C16A75">
        <w:rPr>
          <w:rFonts w:ascii="Times New Roman" w:hAnsi="Times New Roman" w:cs="Times New Roman"/>
          <w:lang w:val="en-US"/>
        </w:rPr>
        <w:t>. Changing the activity of aquaporin channels is modeled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integration of inactive channels driven by ADH concentration as simulating the process of their intracellular vesicular storage. </w:t>
      </w:r>
      <w:r w:rsidR="00784A0C" w:rsidRPr="00C16A75">
        <w:rPr>
          <w:rFonts w:ascii="Times New Roman" w:hAnsi="Times New Roman" w:cs="Times New Roman"/>
          <w:lang w:val="en-US"/>
        </w:rPr>
        <w:t>There is</w:t>
      </w:r>
      <w:r w:rsidRPr="00C16A75">
        <w:rPr>
          <w:rFonts w:ascii="Times New Roman" w:hAnsi="Times New Roman" w:cs="Times New Roman"/>
          <w:lang w:val="en-US"/>
        </w:rPr>
        <w:t xml:space="preserve"> minimal water outflow to urine, which is determined by sodium outflow to urine and medulla osmolarity. </w:t>
      </w:r>
    </w:p>
    <w:p w14:paraId="19B57746" w14:textId="77777777" w:rsidR="00345A7A" w:rsidRPr="00C16A75" w:rsidRDefault="00345A7A" w:rsidP="00911E3F">
      <w:pPr>
        <w:pStyle w:val="Nadpis3"/>
        <w:jc w:val="both"/>
        <w:rPr>
          <w:rFonts w:ascii="Times New Roman" w:hAnsi="Times New Roman" w:cs="Times New Roman"/>
          <w:lang w:val="en-US"/>
        </w:rPr>
      </w:pPr>
      <w:bookmarkStart w:id="251" w:name="_Toc409289303"/>
      <w:r w:rsidRPr="00C16A75">
        <w:rPr>
          <w:rFonts w:ascii="Times New Roman" w:hAnsi="Times New Roman" w:cs="Times New Roman"/>
          <w:lang w:val="en-US"/>
        </w:rPr>
        <w:t>Hydrostatic</w:t>
      </w:r>
      <w:r w:rsidR="007D270F" w:rsidRPr="00C16A75">
        <w:rPr>
          <w:rFonts w:ascii="Times New Roman" w:hAnsi="Times New Roman" w:cs="Times New Roman"/>
          <w:lang w:val="en-US"/>
        </w:rPr>
        <w:t xml:space="preserve"> spillover</w:t>
      </w:r>
      <w:bookmarkEnd w:id="251"/>
    </w:p>
    <w:p w14:paraId="61AD74AC" w14:textId="27ED7811" w:rsidR="006A7E86" w:rsidRPr="00C16A75" w:rsidRDefault="00A37045" w:rsidP="00911E3F">
      <w:pPr>
        <w:jc w:val="both"/>
        <w:rPr>
          <w:rFonts w:ascii="Times New Roman" w:hAnsi="Times New Roman" w:cs="Times New Roman"/>
          <w:lang w:val="en-US"/>
        </w:rPr>
      </w:pPr>
      <w:r w:rsidRPr="00C16A75">
        <w:rPr>
          <w:rFonts w:ascii="Times New Roman" w:hAnsi="Times New Roman" w:cs="Times New Roman"/>
          <w:lang w:val="en-US"/>
        </w:rPr>
        <w:t xml:space="preserve">Orthostatic position </w:t>
      </w:r>
      <w:r w:rsidR="00EF01EA" w:rsidRPr="00C16A75">
        <w:rPr>
          <w:rFonts w:ascii="Times New Roman" w:hAnsi="Times New Roman" w:cs="Times New Roman"/>
          <w:lang w:val="en-US"/>
        </w:rPr>
        <w:t xml:space="preserve">also </w:t>
      </w:r>
      <w:r w:rsidRPr="00C16A75">
        <w:rPr>
          <w:rFonts w:ascii="Times New Roman" w:hAnsi="Times New Roman" w:cs="Times New Roman"/>
          <w:lang w:val="en-US"/>
        </w:rPr>
        <w:t>play</w:t>
      </w:r>
      <w:r w:rsidR="00EF01EA" w:rsidRPr="00C16A75">
        <w:rPr>
          <w:rFonts w:ascii="Times New Roman" w:hAnsi="Times New Roman" w:cs="Times New Roman"/>
          <w:lang w:val="en-US"/>
        </w:rPr>
        <w:t>s</w:t>
      </w:r>
      <w:r w:rsidRPr="00C16A75">
        <w:rPr>
          <w:rFonts w:ascii="Times New Roman" w:hAnsi="Times New Roman" w:cs="Times New Roman"/>
          <w:lang w:val="en-US"/>
        </w:rPr>
        <w:t xml:space="preserve"> </w:t>
      </w:r>
      <w:r w:rsidR="00243DCC" w:rsidRPr="00C16A75">
        <w:rPr>
          <w:rFonts w:ascii="Times New Roman" w:hAnsi="Times New Roman" w:cs="Times New Roman"/>
          <w:lang w:val="en-US"/>
        </w:rPr>
        <w:t xml:space="preserve">a </w:t>
      </w:r>
      <w:r w:rsidRPr="00C16A75">
        <w:rPr>
          <w:rFonts w:ascii="Times New Roman" w:hAnsi="Times New Roman" w:cs="Times New Roman"/>
          <w:lang w:val="en-US"/>
        </w:rPr>
        <w:t>role in water transport</w:t>
      </w:r>
      <w:r w:rsidR="00243DCC" w:rsidRPr="00C16A75">
        <w:rPr>
          <w:rFonts w:ascii="Times New Roman" w:hAnsi="Times New Roman" w:cs="Times New Roman"/>
          <w:lang w:val="en-US"/>
        </w:rPr>
        <w:t xml:space="preserve">. The </w:t>
      </w:r>
      <w:r w:rsidRPr="00C16A75">
        <w:rPr>
          <w:rFonts w:ascii="Times New Roman" w:hAnsi="Times New Roman" w:cs="Times New Roman"/>
          <w:lang w:val="en-US"/>
        </w:rPr>
        <w:t>hydrostatic pressure component</w:t>
      </w:r>
      <w:r w:rsidR="00243DCC" w:rsidRPr="00C16A75">
        <w:rPr>
          <w:rFonts w:ascii="Times New Roman" w:hAnsi="Times New Roman" w:cs="Times New Roman"/>
          <w:lang w:val="en-US"/>
        </w:rPr>
        <w:t xml:space="preserve"> can be calculated using</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Together with hydrodynamic blood pressure and osmotic </w:t>
      </w:r>
      <w:r w:rsidRPr="00C16A75">
        <w:rPr>
          <w:rFonts w:ascii="Times New Roman" w:hAnsi="Times New Roman" w:cs="Times New Roman"/>
          <w:lang w:val="en-US"/>
        </w:rPr>
        <w:lastRenderedPageBreak/>
        <w:t>pressure components</w:t>
      </w:r>
      <w:r w:rsidR="00626560" w:rsidRPr="00C16A75">
        <w:rPr>
          <w:rFonts w:ascii="Times New Roman" w:hAnsi="Times New Roman" w:cs="Times New Roman"/>
          <w:lang w:val="en-US"/>
        </w:rPr>
        <w:t>,</w:t>
      </w:r>
      <w:r w:rsidRPr="00C16A75">
        <w:rPr>
          <w:rFonts w:ascii="Times New Roman" w:hAnsi="Times New Roman" w:cs="Times New Roman"/>
          <w:lang w:val="en-US"/>
        </w:rPr>
        <w:t xml:space="preserve"> it forms the pressure gradient on </w:t>
      </w:r>
      <w:r w:rsidR="0062656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capillary walls of tissues. </w:t>
      </w:r>
      <w:r w:rsidR="00784A0C" w:rsidRPr="00C16A75">
        <w:rPr>
          <w:rFonts w:ascii="Times New Roman" w:hAnsi="Times New Roman" w:cs="Times New Roman"/>
          <w:lang w:val="en-US"/>
        </w:rPr>
        <w:t>T</w:t>
      </w:r>
      <w:r w:rsidR="00767918" w:rsidRPr="00C16A75">
        <w:rPr>
          <w:rFonts w:ascii="Times New Roman" w:hAnsi="Times New Roman" w:cs="Times New Roman"/>
          <w:lang w:val="en-US"/>
        </w:rPr>
        <w:t xml:space="preserve">he values of blood hydrostatic pressure and interstitium hydrostatic pressure </w:t>
      </w:r>
      <w:r w:rsidR="00784A0C" w:rsidRPr="00C16A75">
        <w:rPr>
          <w:rFonts w:ascii="Times New Roman" w:hAnsi="Times New Roman" w:cs="Times New Roman"/>
          <w:lang w:val="en-US"/>
        </w:rPr>
        <w:t>are</w:t>
      </w:r>
      <w:r w:rsidR="00767918" w:rsidRPr="00C16A75">
        <w:rPr>
          <w:rFonts w:ascii="Times New Roman" w:hAnsi="Times New Roman" w:cs="Times New Roman"/>
          <w:lang w:val="en-US"/>
        </w:rPr>
        <w:t xml:space="preserve"> differen</w:t>
      </w:r>
      <w:r w:rsidR="00784A0C" w:rsidRPr="00C16A75">
        <w:rPr>
          <w:rFonts w:ascii="Times New Roman" w:hAnsi="Times New Roman" w:cs="Times New Roman"/>
          <w:lang w:val="en-US"/>
        </w:rPr>
        <w:t xml:space="preserve">t in </w:t>
      </w:r>
      <w:r w:rsidR="00626560" w:rsidRPr="00C16A75">
        <w:rPr>
          <w:rFonts w:ascii="Times New Roman" w:hAnsi="Times New Roman" w:cs="Times New Roman"/>
          <w:lang w:val="en-US"/>
        </w:rPr>
        <w:t>a</w:t>
      </w:r>
      <w:r w:rsidR="00E81CBA" w:rsidRPr="00C16A75">
        <w:rPr>
          <w:rFonts w:ascii="Times New Roman" w:hAnsi="Times New Roman" w:cs="Times New Roman"/>
          <w:lang w:val="en-US"/>
        </w:rPr>
        <w:t>n upright</w:t>
      </w:r>
      <w:r w:rsidR="00784A0C" w:rsidRPr="00C16A75">
        <w:rPr>
          <w:rFonts w:ascii="Times New Roman" w:hAnsi="Times New Roman" w:cs="Times New Roman"/>
          <w:lang w:val="en-US"/>
        </w:rPr>
        <w:t xml:space="preserve"> position</w:t>
      </w:r>
      <w:r w:rsidR="00767918" w:rsidRPr="00C16A75">
        <w:rPr>
          <w:rFonts w:ascii="Times New Roman" w:hAnsi="Times New Roman" w:cs="Times New Roman"/>
          <w:lang w:val="en-US"/>
        </w:rPr>
        <w:t>. The</w:t>
      </w:r>
      <w:r w:rsidR="00E81CBA" w:rsidRPr="00C16A75">
        <w:rPr>
          <w:rFonts w:ascii="Times New Roman" w:hAnsi="Times New Roman" w:cs="Times New Roman"/>
          <w:lang w:val="en-US"/>
        </w:rPr>
        <w:t xml:space="preserve"> pressure gradients </w:t>
      </w:r>
      <w:r w:rsidR="00767918" w:rsidRPr="00C16A75">
        <w:rPr>
          <w:rFonts w:ascii="Times New Roman" w:hAnsi="Times New Roman" w:cs="Times New Roman"/>
          <w:lang w:val="en-US"/>
        </w:rPr>
        <w:t xml:space="preserve">are caused by </w:t>
      </w:r>
      <w:r w:rsidR="00626560" w:rsidRPr="00C16A75">
        <w:rPr>
          <w:rFonts w:ascii="Times New Roman" w:hAnsi="Times New Roman" w:cs="Times New Roman"/>
          <w:lang w:val="en-US"/>
        </w:rPr>
        <w:t xml:space="preserve">the </w:t>
      </w:r>
      <w:r w:rsidR="00767918" w:rsidRPr="00C16A75">
        <w:rPr>
          <w:rFonts w:ascii="Times New Roman" w:hAnsi="Times New Roman" w:cs="Times New Roman"/>
          <w:lang w:val="en-US"/>
        </w:rPr>
        <w:t>different height</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of compact liquid columns, which generat</w:t>
      </w:r>
      <w:r w:rsidR="00626560" w:rsidRPr="00C16A75">
        <w:rPr>
          <w:rFonts w:ascii="Times New Roman" w:hAnsi="Times New Roman" w:cs="Times New Roman"/>
          <w:lang w:val="en-US"/>
        </w:rPr>
        <w:t>e</w:t>
      </w:r>
      <w:r w:rsidR="00767918" w:rsidRPr="00C16A75">
        <w:rPr>
          <w:rFonts w:ascii="Times New Roman" w:hAnsi="Times New Roman" w:cs="Times New Roman"/>
          <w:lang w:val="en-US"/>
        </w:rPr>
        <w:t xml:space="preserve"> the pressure. </w:t>
      </w:r>
      <w:r w:rsidR="00626560" w:rsidRPr="00C16A75">
        <w:rPr>
          <w:rFonts w:ascii="Times New Roman" w:hAnsi="Times New Roman" w:cs="Times New Roman"/>
          <w:lang w:val="en-US"/>
        </w:rPr>
        <w:t>B</w:t>
      </w:r>
      <w:r w:rsidR="00767918" w:rsidRPr="00C16A75">
        <w:rPr>
          <w:rFonts w:ascii="Times New Roman" w:hAnsi="Times New Roman" w:cs="Times New Roman"/>
          <w:lang w:val="en-US"/>
        </w:rPr>
        <w:t xml:space="preserve">lood vessels are mostly compact tubes, where the highest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determine</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the hydrostatic pressure of the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 xml:space="preserve">below. </w:t>
      </w:r>
      <w:r w:rsidR="00626560" w:rsidRPr="00C16A75">
        <w:rPr>
          <w:rFonts w:ascii="Times New Roman" w:hAnsi="Times New Roman" w:cs="Times New Roman"/>
          <w:lang w:val="en-US"/>
        </w:rPr>
        <w:t>T</w:t>
      </w:r>
      <w:r w:rsidR="00243DCC" w:rsidRPr="00C16A75">
        <w:rPr>
          <w:rFonts w:ascii="Times New Roman" w:hAnsi="Times New Roman" w:cs="Times New Roman"/>
          <w:lang w:val="en-US"/>
        </w:rPr>
        <w:t>hese hydrostatic pressure component</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can be calculated only from the height difference</w:t>
      </w:r>
      <w:r w:rsidR="00626560" w:rsidRPr="00C16A75">
        <w:rPr>
          <w:rFonts w:ascii="Times New Roman" w:hAnsi="Times New Roman" w:cs="Times New Roman"/>
          <w:lang w:val="en-US"/>
        </w:rPr>
        <w:t>, w</w:t>
      </w:r>
      <w:r w:rsidR="00767918" w:rsidRPr="00C16A75">
        <w:rPr>
          <w:rFonts w:ascii="Times New Roman" w:hAnsi="Times New Roman" w:cs="Times New Roman"/>
          <w:lang w:val="en-US"/>
        </w:rPr>
        <w:t xml:space="preserve">hile the interstitial </w:t>
      </w:r>
      <w:r w:rsidR="00243DCC" w:rsidRPr="00C16A75">
        <w:rPr>
          <w:rFonts w:ascii="Times New Roman" w:hAnsi="Times New Roman" w:cs="Times New Roman"/>
          <w:lang w:val="en-US"/>
        </w:rPr>
        <w:t xml:space="preserve">space </w:t>
      </w:r>
      <w:r w:rsidR="00767918" w:rsidRPr="00C16A75">
        <w:rPr>
          <w:rFonts w:ascii="Times New Roman" w:hAnsi="Times New Roman" w:cs="Times New Roman"/>
          <w:lang w:val="en-US"/>
        </w:rPr>
        <w:t xml:space="preserve">can be </w:t>
      </w:r>
      <w:r w:rsidR="00243DCC" w:rsidRPr="00C16A75">
        <w:rPr>
          <w:rFonts w:ascii="Times New Roman" w:hAnsi="Times New Roman" w:cs="Times New Roman"/>
          <w:lang w:val="en-US"/>
        </w:rPr>
        <w:t xml:space="preserve">more </w:t>
      </w:r>
      <w:r w:rsidR="00767918" w:rsidRPr="00C16A75">
        <w:rPr>
          <w:rFonts w:ascii="Times New Roman" w:hAnsi="Times New Roman" w:cs="Times New Roman"/>
          <w:lang w:val="en-US"/>
        </w:rPr>
        <w:t xml:space="preserve">hydrostatically independent, </w:t>
      </w:r>
      <w:r w:rsidR="00626560" w:rsidRPr="00C16A75">
        <w:rPr>
          <w:rFonts w:ascii="Times New Roman" w:hAnsi="Times New Roman" w:cs="Times New Roman"/>
          <w:lang w:val="en-US"/>
        </w:rPr>
        <w:t>meaning</w:t>
      </w:r>
      <w:r w:rsidR="00767918" w:rsidRPr="00C16A75">
        <w:rPr>
          <w:rFonts w:ascii="Times New Roman" w:hAnsi="Times New Roman" w:cs="Times New Roman"/>
          <w:lang w:val="en-US"/>
        </w:rPr>
        <w:t xml:space="preserve"> that the weight of the tissue water can be </w:t>
      </w:r>
      <w:r w:rsidR="005B7A5B" w:rsidRPr="00C16A75">
        <w:rPr>
          <w:rFonts w:ascii="Times New Roman" w:hAnsi="Times New Roman" w:cs="Times New Roman"/>
          <w:lang w:val="en-US"/>
        </w:rPr>
        <w:t>maintained</w:t>
      </w:r>
      <w:r w:rsidR="00767918" w:rsidRPr="00C16A75">
        <w:rPr>
          <w:rFonts w:ascii="Times New Roman" w:hAnsi="Times New Roman" w:cs="Times New Roman"/>
          <w:lang w:val="en-US"/>
        </w:rPr>
        <w:t xml:space="preserve"> using </w:t>
      </w:r>
      <w:r w:rsidR="00626560" w:rsidRPr="00C16A75">
        <w:rPr>
          <w:rFonts w:ascii="Times New Roman" w:hAnsi="Times New Roman" w:cs="Times New Roman"/>
          <w:lang w:val="en-US"/>
        </w:rPr>
        <w:t xml:space="preserve">a </w:t>
      </w:r>
      <w:r w:rsidR="00767918" w:rsidRPr="00C16A75">
        <w:rPr>
          <w:rFonts w:ascii="Times New Roman" w:hAnsi="Times New Roman" w:cs="Times New Roman"/>
          <w:lang w:val="en-US"/>
        </w:rPr>
        <w:t>system of cavity membranes</w:t>
      </w:r>
      <w:r w:rsidR="00243DCC" w:rsidRPr="00C16A75">
        <w:rPr>
          <w:rFonts w:ascii="Times New Roman" w:hAnsi="Times New Roman" w:cs="Times New Roman"/>
          <w:lang w:val="en-US"/>
        </w:rPr>
        <w:t xml:space="preserve">, </w:t>
      </w:r>
      <w:r w:rsidR="00626560" w:rsidRPr="00C16A75">
        <w:rPr>
          <w:rFonts w:ascii="Times New Roman" w:hAnsi="Times New Roman" w:cs="Times New Roman"/>
          <w:lang w:val="en-US"/>
        </w:rPr>
        <w:t xml:space="preserve">which </w:t>
      </w:r>
      <w:r w:rsidR="00243DCC" w:rsidRPr="00C16A75">
        <w:rPr>
          <w:rFonts w:ascii="Times New Roman" w:hAnsi="Times New Roman" w:cs="Times New Roman"/>
          <w:lang w:val="en-US"/>
        </w:rPr>
        <w:t>generate</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smaller heights of hydrostatic columns</w:t>
      </w:r>
      <w:r w:rsidR="00767918" w:rsidRPr="00C16A75">
        <w:rPr>
          <w:rFonts w:ascii="Times New Roman" w:hAnsi="Times New Roman" w:cs="Times New Roman"/>
          <w:lang w:val="en-US"/>
        </w:rPr>
        <w:t xml:space="preserve">. </w:t>
      </w:r>
      <w:r w:rsidR="00F16B6D" w:rsidRPr="00C16A75">
        <w:rPr>
          <w:rFonts w:ascii="Times New Roman" w:hAnsi="Times New Roman" w:cs="Times New Roman"/>
          <w:lang w:val="en-US"/>
        </w:rPr>
        <w:t xml:space="preserve">In </w:t>
      </w:r>
      <w:r w:rsidR="00626560" w:rsidRPr="00C16A75">
        <w:rPr>
          <w:rFonts w:ascii="Times New Roman" w:hAnsi="Times New Roman" w:cs="Times New Roman"/>
          <w:lang w:val="en-US"/>
        </w:rPr>
        <w:t xml:space="preserve">the </w:t>
      </w:r>
      <w:r w:rsidR="00F16B6D" w:rsidRPr="00C16A75">
        <w:rPr>
          <w:rFonts w:ascii="Times New Roman" w:hAnsi="Times New Roman" w:cs="Times New Roman"/>
          <w:lang w:val="en-US"/>
        </w:rPr>
        <w:t>lower torso</w:t>
      </w:r>
      <w:r w:rsidR="00626560" w:rsidRPr="00C16A75">
        <w:rPr>
          <w:rFonts w:ascii="Times New Roman" w:hAnsi="Times New Roman" w:cs="Times New Roman"/>
          <w:lang w:val="en-US"/>
        </w:rPr>
        <w:t>,</w:t>
      </w:r>
      <w:r w:rsidR="00F16B6D" w:rsidRPr="00C16A75">
        <w:rPr>
          <w:rFonts w:ascii="Times New Roman" w:hAnsi="Times New Roman" w:cs="Times New Roman"/>
          <w:lang w:val="en-US"/>
        </w:rPr>
        <w:t xml:space="preserve"> veins are </w:t>
      </w:r>
      <w:r w:rsidR="00626560" w:rsidRPr="00C16A75">
        <w:rPr>
          <w:rFonts w:ascii="Times New Roman" w:hAnsi="Times New Roman" w:cs="Times New Roman"/>
          <w:lang w:val="en-US"/>
        </w:rPr>
        <w:t xml:space="preserve">enabled </w:t>
      </w:r>
      <w:r w:rsidR="000E352F" w:rsidRPr="00C16A75">
        <w:rPr>
          <w:rFonts w:ascii="Times New Roman" w:hAnsi="Times New Roman" w:cs="Times New Roman"/>
          <w:lang w:val="en-US"/>
        </w:rPr>
        <w:t xml:space="preserve">as a result of </w:t>
      </w:r>
      <w:r w:rsidR="004E6F52" w:rsidRPr="00C16A75">
        <w:rPr>
          <w:rFonts w:ascii="Times New Roman" w:hAnsi="Times New Roman" w:cs="Times New Roman"/>
          <w:lang w:val="en-US"/>
        </w:rPr>
        <w:t xml:space="preserve">motions </w:t>
      </w:r>
      <w:r w:rsidR="000E352F" w:rsidRPr="00C16A75">
        <w:rPr>
          <w:rFonts w:ascii="Times New Roman" w:hAnsi="Times New Roman" w:cs="Times New Roman"/>
          <w:lang w:val="en-US"/>
        </w:rPr>
        <w:t xml:space="preserve">made by the </w:t>
      </w:r>
      <w:r w:rsidR="004E6F52" w:rsidRPr="00C16A75">
        <w:rPr>
          <w:rFonts w:ascii="Times New Roman" w:hAnsi="Times New Roman" w:cs="Times New Roman"/>
          <w:lang w:val="en-US"/>
        </w:rPr>
        <w:t>leg</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skeletal muscle</w:t>
      </w:r>
      <w:r w:rsidR="000E352F" w:rsidRPr="00C16A75">
        <w:rPr>
          <w:rFonts w:ascii="Times New Roman" w:hAnsi="Times New Roman" w:cs="Times New Roman"/>
          <w:lang w:val="en-US"/>
        </w:rPr>
        <w:t>, which has a</w:t>
      </w:r>
      <w:r w:rsidR="004E6F52" w:rsidRPr="00C16A75">
        <w:rPr>
          <w:rFonts w:ascii="Times New Roman" w:hAnsi="Times New Roman" w:cs="Times New Roman"/>
          <w:lang w:val="en-US"/>
        </w:rPr>
        <w:t xml:space="preserve"> pumping effect </w:t>
      </w:r>
      <w:r w:rsidR="000E352F" w:rsidRPr="00C16A75">
        <w:rPr>
          <w:rFonts w:ascii="Times New Roman" w:hAnsi="Times New Roman" w:cs="Times New Roman"/>
          <w:lang w:val="en-US"/>
        </w:rPr>
        <w:t>similar to that of the</w:t>
      </w:r>
      <w:r w:rsidR="004E6F52" w:rsidRPr="00C16A75">
        <w:rPr>
          <w:rFonts w:ascii="Times New Roman" w:hAnsi="Times New Roman" w:cs="Times New Roman"/>
          <w:lang w:val="en-US"/>
        </w:rPr>
        <w:t xml:space="preserve"> heart. The reason</w:t>
      </w:r>
      <w:r w:rsidR="000E352F" w:rsidRPr="00C16A75">
        <w:rPr>
          <w:rFonts w:ascii="Times New Roman" w:hAnsi="Times New Roman" w:cs="Times New Roman"/>
          <w:lang w:val="en-US"/>
        </w:rPr>
        <w:t xml:space="preserve"> for this</w:t>
      </w:r>
      <w:r w:rsidR="004E6F52" w:rsidRPr="00C16A75">
        <w:rPr>
          <w:rFonts w:ascii="Times New Roman" w:hAnsi="Times New Roman" w:cs="Times New Roman"/>
          <w:lang w:val="en-US"/>
        </w:rPr>
        <w:t xml:space="preserve"> is the availability of vein valves, between which accumulate</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w:t>
      </w:r>
      <w:r w:rsidR="000E352F" w:rsidRPr="00C16A75">
        <w:rPr>
          <w:rFonts w:ascii="Times New Roman" w:hAnsi="Times New Roman" w:cs="Times New Roman"/>
          <w:lang w:val="en-US"/>
        </w:rPr>
        <w:t xml:space="preserve">a </w:t>
      </w:r>
      <w:r w:rsidR="004E6F52" w:rsidRPr="00C16A75">
        <w:rPr>
          <w:rFonts w:ascii="Times New Roman" w:hAnsi="Times New Roman" w:cs="Times New Roman"/>
          <w:lang w:val="en-US"/>
        </w:rPr>
        <w:t xml:space="preserve">volume of blood from lower parts </w:t>
      </w:r>
      <w:r w:rsidR="005B7A5B" w:rsidRPr="00C16A75">
        <w:rPr>
          <w:rFonts w:ascii="Times New Roman" w:hAnsi="Times New Roman" w:cs="Times New Roman"/>
          <w:lang w:val="en-US"/>
        </w:rPr>
        <w:t xml:space="preserve">of the body </w:t>
      </w:r>
      <w:r w:rsidR="004E6F52" w:rsidRPr="00C16A75">
        <w:rPr>
          <w:rFonts w:ascii="Times New Roman" w:hAnsi="Times New Roman" w:cs="Times New Roman"/>
          <w:lang w:val="en-US"/>
        </w:rPr>
        <w:t>during skeletal muscle relaxation</w:t>
      </w:r>
      <w:r w:rsidR="000E352F" w:rsidRPr="00C16A75">
        <w:rPr>
          <w:rFonts w:ascii="Times New Roman" w:hAnsi="Times New Roman" w:cs="Times New Roman"/>
          <w:lang w:val="en-US"/>
        </w:rPr>
        <w:t xml:space="preserve">, which is </w:t>
      </w:r>
      <w:r w:rsidR="004E6F52" w:rsidRPr="00C16A75">
        <w:rPr>
          <w:rFonts w:ascii="Times New Roman" w:hAnsi="Times New Roman" w:cs="Times New Roman"/>
          <w:lang w:val="en-US"/>
        </w:rPr>
        <w:t>ejected to upper parts of systemic veins during skeletal muscle contraction. This pumping</w:t>
      </w:r>
      <w:r w:rsidR="00767918" w:rsidRPr="00C16A75">
        <w:rPr>
          <w:rFonts w:ascii="Times New Roman" w:hAnsi="Times New Roman" w:cs="Times New Roman"/>
          <w:lang w:val="en-US"/>
        </w:rPr>
        <w:t xml:space="preserve"> </w:t>
      </w:r>
      <w:r w:rsidR="004E6F52" w:rsidRPr="00C16A75">
        <w:rPr>
          <w:rFonts w:ascii="Times New Roman" w:hAnsi="Times New Roman" w:cs="Times New Roman"/>
          <w:lang w:val="en-US"/>
        </w:rPr>
        <w:t>effect not only reduc</w:t>
      </w:r>
      <w:r w:rsidR="000E352F" w:rsidRPr="00C16A75">
        <w:rPr>
          <w:rFonts w:ascii="Times New Roman" w:hAnsi="Times New Roman" w:cs="Times New Roman"/>
          <w:lang w:val="en-US"/>
        </w:rPr>
        <w:t xml:space="preserve">es </w:t>
      </w:r>
      <w:r w:rsidR="004E6F52" w:rsidRPr="00C16A75">
        <w:rPr>
          <w:rFonts w:ascii="Times New Roman" w:hAnsi="Times New Roman" w:cs="Times New Roman"/>
          <w:lang w:val="en-US"/>
        </w:rPr>
        <w:t xml:space="preserve">hydrostatic pressure, but also actively increases </w:t>
      </w:r>
      <w:r w:rsidR="000E352F" w:rsidRPr="00C16A75">
        <w:rPr>
          <w:rFonts w:ascii="Times New Roman" w:hAnsi="Times New Roman" w:cs="Times New Roman"/>
          <w:lang w:val="en-US"/>
        </w:rPr>
        <w:t xml:space="preserve">the </w:t>
      </w:r>
      <w:r w:rsidR="004E6F52" w:rsidRPr="00C16A75">
        <w:rPr>
          <w:rFonts w:ascii="Times New Roman" w:hAnsi="Times New Roman" w:cs="Times New Roman"/>
          <w:lang w:val="en-US"/>
        </w:rPr>
        <w:t>blood flow of systemic veins during walking, running or cycling.</w:t>
      </w:r>
    </w:p>
    <w:p w14:paraId="5661C5D2" w14:textId="77777777" w:rsidR="00F61137" w:rsidRPr="00C16A75" w:rsidRDefault="00F61137" w:rsidP="00F61137">
      <w:pPr>
        <w:pStyle w:val="Nadpis3"/>
        <w:rPr>
          <w:rFonts w:ascii="Times New Roman" w:hAnsi="Times New Roman" w:cs="Times New Roman"/>
          <w:lang w:val="en-US"/>
        </w:rPr>
      </w:pPr>
      <w:bookmarkStart w:id="252" w:name="_Ref414302036"/>
      <w:r w:rsidRPr="00C16A75">
        <w:rPr>
          <w:rFonts w:ascii="Times New Roman" w:hAnsi="Times New Roman" w:cs="Times New Roman"/>
          <w:lang w:val="en-US"/>
        </w:rPr>
        <w:t>Relational comparison with HumMod 1.6.1</w:t>
      </w:r>
      <w:bookmarkEnd w:id="252"/>
    </w:p>
    <w:p w14:paraId="7FEEF33C" w14:textId="326899EF" w:rsidR="00F61137" w:rsidRPr="00C16A75" w:rsidRDefault="00F61137" w:rsidP="00F61137">
      <w:pPr>
        <w:rPr>
          <w:rFonts w:ascii="Times New Roman" w:hAnsi="Times New Roman" w:cs="Times New Roman"/>
          <w:lang w:val="en-US"/>
        </w:rPr>
      </w:pPr>
      <w:r w:rsidRPr="00C16A75">
        <w:rPr>
          <w:rFonts w:ascii="Times New Roman" w:hAnsi="Times New Roman" w:cs="Times New Roman"/>
          <w:lang w:val="en-US"/>
        </w:rPr>
        <w:t xml:space="preserve">The </w:t>
      </w:r>
      <w:r w:rsidR="000E352F" w:rsidRPr="00C16A75">
        <w:rPr>
          <w:rFonts w:ascii="Times New Roman" w:hAnsi="Times New Roman" w:cs="Times New Roman"/>
          <w:lang w:val="en-US"/>
        </w:rPr>
        <w:t xml:space="preserve">primary </w:t>
      </w:r>
      <w:r w:rsidRPr="00C16A75">
        <w:rPr>
          <w:rFonts w:ascii="Times New Roman" w:hAnsi="Times New Roman" w:cs="Times New Roman"/>
          <w:lang w:val="en-US"/>
        </w:rPr>
        <w:t xml:space="preserve">differences between </w:t>
      </w:r>
      <w:r w:rsidR="000E352F" w:rsidRPr="00C16A75">
        <w:rPr>
          <w:rFonts w:ascii="Times New Roman" w:hAnsi="Times New Roman" w:cs="Times New Roman"/>
          <w:lang w:val="en-US"/>
        </w:rPr>
        <w:t xml:space="preserve">the </w:t>
      </w:r>
      <w:r w:rsidRPr="00C16A75">
        <w:rPr>
          <w:rFonts w:ascii="Times New Roman" w:hAnsi="Times New Roman" w:cs="Times New Roman"/>
          <w:lang w:val="en-US"/>
        </w:rPr>
        <w:t xml:space="preserve">HumMod and Physiomodel </w:t>
      </w:r>
      <w:r w:rsidR="000E352F" w:rsidRPr="00C16A75">
        <w:rPr>
          <w:rFonts w:ascii="Times New Roman" w:hAnsi="Times New Roman" w:cs="Times New Roman"/>
          <w:lang w:val="en-US"/>
        </w:rPr>
        <w:t xml:space="preserve">in terms of </w:t>
      </w:r>
      <w:r w:rsidRPr="00C16A75">
        <w:rPr>
          <w:rFonts w:ascii="Times New Roman" w:hAnsi="Times New Roman" w:cs="Times New Roman"/>
          <w:lang w:val="en-US"/>
        </w:rPr>
        <w:t xml:space="preserve">water calculation is that </w:t>
      </w:r>
      <w:r w:rsidR="000E352F" w:rsidRPr="00C16A75">
        <w:rPr>
          <w:rFonts w:ascii="Times New Roman" w:hAnsi="Times New Roman" w:cs="Times New Roman"/>
          <w:lang w:val="en-US"/>
        </w:rPr>
        <w:t xml:space="preserve">the latter </w:t>
      </w:r>
      <w:r w:rsidRPr="00C16A75">
        <w:rPr>
          <w:rFonts w:ascii="Times New Roman" w:hAnsi="Times New Roman" w:cs="Times New Roman"/>
          <w:lang w:val="en-US"/>
        </w:rPr>
        <w:t>is more physical</w:t>
      </w:r>
      <w:r w:rsidR="000E352F" w:rsidRPr="00C16A75">
        <w:rPr>
          <w:rFonts w:ascii="Times New Roman" w:hAnsi="Times New Roman" w:cs="Times New Roman"/>
          <w:lang w:val="en-US"/>
        </w:rPr>
        <w:t>ly-</w:t>
      </w:r>
      <w:r w:rsidRPr="00C16A75">
        <w:rPr>
          <w:rFonts w:ascii="Times New Roman" w:hAnsi="Times New Roman" w:cs="Times New Roman"/>
          <w:lang w:val="en-US"/>
        </w:rPr>
        <w:t xml:space="preserve">based, but </w:t>
      </w:r>
      <w:r w:rsidR="000E352F" w:rsidRPr="00C16A75">
        <w:rPr>
          <w:rFonts w:ascii="Times New Roman" w:hAnsi="Times New Roman" w:cs="Times New Roman"/>
          <w:lang w:val="en-US"/>
        </w:rPr>
        <w:t xml:space="preserve">yielding </w:t>
      </w:r>
      <w:r w:rsidRPr="00C16A75">
        <w:rPr>
          <w:rFonts w:ascii="Times New Roman" w:hAnsi="Times New Roman" w:cs="Times New Roman"/>
          <w:lang w:val="en-US"/>
        </w:rPr>
        <w:t>almost the same results</w:t>
      </w:r>
      <w:r w:rsidR="000E352F" w:rsidRPr="00C16A75">
        <w:rPr>
          <w:rFonts w:ascii="Times New Roman" w:hAnsi="Times New Roman" w:cs="Times New Roman"/>
          <w:lang w:val="en-US"/>
        </w:rPr>
        <w:t xml:space="preserve"> as the former</w:t>
      </w:r>
      <w:r w:rsidRPr="00C16A75">
        <w:rPr>
          <w:rFonts w:ascii="Times New Roman" w:hAnsi="Times New Roman" w:cs="Times New Roman"/>
          <w:lang w:val="en-US"/>
        </w:rPr>
        <w:t>.</w:t>
      </w:r>
    </w:p>
    <w:p w14:paraId="0CF63EDC" w14:textId="39FA98A2" w:rsidR="00F61137" w:rsidRPr="00C16A75" w:rsidRDefault="000E352F" w:rsidP="00F61137">
      <w:pPr>
        <w:rPr>
          <w:rFonts w:ascii="Times New Roman" w:hAnsi="Times New Roman" w:cs="Times New Roman"/>
          <w:lang w:val="en-US"/>
        </w:rPr>
      </w:pPr>
      <w:r w:rsidRPr="00C16A75">
        <w:rPr>
          <w:rFonts w:ascii="Times New Roman" w:hAnsi="Times New Roman" w:cs="Times New Roman"/>
          <w:lang w:val="en-US"/>
        </w:rPr>
        <w:t xml:space="preserve">This </w:t>
      </w:r>
      <w:r w:rsidR="00F61137" w:rsidRPr="00C16A75">
        <w:rPr>
          <w:rFonts w:ascii="Times New Roman" w:hAnsi="Times New Roman" w:cs="Times New Roman"/>
          <w:lang w:val="en-US"/>
        </w:rPr>
        <w:t>means that</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osmo</w:t>
      </w:r>
      <w:r w:rsidR="00784A0C" w:rsidRPr="00C16A75">
        <w:rPr>
          <w:rFonts w:ascii="Times New Roman" w:hAnsi="Times New Roman" w:cs="Times New Roman"/>
          <w:lang w:val="en-US"/>
        </w:rPr>
        <w:t>sis</w:t>
      </w:r>
      <w:r w:rsidR="00F61137" w:rsidRPr="00C16A75">
        <w:rPr>
          <w:rFonts w:ascii="Times New Roman" w:hAnsi="Times New Roman" w:cs="Times New Roman"/>
          <w:lang w:val="en-US"/>
        </w:rPr>
        <w:t xml:space="preserve"> is calculated by </w:t>
      </w:r>
      <w:r w:rsidRPr="00C16A75">
        <w:rPr>
          <w:rFonts w:ascii="Times New Roman" w:hAnsi="Times New Roman" w:cs="Times New Roman"/>
          <w:lang w:val="en-US"/>
        </w:rPr>
        <w:t xml:space="preserve">the </w:t>
      </w:r>
      <w:r w:rsidR="00784A0C" w:rsidRPr="00C16A75">
        <w:rPr>
          <w:rFonts w:ascii="Times New Roman" w:hAnsi="Times New Roman" w:cs="Times New Roman"/>
          <w:lang w:val="en-US"/>
        </w:rPr>
        <w:t>equilibrium of chemical potentials</w:t>
      </w:r>
      <w:r w:rsidRPr="00C16A75">
        <w:rPr>
          <w:rFonts w:ascii="Times New Roman" w:hAnsi="Times New Roman" w:cs="Times New Roman"/>
          <w:lang w:val="en-US"/>
        </w:rPr>
        <w:t>,</w:t>
      </w:r>
      <w:r w:rsidR="00784A0C" w:rsidRPr="00C16A75">
        <w:rPr>
          <w:rFonts w:ascii="Times New Roman" w:hAnsi="Times New Roman" w:cs="Times New Roman"/>
          <w:lang w:val="en-US"/>
        </w:rPr>
        <w:t xml:space="preserve"> as </w:t>
      </w:r>
      <w:r w:rsidRPr="00C16A75">
        <w:rPr>
          <w:rFonts w:ascii="Times New Roman" w:hAnsi="Times New Roman" w:cs="Times New Roman"/>
          <w:lang w:val="en-US"/>
        </w:rPr>
        <w:t xml:space="preserve">indicated </w:t>
      </w:r>
      <w:r w:rsidR="00784A0C" w:rsidRPr="00C16A75">
        <w:rPr>
          <w:rFonts w:ascii="Times New Roman" w:hAnsi="Times New Roman" w:cs="Times New Roman"/>
          <w:lang w:val="en-US"/>
        </w:rPr>
        <w:t xml:space="preserve">in </w:t>
      </w:r>
      <w:r w:rsidRPr="00C16A75">
        <w:rPr>
          <w:rFonts w:ascii="Times New Roman" w:hAnsi="Times New Roman" w:cs="Times New Roman"/>
          <w:lang w:val="en-US"/>
        </w:rPr>
        <w:t xml:space="preserve">physical chemistry </w:t>
      </w:r>
      <w:r w:rsidR="00784A0C" w:rsidRPr="00C16A75">
        <w:rPr>
          <w:rFonts w:ascii="Times New Roman" w:hAnsi="Times New Roman" w:cs="Times New Roman"/>
          <w:lang w:val="en-US"/>
        </w:rPr>
        <w:t xml:space="preserve">textbooks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The impermeable proteins of plasma and interstitial fluid are in </w:t>
      </w:r>
      <w:r w:rsidR="00CE4949" w:rsidRPr="00C16A75">
        <w:rPr>
          <w:rFonts w:ascii="Times New Roman" w:hAnsi="Times New Roman" w:cs="Times New Roman"/>
          <w:lang w:val="en-US"/>
        </w:rPr>
        <w:t xml:space="preserve">the </w:t>
      </w:r>
      <w:r w:rsidR="00F61137" w:rsidRPr="00C16A75">
        <w:rPr>
          <w:rFonts w:ascii="Times New Roman" w:hAnsi="Times New Roman" w:cs="Times New Roman"/>
          <w:lang w:val="en-US"/>
        </w:rPr>
        <w:t xml:space="preserve">Physiomodel recalculated to molar amounts. These molar amounts </w:t>
      </w:r>
      <w:r w:rsidR="00CE4949" w:rsidRPr="00C16A75">
        <w:rPr>
          <w:rFonts w:ascii="Times New Roman" w:hAnsi="Times New Roman" w:cs="Times New Roman"/>
          <w:lang w:val="en-US"/>
        </w:rPr>
        <w:t xml:space="preserve">were </w:t>
      </w:r>
      <w:r w:rsidR="00F61137" w:rsidRPr="00C16A75">
        <w:rPr>
          <w:rFonts w:ascii="Times New Roman" w:hAnsi="Times New Roman" w:cs="Times New Roman"/>
          <w:lang w:val="en-US"/>
        </w:rPr>
        <w:t>selected by mass amounts of</w:t>
      </w:r>
      <w:r w:rsidR="00CE4949" w:rsidRPr="00C16A75">
        <w:rPr>
          <w:rFonts w:ascii="Times New Roman" w:hAnsi="Times New Roman" w:cs="Times New Roman"/>
          <w:lang w:val="en-US"/>
        </w:rPr>
        <w:t xml:space="preserve"> the</w:t>
      </w:r>
      <w:r w:rsidR="00F61137" w:rsidRPr="00C16A75">
        <w:rPr>
          <w:rFonts w:ascii="Times New Roman" w:hAnsi="Times New Roman" w:cs="Times New Roman"/>
          <w:lang w:val="en-US"/>
        </w:rPr>
        <w:t xml:space="preserve"> HumMod to reach the same normal values of osmotic pressures on capillary membrane. </w:t>
      </w:r>
      <w:r w:rsidR="00CE4949" w:rsidRPr="00C16A75">
        <w:rPr>
          <w:rFonts w:ascii="Times New Roman" w:hAnsi="Times New Roman" w:cs="Times New Roman"/>
          <w:lang w:val="en-US"/>
        </w:rPr>
        <w:t>O</w:t>
      </w:r>
      <w:r w:rsidR="00D23AE3" w:rsidRPr="00C16A75">
        <w:rPr>
          <w:rFonts w:ascii="Times New Roman" w:hAnsi="Times New Roman" w:cs="Times New Roman"/>
          <w:lang w:val="en-US"/>
        </w:rPr>
        <w:t>ncotic pressure is calculated</w:t>
      </w:r>
      <w:r w:rsidR="00F61137" w:rsidRPr="00C16A75">
        <w:rPr>
          <w:rFonts w:ascii="Times New Roman" w:hAnsi="Times New Roman" w:cs="Times New Roman"/>
          <w:lang w:val="en-US"/>
        </w:rPr>
        <w:t xml:space="preserve"> in both models from these proteins, which cannot freely cross the capillary membrane. Their molar concentrations </w:t>
      </w:r>
      <w:r w:rsidR="00CE4949" w:rsidRPr="00C16A75">
        <w:rPr>
          <w:rFonts w:ascii="Times New Roman" w:hAnsi="Times New Roman" w:cs="Times New Roman"/>
          <w:lang w:val="en-US"/>
        </w:rPr>
        <w:t xml:space="preserve">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_Ref409452626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and 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_Ref409452963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VII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are consistent with both physical osmotic pressure calculation and with their original mass concentration</w:t>
      </w:r>
      <w:r w:rsidR="00D23AE3"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where the ratio between mass and molar concentration is the average molar mass of these proteins. </w:t>
      </w:r>
    </w:p>
    <w:p w14:paraId="5DD62D5A" w14:textId="088D519E"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In textual representation</w:t>
      </w:r>
      <w:r w:rsidR="00CE4949" w:rsidRPr="00C16A75">
        <w:rPr>
          <w:rFonts w:ascii="Times New Roman" w:hAnsi="Times New Roman" w:cs="Times New Roman"/>
          <w:lang w:val="en-US"/>
        </w:rPr>
        <w:t>, it</w:t>
      </w:r>
      <w:r w:rsidRPr="00C16A75">
        <w:rPr>
          <w:rFonts w:ascii="Times New Roman" w:hAnsi="Times New Roman" w:cs="Times New Roman"/>
          <w:lang w:val="en-US"/>
        </w:rPr>
        <w:t xml:space="preserve"> is easy to misuse </w:t>
      </w:r>
      <w:r w:rsidR="00CE4949" w:rsidRPr="00C16A75">
        <w:rPr>
          <w:rFonts w:ascii="Times New Roman" w:hAnsi="Times New Roman" w:cs="Times New Roman"/>
          <w:lang w:val="en-US"/>
        </w:rPr>
        <w:t xml:space="preserve">one </w:t>
      </w:r>
      <w:r w:rsidRPr="00C16A75">
        <w:rPr>
          <w:rFonts w:ascii="Times New Roman" w:hAnsi="Times New Roman" w:cs="Times New Roman"/>
          <w:lang w:val="en-US"/>
        </w:rPr>
        <w:t>variable in the place of another. As a result</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equations can be </w:t>
      </w:r>
      <w:r w:rsidR="00CE4949"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wrong, which </w:t>
      </w:r>
      <w:r w:rsidR="00CE4949" w:rsidRPr="00C16A75">
        <w:rPr>
          <w:rFonts w:ascii="Times New Roman" w:hAnsi="Times New Roman" w:cs="Times New Roman"/>
          <w:lang w:val="en-US"/>
        </w:rPr>
        <w:t xml:space="preserve">can </w:t>
      </w:r>
      <w:r w:rsidRPr="00C16A75">
        <w:rPr>
          <w:rFonts w:ascii="Times New Roman" w:hAnsi="Times New Roman" w:cs="Times New Roman"/>
          <w:lang w:val="en-US"/>
        </w:rPr>
        <w:t xml:space="preserve">immediately </w:t>
      </w:r>
      <w:r w:rsidR="00CE4949" w:rsidRPr="00C16A75">
        <w:rPr>
          <w:rFonts w:ascii="Times New Roman" w:hAnsi="Times New Roman" w:cs="Times New Roman"/>
          <w:lang w:val="en-US"/>
        </w:rPr>
        <w:t xml:space="preserve">be observed </w:t>
      </w:r>
      <w:r w:rsidRPr="00C16A75">
        <w:rPr>
          <w:rFonts w:ascii="Times New Roman" w:hAnsi="Times New Roman" w:cs="Times New Roman"/>
          <w:lang w:val="en-US"/>
        </w:rPr>
        <w:t>in simulation results</w:t>
      </w:r>
      <w:r w:rsidR="00CE4949" w:rsidRPr="00C16A75">
        <w:rPr>
          <w:rFonts w:ascii="Times New Roman" w:hAnsi="Times New Roman" w:cs="Times New Roman"/>
          <w:lang w:val="en-US"/>
        </w:rPr>
        <w:t>. Worse,</w:t>
      </w:r>
      <w:r w:rsidRPr="00C16A75">
        <w:rPr>
          <w:rFonts w:ascii="Times New Roman" w:hAnsi="Times New Roman" w:cs="Times New Roman"/>
          <w:lang w:val="en-US"/>
        </w:rPr>
        <w:t xml:space="preserve"> if the both variables </w:t>
      </w:r>
      <w:r w:rsidR="00CE4949" w:rsidRPr="00C16A75">
        <w:rPr>
          <w:rFonts w:ascii="Times New Roman" w:hAnsi="Times New Roman" w:cs="Times New Roman"/>
          <w:lang w:val="en-US"/>
        </w:rPr>
        <w:t xml:space="preserve">have </w:t>
      </w:r>
      <w:r w:rsidRPr="00C16A75">
        <w:rPr>
          <w:rFonts w:ascii="Times New Roman" w:hAnsi="Times New Roman" w:cs="Times New Roman"/>
          <w:lang w:val="en-US"/>
        </w:rPr>
        <w:t>similar values</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all results will appear in order</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up to the point where a</w:t>
      </w:r>
      <w:r w:rsidRPr="00C16A75">
        <w:rPr>
          <w:rFonts w:ascii="Times New Roman" w:hAnsi="Times New Roman" w:cs="Times New Roman"/>
          <w:lang w:val="en-US"/>
        </w:rPr>
        <w:t xml:space="preserve"> specific setting is applied. This is the case </w:t>
      </w:r>
      <w:r w:rsidR="00CE4949"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regional capillary blood pressure in HumMod 1.6. If the patient is lying </w:t>
      </w:r>
      <w:r w:rsidR="00CE4949" w:rsidRPr="00C16A75">
        <w:rPr>
          <w:rFonts w:ascii="Times New Roman" w:hAnsi="Times New Roman" w:cs="Times New Roman"/>
          <w:lang w:val="en-US"/>
        </w:rPr>
        <w:t xml:space="preserve">down </w:t>
      </w:r>
      <w:r w:rsidRPr="00C16A75">
        <w:rPr>
          <w:rFonts w:ascii="Times New Roman" w:hAnsi="Times New Roman" w:cs="Times New Roman"/>
          <w:lang w:val="en-US"/>
        </w:rPr>
        <w:t xml:space="preserve">on </w:t>
      </w:r>
      <w:r w:rsidR="00CE4949" w:rsidRPr="00C16A75">
        <w:rPr>
          <w:rFonts w:ascii="Times New Roman" w:hAnsi="Times New Roman" w:cs="Times New Roman"/>
          <w:lang w:val="en-US"/>
        </w:rPr>
        <w:t xml:space="preserve">a </w:t>
      </w:r>
      <w:r w:rsidRPr="00C16A75">
        <w:rPr>
          <w:rFonts w:ascii="Times New Roman" w:hAnsi="Times New Roman" w:cs="Times New Roman"/>
          <w:lang w:val="en-US"/>
        </w:rPr>
        <w:t>bed</w:t>
      </w:r>
      <w:r w:rsidR="00CE4949" w:rsidRPr="00C16A75">
        <w:rPr>
          <w:rFonts w:ascii="Times New Roman" w:hAnsi="Times New Roman" w:cs="Times New Roman"/>
          <w:lang w:val="en-US"/>
        </w:rPr>
        <w:t xml:space="preserve">, all </w:t>
      </w:r>
      <w:r w:rsidRPr="00C16A75">
        <w:rPr>
          <w:rFonts w:ascii="Times New Roman" w:hAnsi="Times New Roman" w:cs="Times New Roman"/>
          <w:lang w:val="en-US"/>
        </w:rPr>
        <w:t>regional pressure</w:t>
      </w:r>
      <w:r w:rsidR="00CE4949" w:rsidRPr="00C16A75">
        <w:rPr>
          <w:rFonts w:ascii="Times New Roman" w:hAnsi="Times New Roman" w:cs="Times New Roman"/>
          <w:lang w:val="en-US"/>
        </w:rPr>
        <w:t>s will be</w:t>
      </w:r>
      <w:r w:rsidRPr="00C16A75">
        <w:rPr>
          <w:rFonts w:ascii="Times New Roman" w:hAnsi="Times New Roman" w:cs="Times New Roman"/>
          <w:lang w:val="en-US"/>
        </w:rPr>
        <w:t xml:space="preserve"> the same. If </w:t>
      </w:r>
      <w:r w:rsidR="00CE4949" w:rsidRPr="00C16A75">
        <w:rPr>
          <w:rFonts w:ascii="Times New Roman" w:hAnsi="Times New Roman" w:cs="Times New Roman"/>
          <w:lang w:val="en-US"/>
        </w:rPr>
        <w:t xml:space="preserve">the patient stands </w:t>
      </w:r>
      <w:r w:rsidRPr="00C16A75">
        <w:rPr>
          <w:rFonts w:ascii="Times New Roman" w:hAnsi="Times New Roman" w:cs="Times New Roman"/>
          <w:lang w:val="en-US"/>
        </w:rPr>
        <w:t>up</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hydrostatic pressures </w:t>
      </w:r>
      <w:r w:rsidR="00CE4949" w:rsidRPr="00C16A75">
        <w:rPr>
          <w:rFonts w:ascii="Times New Roman" w:hAnsi="Times New Roman" w:cs="Times New Roman"/>
          <w:lang w:val="en-US"/>
        </w:rPr>
        <w:t xml:space="preserve">will </w:t>
      </w:r>
      <w:r w:rsidRPr="00C16A75">
        <w:rPr>
          <w:rFonts w:ascii="Times New Roman" w:hAnsi="Times New Roman" w:cs="Times New Roman"/>
          <w:lang w:val="en-US"/>
        </w:rPr>
        <w:t xml:space="preserve">change </w:t>
      </w:r>
      <w:r w:rsidR="00CE4949" w:rsidRPr="00C16A75">
        <w:rPr>
          <w:rFonts w:ascii="Times New Roman" w:hAnsi="Times New Roman" w:cs="Times New Roman"/>
          <w:lang w:val="en-US"/>
        </w:rPr>
        <w:t xml:space="preserve">according to </w:t>
      </w:r>
      <w:r w:rsidRPr="00C16A75">
        <w:rPr>
          <w:rFonts w:ascii="Times New Roman" w:hAnsi="Times New Roman" w:cs="Times New Roman"/>
          <w:lang w:val="en-US"/>
        </w:rPr>
        <w:t xml:space="preserve">different heights </w:t>
      </w:r>
      <w:r w:rsidR="005B7A5B" w:rsidRPr="00C16A75">
        <w:rPr>
          <w:rFonts w:ascii="Times New Roman" w:hAnsi="Times New Roman" w:cs="Times New Roman"/>
          <w:lang w:val="en-US"/>
        </w:rPr>
        <w:t xml:space="preserve">relative to position of </w:t>
      </w:r>
      <w:r w:rsidRPr="00C16A75">
        <w:rPr>
          <w:rFonts w:ascii="Times New Roman" w:hAnsi="Times New Roman" w:cs="Times New Roman"/>
          <w:lang w:val="en-US"/>
        </w:rPr>
        <w:t>heart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As a result</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there will be higher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lower torso and lower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The Physiomodel calculate</w:t>
      </w:r>
      <w:r w:rsidR="00177356" w:rsidRPr="00C16A75">
        <w:rPr>
          <w:rFonts w:ascii="Times New Roman" w:hAnsi="Times New Roman" w:cs="Times New Roman"/>
          <w:lang w:val="en-US"/>
        </w:rPr>
        <w:t>s</w:t>
      </w:r>
      <w:r w:rsidRPr="00C16A75">
        <w:rPr>
          <w:rFonts w:ascii="Times New Roman" w:hAnsi="Times New Roman" w:cs="Times New Roman"/>
          <w:lang w:val="en-US"/>
        </w:rPr>
        <w:t xml:space="preserve"> </w:t>
      </w:r>
      <w:r w:rsidR="00177356" w:rsidRPr="00C16A75">
        <w:rPr>
          <w:rFonts w:ascii="Times New Roman" w:hAnsi="Times New Roman" w:cs="Times New Roman"/>
          <w:lang w:val="en-US"/>
        </w:rPr>
        <w:t>results by taking these factors into account; however,</w:t>
      </w:r>
      <w:r w:rsidRPr="00C16A75">
        <w:rPr>
          <w:rFonts w:ascii="Times New Roman" w:hAnsi="Times New Roman" w:cs="Times New Roman"/>
          <w:lang w:val="en-US"/>
        </w:rPr>
        <w:t xml:space="preserve"> in</w:t>
      </w:r>
      <w:r w:rsidR="0017735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HumMod 1.6</w:t>
      </w:r>
      <w:r w:rsidR="00177356" w:rsidRPr="00C16A75">
        <w:rPr>
          <w:rFonts w:ascii="Times New Roman" w:hAnsi="Times New Roman" w:cs="Times New Roman"/>
          <w:lang w:val="en-US"/>
        </w:rPr>
        <w:t>, these</w:t>
      </w:r>
      <w:r w:rsidRPr="00C16A75">
        <w:rPr>
          <w:rFonts w:ascii="Times New Roman" w:hAnsi="Times New Roman" w:cs="Times New Roman"/>
          <w:lang w:val="en-US"/>
        </w:rPr>
        <w:t xml:space="preserve"> tissue capillary pressure gradients </w:t>
      </w:r>
      <w:r w:rsidR="00177356" w:rsidRPr="00C16A75">
        <w:rPr>
          <w:rFonts w:ascii="Times New Roman" w:hAnsi="Times New Roman" w:cs="Times New Roman"/>
          <w:lang w:val="en-US"/>
        </w:rPr>
        <w:t xml:space="preserve">are always </w:t>
      </w:r>
      <w:r w:rsidRPr="00C16A75">
        <w:rPr>
          <w:rFonts w:ascii="Times New Roman" w:hAnsi="Times New Roman" w:cs="Times New Roman"/>
          <w:lang w:val="en-US"/>
        </w:rPr>
        <w:t xml:space="preserve">calculated only from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capillaries</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pressure</w:t>
      </w:r>
      <w:r w:rsidR="00177356" w:rsidRPr="00C16A75">
        <w:rPr>
          <w:rFonts w:ascii="Times New Roman" w:hAnsi="Times New Roman" w:cs="Times New Roman"/>
          <w:lang w:val="en-US"/>
        </w:rPr>
        <w:t xml:space="preserve">, or from the </w:t>
      </w:r>
      <w:r w:rsidRPr="00C16A75">
        <w:rPr>
          <w:rFonts w:ascii="Times New Roman" w:hAnsi="Times New Roman" w:cs="Times New Roman"/>
          <w:lang w:val="en-US"/>
        </w:rPr>
        <w:t>middle or lower torso.</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7C96AEB5" w14:textId="1986AE6F" w:rsidR="00F61137" w:rsidRPr="00C16A75" w:rsidRDefault="00177356"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Physiomodel also</w:t>
      </w:r>
      <w:r w:rsidRPr="00C16A75">
        <w:rPr>
          <w:rFonts w:ascii="Times New Roman" w:hAnsi="Times New Roman" w:cs="Times New Roman"/>
          <w:lang w:val="en-US"/>
        </w:rPr>
        <w:t xml:space="preserve"> makes</w:t>
      </w:r>
      <w:r w:rsidR="00F61137" w:rsidRPr="00C16A75">
        <w:rPr>
          <w:rFonts w:ascii="Times New Roman" w:hAnsi="Times New Roman" w:cs="Times New Roman"/>
          <w:lang w:val="en-US"/>
        </w:rPr>
        <w:t xml:space="preserve"> improve</w:t>
      </w:r>
      <w:r w:rsidRPr="00C16A75">
        <w:rPr>
          <w:rFonts w:ascii="Times New Roman" w:hAnsi="Times New Roman" w:cs="Times New Roman"/>
          <w:lang w:val="en-US"/>
        </w:rPr>
        <w:t xml:space="preserve">ments in </w:t>
      </w:r>
      <w:r w:rsidR="00F61137" w:rsidRPr="00C16A75">
        <w:rPr>
          <w:rFonts w:ascii="Times New Roman" w:hAnsi="Times New Roman" w:cs="Times New Roman"/>
          <w:lang w:val="en-US"/>
        </w:rPr>
        <w:t>the relation</w:t>
      </w:r>
      <w:r w:rsidRPr="00C16A75">
        <w:rPr>
          <w:rFonts w:ascii="Times New Roman" w:hAnsi="Times New Roman" w:cs="Times New Roman"/>
          <w:lang w:val="en-US"/>
        </w:rPr>
        <w:t xml:space="preserve">ship regarding </w:t>
      </w:r>
      <w:r w:rsidR="00F61137" w:rsidRPr="00C16A75">
        <w:rPr>
          <w:rFonts w:ascii="Times New Roman" w:hAnsi="Times New Roman" w:cs="Times New Roman"/>
          <w:lang w:val="en-US"/>
        </w:rPr>
        <w:t xml:space="preserve">losing water by vaporization in respiratory pathways. In </w:t>
      </w: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HumMod 1.6</w:t>
      </w:r>
      <w:r w:rsidRPr="00C16A75">
        <w:rPr>
          <w:rFonts w:ascii="Times New Roman" w:hAnsi="Times New Roman" w:cs="Times New Roman"/>
          <w:lang w:val="en-US"/>
        </w:rPr>
        <w:t>, it</w:t>
      </w:r>
      <w:r w:rsidR="00F61137" w:rsidRPr="00C16A75">
        <w:rPr>
          <w:rFonts w:ascii="Times New Roman" w:hAnsi="Times New Roman" w:cs="Times New Roman"/>
          <w:lang w:val="en-US"/>
        </w:rPr>
        <w:t xml:space="preserve"> is assumed that all water in expired air </w:t>
      </w:r>
      <w:r w:rsidR="00D30A33" w:rsidRPr="00C16A75">
        <w:rPr>
          <w:rFonts w:ascii="Times New Roman" w:hAnsi="Times New Roman" w:cs="Times New Roman"/>
          <w:lang w:val="en-US"/>
        </w:rPr>
        <w:t>arises</w:t>
      </w:r>
      <w:r w:rsidR="00F61137" w:rsidRPr="00C16A75">
        <w:rPr>
          <w:rFonts w:ascii="Times New Roman" w:hAnsi="Times New Roman" w:cs="Times New Roman"/>
          <w:lang w:val="en-US"/>
        </w:rPr>
        <w:t xml:space="preserve"> from vaporization. However, there can be significant humidity </w:t>
      </w:r>
      <w:r w:rsidR="005B7A5B" w:rsidRPr="00C16A75">
        <w:rPr>
          <w:rFonts w:ascii="Times New Roman" w:hAnsi="Times New Roman" w:cs="Times New Roman"/>
          <w:lang w:val="en-US"/>
        </w:rPr>
        <w:t>in</w:t>
      </w:r>
      <w:r w:rsidR="00D30A33" w:rsidRPr="00C16A75">
        <w:rPr>
          <w:rFonts w:ascii="Times New Roman" w:hAnsi="Times New Roman" w:cs="Times New Roman"/>
          <w:lang w:val="en-US"/>
        </w:rPr>
        <w:t xml:space="preserve"> </w:t>
      </w:r>
      <w:r w:rsidR="00F61137" w:rsidRPr="00C16A75">
        <w:rPr>
          <w:rFonts w:ascii="Times New Roman" w:hAnsi="Times New Roman" w:cs="Times New Roman"/>
          <w:lang w:val="en-US"/>
        </w:rPr>
        <w:t xml:space="preserve">the inspired air. </w:t>
      </w:r>
      <w:r w:rsidR="00D23AE3" w:rsidRPr="00C16A75">
        <w:rPr>
          <w:rFonts w:ascii="Times New Roman" w:hAnsi="Times New Roman" w:cs="Times New Roman"/>
          <w:lang w:val="en-US"/>
        </w:rPr>
        <w:t>T</w:t>
      </w:r>
      <w:r w:rsidR="00F61137" w:rsidRPr="00C16A75">
        <w:rPr>
          <w:rFonts w:ascii="Times New Roman" w:hAnsi="Times New Roman" w:cs="Times New Roman"/>
          <w:lang w:val="en-US"/>
        </w:rPr>
        <w:t>he Physiomodel insert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this humidity to slow down the expiration of water in hot</w:t>
      </w:r>
      <w:r w:rsidR="00D30A33" w:rsidRPr="00C16A75">
        <w:rPr>
          <w:rFonts w:ascii="Times New Roman" w:hAnsi="Times New Roman" w:cs="Times New Roman"/>
          <w:lang w:val="en-US"/>
        </w:rPr>
        <w:t xml:space="preserve"> and</w:t>
      </w:r>
      <w:r w:rsidR="00F61137" w:rsidRPr="00C16A75">
        <w:rPr>
          <w:rFonts w:ascii="Times New Roman" w:hAnsi="Times New Roman" w:cs="Times New Roman"/>
          <w:lang w:val="en-US"/>
        </w:rPr>
        <w:t xml:space="preserve"> humid environment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w:t>
      </w:r>
    </w:p>
    <w:p w14:paraId="3BB94DDD" w14:textId="1468D02B"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D30A33"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differences </w:t>
      </w:r>
      <w:r w:rsidR="00D30A33" w:rsidRPr="00C16A75">
        <w:rPr>
          <w:rFonts w:ascii="Times New Roman" w:hAnsi="Times New Roman" w:cs="Times New Roman"/>
          <w:lang w:val="en-US"/>
        </w:rPr>
        <w:t xml:space="preserve">between </w:t>
      </w:r>
      <w:r w:rsidRPr="00C16A75">
        <w:rPr>
          <w:rFonts w:ascii="Times New Roman" w:hAnsi="Times New Roman" w:cs="Times New Roman"/>
          <w:lang w:val="en-US"/>
        </w:rPr>
        <w:t xml:space="preserve">the Physiomodel </w:t>
      </w:r>
      <w:r w:rsidR="00D30A33" w:rsidRPr="00C16A75">
        <w:rPr>
          <w:rFonts w:ascii="Times New Roman" w:hAnsi="Times New Roman" w:cs="Times New Roman"/>
          <w:lang w:val="en-US"/>
        </w:rPr>
        <w:t xml:space="preserve">and </w:t>
      </w:r>
      <w:r w:rsidRPr="00C16A75">
        <w:rPr>
          <w:rFonts w:ascii="Times New Roman" w:hAnsi="Times New Roman" w:cs="Times New Roman"/>
          <w:lang w:val="en-US"/>
        </w:rPr>
        <w:t xml:space="preserve">the HumMod 1.6 </w:t>
      </w:r>
      <w:r w:rsidR="00D30A33" w:rsidRPr="00C16A75">
        <w:rPr>
          <w:rFonts w:ascii="Times New Roman" w:hAnsi="Times New Roman" w:cs="Times New Roman"/>
          <w:lang w:val="en-US"/>
        </w:rPr>
        <w:t xml:space="preserve">concerns </w:t>
      </w:r>
      <w:r w:rsidRPr="00C16A75">
        <w:rPr>
          <w:rFonts w:ascii="Times New Roman" w:hAnsi="Times New Roman" w:cs="Times New Roman"/>
          <w:lang w:val="en-US"/>
        </w:rPr>
        <w:t xml:space="preserve">the behavior of tissue water in </w:t>
      </w:r>
      <w:r w:rsidR="00D30A33" w:rsidRPr="00C16A75">
        <w:rPr>
          <w:rFonts w:ascii="Times New Roman" w:hAnsi="Times New Roman" w:cs="Times New Roman"/>
          <w:lang w:val="en-US"/>
        </w:rPr>
        <w:t xml:space="preserve">an </w:t>
      </w:r>
      <w:r w:rsidRPr="00C16A75">
        <w:rPr>
          <w:rFonts w:ascii="Times New Roman" w:hAnsi="Times New Roman" w:cs="Times New Roman"/>
          <w:lang w:val="en-US"/>
        </w:rPr>
        <w:t>initial state and during steady state. For example</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lymph flow </w:t>
      </w:r>
      <w:r w:rsidR="00D30A33"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upper torso was too slow to deliver the same amount of water from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 xml:space="preserve">upper torso interstitial space </w:t>
      </w:r>
      <w:r w:rsidRPr="00C16A75">
        <w:rPr>
          <w:rFonts w:ascii="Times New Roman" w:hAnsi="Times New Roman" w:cs="Times New Roman"/>
          <w:lang w:val="en-US"/>
        </w:rPr>
        <w:lastRenderedPageBreak/>
        <w:t xml:space="preserve">as the amount of water crossing the </w:t>
      </w:r>
      <w:r w:rsidR="00D30A33" w:rsidRPr="00C16A75">
        <w:rPr>
          <w:rFonts w:ascii="Times New Roman" w:hAnsi="Times New Roman" w:cs="Times New Roman"/>
          <w:lang w:val="en-US"/>
        </w:rPr>
        <w:t xml:space="preserve">capillary </w:t>
      </w:r>
      <w:r w:rsidRPr="00C16A75">
        <w:rPr>
          <w:rFonts w:ascii="Times New Roman" w:hAnsi="Times New Roman" w:cs="Times New Roman"/>
          <w:lang w:val="en-US"/>
        </w:rPr>
        <w:t xml:space="preserve">membranes at the same time and in the same place. </w:t>
      </w:r>
      <w:r w:rsidR="00D30A33"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interstitial water of the upper torso slowly </w:t>
      </w:r>
      <w:r w:rsidR="00D30A33" w:rsidRPr="00C16A75">
        <w:rPr>
          <w:rFonts w:ascii="Times New Roman" w:hAnsi="Times New Roman" w:cs="Times New Roman"/>
          <w:lang w:val="en-US"/>
        </w:rPr>
        <w:t xml:space="preserve">increases </w:t>
      </w:r>
      <w:r w:rsidRPr="00C16A75">
        <w:rPr>
          <w:rFonts w:ascii="Times New Roman" w:hAnsi="Times New Roman" w:cs="Times New Roman"/>
          <w:lang w:val="en-US"/>
        </w:rPr>
        <w:t xml:space="preserve">from the </w:t>
      </w:r>
      <w:r w:rsidR="00D30A33" w:rsidRPr="00C16A75">
        <w:rPr>
          <w:rFonts w:ascii="Times New Roman" w:hAnsi="Times New Roman" w:cs="Times New Roman"/>
          <w:lang w:val="en-US"/>
        </w:rPr>
        <w:t xml:space="preserve">start </w:t>
      </w:r>
      <w:r w:rsidRPr="00C16A75">
        <w:rPr>
          <w:rFonts w:ascii="Times New Roman" w:hAnsi="Times New Roman" w:cs="Times New Roman"/>
          <w:lang w:val="en-US"/>
        </w:rPr>
        <w:t>of the simulation to</w:t>
      </w:r>
      <w:r w:rsidR="005B7A5B" w:rsidRPr="00C16A75">
        <w:rPr>
          <w:rFonts w:ascii="Times New Roman" w:hAnsi="Times New Roman" w:cs="Times New Roman"/>
          <w:lang w:val="en-US"/>
        </w:rPr>
        <w:t xml:space="preserve"> </w:t>
      </w:r>
      <w:r w:rsidRPr="00C16A75">
        <w:rPr>
          <w:rFonts w:ascii="Times New Roman" w:hAnsi="Times New Roman" w:cs="Times New Roman"/>
          <w:lang w:val="en-US"/>
        </w:rPr>
        <w:t xml:space="preserve">pathophysiological values. To prevent this instability </w:t>
      </w:r>
      <w:r w:rsidR="00D30A33" w:rsidRPr="00C16A75">
        <w:rPr>
          <w:rFonts w:ascii="Times New Roman" w:hAnsi="Times New Roman" w:cs="Times New Roman"/>
          <w:lang w:val="en-US"/>
        </w:rPr>
        <w:t xml:space="preserve">in </w:t>
      </w:r>
      <w:r w:rsidRPr="00C16A75">
        <w:rPr>
          <w:rFonts w:ascii="Times New Roman" w:hAnsi="Times New Roman" w:cs="Times New Roman"/>
          <w:lang w:val="en-US"/>
        </w:rPr>
        <w:t>the model</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we recalculate</w:t>
      </w:r>
      <w:r w:rsidR="00D30A33" w:rsidRPr="00C16A75">
        <w:rPr>
          <w:rFonts w:ascii="Times New Roman" w:hAnsi="Times New Roman" w:cs="Times New Roman"/>
          <w:lang w:val="en-US"/>
        </w:rPr>
        <w:t>d</w:t>
      </w:r>
      <w:r w:rsidRPr="00C16A75">
        <w:rPr>
          <w:rFonts w:ascii="Times New Roman" w:hAnsi="Times New Roman" w:cs="Times New Roman"/>
          <w:lang w:val="en-US"/>
        </w:rPr>
        <w:t xml:space="preserve"> the permeability coefficient of the upper capillaries</w:t>
      </w:r>
      <w:r w:rsidR="00D30A33"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meet the steady state of these flows. As a result</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there are initial steady state</w:t>
      </w:r>
      <w:r w:rsidR="00D30A33" w:rsidRPr="00C16A75">
        <w:rPr>
          <w:rFonts w:ascii="Times New Roman" w:hAnsi="Times New Roman" w:cs="Times New Roman"/>
          <w:lang w:val="en-US"/>
        </w:rPr>
        <w:t>s</w:t>
      </w:r>
      <w:r w:rsidRPr="00C16A75">
        <w:rPr>
          <w:rFonts w:ascii="Times New Roman" w:hAnsi="Times New Roman" w:cs="Times New Roman"/>
          <w:lang w:val="en-US"/>
        </w:rPr>
        <w:t xml:space="preserve"> of interstitial water in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B02618" w:rsidRPr="00C16A75">
        <w:rPr>
          <w:rFonts w:ascii="Times New Roman" w:hAnsi="Times New Roman" w:cs="Times New Roman"/>
          <w:lang w:val="en-US"/>
        </w:rPr>
        <w:t xml:space="preserve"> </w:t>
      </w:r>
    </w:p>
    <w:p w14:paraId="4EECF7B8" w14:textId="77777777" w:rsidR="003362FC" w:rsidRPr="00C16A75" w:rsidRDefault="003362FC" w:rsidP="004F0385">
      <w:pPr>
        <w:pStyle w:val="Nadpis2"/>
        <w:rPr>
          <w:rStyle w:val="Znaknadpisu1"/>
          <w:rFonts w:ascii="Times New Roman" w:hAnsi="Times New Roman" w:cs="Times New Roman"/>
          <w:sz w:val="28"/>
        </w:rPr>
      </w:pPr>
      <w:bookmarkStart w:id="253" w:name="_Toc409289305"/>
      <w:bookmarkStart w:id="254" w:name="_Ref412813307"/>
      <w:bookmarkStart w:id="255" w:name="_Ref412813310"/>
      <w:bookmarkStart w:id="256" w:name="_Toc420288834"/>
      <w:bookmarkStart w:id="257" w:name="_Toc421792685"/>
      <w:r w:rsidRPr="00C16A75">
        <w:rPr>
          <w:rStyle w:val="Znaknadpisu1"/>
          <w:rFonts w:ascii="Times New Roman" w:hAnsi="Times New Roman" w:cs="Times New Roman"/>
          <w:sz w:val="28"/>
        </w:rPr>
        <w:t>Hormones</w:t>
      </w:r>
      <w:bookmarkEnd w:id="253"/>
      <w:bookmarkEnd w:id="254"/>
      <w:bookmarkEnd w:id="255"/>
      <w:bookmarkEnd w:id="256"/>
      <w:bookmarkEnd w:id="257"/>
    </w:p>
    <w:p w14:paraId="73E81EEA" w14:textId="77777777" w:rsidR="00752A9E" w:rsidRPr="00C16A75" w:rsidRDefault="001F6B45" w:rsidP="0040704F">
      <w:pPr>
        <w:pStyle w:val="Nadpis3"/>
        <w:jc w:val="both"/>
        <w:rPr>
          <w:rFonts w:ascii="Times New Roman" w:hAnsi="Times New Roman" w:cs="Times New Roman"/>
          <w:lang w:val="en-US"/>
        </w:rPr>
      </w:pPr>
      <w:bookmarkStart w:id="258" w:name="_Toc409289307"/>
      <w:r w:rsidRPr="00C16A75">
        <w:rPr>
          <w:rFonts w:ascii="Times New Roman" w:hAnsi="Times New Roman" w:cs="Times New Roman"/>
          <w:lang w:val="en-US"/>
        </w:rPr>
        <w:t xml:space="preserve">Anti-Diuretic Hormone (ADH, </w:t>
      </w:r>
      <w:r w:rsidR="00752A9E" w:rsidRPr="00C16A75">
        <w:rPr>
          <w:rFonts w:ascii="Times New Roman" w:hAnsi="Times New Roman" w:cs="Times New Roman"/>
          <w:lang w:val="en-US"/>
        </w:rPr>
        <w:t>Vasopressin</w:t>
      </w:r>
      <w:bookmarkEnd w:id="258"/>
      <w:r w:rsidRPr="00C16A75">
        <w:rPr>
          <w:rFonts w:ascii="Times New Roman" w:hAnsi="Times New Roman" w:cs="Times New Roman"/>
          <w:lang w:val="en-US"/>
        </w:rPr>
        <w:t>)</w:t>
      </w:r>
      <w:r w:rsidR="00752A9E" w:rsidRPr="00C16A75">
        <w:rPr>
          <w:rFonts w:ascii="Times New Roman" w:hAnsi="Times New Roman" w:cs="Times New Roman"/>
          <w:lang w:val="en-US"/>
        </w:rPr>
        <w:t xml:space="preserve"> </w:t>
      </w:r>
    </w:p>
    <w:p w14:paraId="2AF6E561" w14:textId="7E5780DE" w:rsidR="003362FC" w:rsidRDefault="003362FC" w:rsidP="0040704F">
      <w:pPr>
        <w:jc w:val="both"/>
        <w:rPr>
          <w:rFonts w:ascii="Times New Roman" w:hAnsi="Times New Roman" w:cs="Times New Roman"/>
          <w:lang w:val="en-US"/>
        </w:rPr>
      </w:pPr>
      <w:r w:rsidRPr="00C16A75">
        <w:rPr>
          <w:rFonts w:ascii="Times New Roman" w:hAnsi="Times New Roman" w:cs="Times New Roman"/>
          <w:lang w:val="en-US"/>
        </w:rPr>
        <w:t>Arginine vasopressin</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known as</w:t>
      </w:r>
      <w:r w:rsidR="00D347F0" w:rsidRPr="00C16A75">
        <w:rPr>
          <w:rFonts w:ascii="Times New Roman" w:hAnsi="Times New Roman" w:cs="Times New Roman"/>
          <w:lang w:val="en-US"/>
        </w:rPr>
        <w:t xml:space="preserve"> an</w:t>
      </w:r>
      <w:r w:rsidRPr="00C16A75">
        <w:rPr>
          <w:rFonts w:ascii="Times New Roman" w:hAnsi="Times New Roman" w:cs="Times New Roman"/>
          <w:lang w:val="en-US"/>
        </w:rPr>
        <w:t xml:space="preserve"> antidiuretic hormone (ADH)</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has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molecular weight of 1084 Dalton. ADH as a hypothalamic neurohormone is synthesized in the cell bodies of magnocellular neurons of paraventricular and supraoptic nucleui and </w:t>
      </w:r>
      <w:r w:rsidR="007C1AF8" w:rsidRPr="00C16A75">
        <w:rPr>
          <w:rFonts w:ascii="Times New Roman" w:hAnsi="Times New Roman" w:cs="Times New Roman"/>
          <w:lang w:val="en-US"/>
        </w:rPr>
        <w:t>is</w:t>
      </w:r>
      <w:r w:rsidRPr="00C16A75">
        <w:rPr>
          <w:rFonts w:ascii="Times New Roman" w:hAnsi="Times New Roman" w:cs="Times New Roman"/>
          <w:lang w:val="en-US"/>
        </w:rPr>
        <w:t xml:space="preserve"> intracellular</w:t>
      </w:r>
      <w:r w:rsidR="007C1AF8" w:rsidRPr="00C16A75">
        <w:rPr>
          <w:rFonts w:ascii="Times New Roman" w:hAnsi="Times New Roman" w:cs="Times New Roman"/>
          <w:lang w:val="en-US"/>
        </w:rPr>
        <w:t>l</w:t>
      </w:r>
      <w:r w:rsidRPr="00C16A75">
        <w:rPr>
          <w:rFonts w:ascii="Times New Roman" w:hAnsi="Times New Roman" w:cs="Times New Roman"/>
          <w:lang w:val="en-US"/>
        </w:rPr>
        <w:t xml:space="preserve">y transported to the lower side of these neurons in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posterior pituitary. </w:t>
      </w:r>
    </w:p>
    <w:p w14:paraId="090BB70B" w14:textId="77777777" w:rsidR="00401092" w:rsidRDefault="00401092" w:rsidP="00401092">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819520" behindDoc="1" locked="0" layoutInCell="1" allowOverlap="1" wp14:anchorId="6370AB82" wp14:editId="402B16A7">
            <wp:simplePos x="0" y="0"/>
            <wp:positionH relativeFrom="column">
              <wp:posOffset>-862330</wp:posOffset>
            </wp:positionH>
            <wp:positionV relativeFrom="paragraph">
              <wp:posOffset>2540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1EAAA218" wp14:editId="13192765">
            <wp:extent cx="5334000" cy="3962400"/>
            <wp:effectExtent l="0" t="0" r="0" b="0"/>
            <wp:docPr id="87" name="Obrázek 87" descr="D17_A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D17_ADH"/>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2179E5DB" w14:textId="77777777" w:rsidR="00401092" w:rsidRPr="00C16A75" w:rsidRDefault="00401092" w:rsidP="00401092">
      <w:pPr>
        <w:jc w:val="both"/>
        <w:rPr>
          <w:rFonts w:ascii="Times New Roman" w:hAnsi="Times New Roman" w:cs="Times New Roman"/>
          <w:lang w:val="en-US"/>
        </w:rPr>
      </w:pPr>
      <w:bookmarkStart w:id="259" w:name="_Ref409966560"/>
    </w:p>
    <w:p w14:paraId="5C73D9A0" w14:textId="77777777" w:rsidR="00401092" w:rsidRPr="00C16A75" w:rsidRDefault="00401092" w:rsidP="00401092">
      <w:pPr>
        <w:pStyle w:val="Titulek"/>
        <w:jc w:val="both"/>
        <w:rPr>
          <w:rFonts w:ascii="Times New Roman" w:hAnsi="Times New Roman" w:cs="Times New Roman"/>
          <w:lang w:val="en-US"/>
        </w:rPr>
      </w:pPr>
      <w:bookmarkStart w:id="260" w:name="_Ref42154826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Pr>
          <w:rFonts w:ascii="Times New Roman" w:hAnsi="Times New Roman" w:cs="Times New Roman"/>
          <w:noProof/>
          <w:lang w:val="en-US"/>
        </w:rPr>
        <w:t>17</w:t>
      </w:r>
      <w:r w:rsidRPr="00C16A75">
        <w:rPr>
          <w:rFonts w:ascii="Times New Roman" w:hAnsi="Times New Roman" w:cs="Times New Roman"/>
          <w:lang w:val="en-US"/>
        </w:rPr>
        <w:fldChar w:fldCharType="end"/>
      </w:r>
      <w:bookmarkEnd w:id="260"/>
      <w:r w:rsidRPr="00C16A75">
        <w:rPr>
          <w:rFonts w:ascii="Times New Roman" w:hAnsi="Times New Roman" w:cs="Times New Roman"/>
          <w:lang w:val="en-US"/>
        </w:rPr>
        <w:t>: Vasopressin</w:t>
      </w:r>
    </w:p>
    <w:bookmarkEnd w:id="259"/>
    <w:p w14:paraId="6015F22A" w14:textId="4AD1A84F"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The model (</w:t>
      </w:r>
      <w:r w:rsidR="007C5C8B" w:rsidRPr="00C16A75">
        <w:rPr>
          <w:rFonts w:ascii="Times New Roman" w:hAnsi="Times New Roman" w:cs="Times New Roman"/>
          <w:lang w:val="en-US"/>
        </w:rPr>
        <w:fldChar w:fldCharType="begin"/>
      </w:r>
      <w:r w:rsidR="007C5C8B" w:rsidRPr="00C16A75">
        <w:rPr>
          <w:rFonts w:ascii="Times New Roman" w:hAnsi="Times New Roman" w:cs="Times New Roman"/>
          <w:lang w:val="en-US"/>
        </w:rPr>
        <w:instrText xml:space="preserve"> REF _Ref421548264 \h </w:instrText>
      </w:r>
      <w:r w:rsidR="00A761F2" w:rsidRPr="00C16A75">
        <w:rPr>
          <w:rFonts w:ascii="Times New Roman" w:hAnsi="Times New Roman" w:cs="Times New Roman"/>
          <w:lang w:val="en-US"/>
        </w:rPr>
        <w:instrText xml:space="preserve"> \* MERGEFORMAT </w:instrText>
      </w:r>
      <w:r w:rsidR="007C5C8B" w:rsidRPr="00C16A75">
        <w:rPr>
          <w:rFonts w:ascii="Times New Roman" w:hAnsi="Times New Roman" w:cs="Times New Roman"/>
          <w:lang w:val="en-US"/>
        </w:rPr>
      </w:r>
      <w:r w:rsidR="007C5C8B"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noProof/>
          <w:lang w:val="en-US"/>
        </w:rPr>
        <w:t>17</w:t>
      </w:r>
      <w:r w:rsidR="007C5C8B" w:rsidRPr="00C16A75">
        <w:rPr>
          <w:rFonts w:ascii="Times New Roman" w:hAnsi="Times New Roman" w:cs="Times New Roman"/>
          <w:lang w:val="en-US"/>
        </w:rPr>
        <w:fldChar w:fldCharType="end"/>
      </w:r>
      <w:r w:rsidRPr="00C16A75">
        <w:rPr>
          <w:rFonts w:ascii="Times New Roman" w:hAnsi="Times New Roman" w:cs="Times New Roman"/>
          <w:lang w:val="en-US"/>
        </w:rPr>
        <w:t xml:space="preserve">) accumulates </w:t>
      </w:r>
      <w:r w:rsidR="00D347F0" w:rsidRPr="00C16A75">
        <w:rPr>
          <w:rFonts w:ascii="Times New Roman" w:hAnsi="Times New Roman" w:cs="Times New Roman"/>
          <w:lang w:val="en-US"/>
        </w:rPr>
        <w:t xml:space="preserve">an </w:t>
      </w:r>
      <w:r w:rsidRPr="00C16A75">
        <w:rPr>
          <w:rFonts w:ascii="Times New Roman" w:hAnsi="Times New Roman" w:cs="Times New Roman"/>
          <w:lang w:val="en-US"/>
        </w:rPr>
        <w:t xml:space="preserve">amount of this hormone in four </w:t>
      </w:r>
      <w:r w:rsidR="00D347F0" w:rsidRPr="00C16A75">
        <w:rPr>
          <w:rFonts w:ascii="Times New Roman" w:hAnsi="Times New Roman" w:cs="Times New Roman"/>
          <w:lang w:val="en-US"/>
        </w:rPr>
        <w:t>areas</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in the cell bodies of magnocellular neurons (Slow Mass), from where</w:t>
      </w:r>
      <w:r w:rsidR="00D347F0" w:rsidRPr="00C16A75">
        <w:rPr>
          <w:rFonts w:ascii="Times New Roman" w:hAnsi="Times New Roman" w:cs="Times New Roman"/>
          <w:lang w:val="en-US"/>
        </w:rPr>
        <w:t xml:space="preserve"> it</w:t>
      </w:r>
      <w:r w:rsidRPr="00C16A75">
        <w:rPr>
          <w:rFonts w:ascii="Times New Roman" w:hAnsi="Times New Roman" w:cs="Times New Roman"/>
          <w:lang w:val="en-US"/>
        </w:rPr>
        <w:t xml:space="preserve"> need</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to be transported to the posterior pituitary part of the cells; in the posterior pituitary side of neurons (Fast Mass), where ADH is prepared for secretion into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in the </w:t>
      </w:r>
      <w:r w:rsidR="00D347F0" w:rsidRPr="00C16A75">
        <w:rPr>
          <w:rFonts w:ascii="Times New Roman" w:hAnsi="Times New Roman" w:cs="Times New Roman"/>
          <w:lang w:val="en-US"/>
        </w:rPr>
        <w:t xml:space="preserve">entire </w:t>
      </w:r>
      <w:r w:rsidRPr="00C16A75">
        <w:rPr>
          <w:rFonts w:ascii="Times New Roman" w:hAnsi="Times New Roman" w:cs="Times New Roman"/>
          <w:lang w:val="en-US"/>
        </w:rPr>
        <w:t>body</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extracellular fluid (ECF); in the kidney tissue, where it plays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role in water </w:t>
      </w:r>
      <w:r w:rsidR="001C1D74" w:rsidRPr="00C16A75">
        <w:rPr>
          <w:rFonts w:ascii="Times New Roman" w:hAnsi="Times New Roman" w:cs="Times New Roman"/>
          <w:lang w:val="en-US"/>
        </w:rPr>
        <w:t>reabsorption</w:t>
      </w:r>
      <w:r w:rsidRPr="00C16A75">
        <w:rPr>
          <w:rFonts w:ascii="Times New Roman" w:hAnsi="Times New Roman" w:cs="Times New Roman"/>
          <w:lang w:val="en-US"/>
        </w:rPr>
        <w:t xml:space="preserve">. The normal </w:t>
      </w:r>
      <w:r w:rsidR="009E4FC0" w:rsidRPr="00C16A75">
        <w:rPr>
          <w:rFonts w:ascii="Times New Roman" w:hAnsi="Times New Roman" w:cs="Times New Roman"/>
          <w:lang w:val="en-US"/>
        </w:rPr>
        <w:t xml:space="preserve">long-time </w:t>
      </w:r>
      <w:r w:rsidRPr="00C16A75">
        <w:rPr>
          <w:rFonts w:ascii="Times New Roman" w:hAnsi="Times New Roman" w:cs="Times New Roman"/>
          <w:lang w:val="en-US"/>
        </w:rPr>
        <w:t>amounts of ADH in these compartments are listed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_Ref421679855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IX</w:t>
      </w:r>
      <w:r w:rsidR="000A35BD" w:rsidRPr="00C16A75">
        <w:rPr>
          <w:rFonts w:ascii="Times New Roman" w:hAnsi="Times New Roman" w:cs="Times New Roman"/>
          <w:lang w:val="en-US"/>
        </w:rPr>
        <w:fldChar w:fldCharType="end"/>
      </w:r>
      <w:r w:rsidR="00D347F0" w:rsidRPr="00C16A75">
        <w:rPr>
          <w:rFonts w:ascii="Times New Roman" w:hAnsi="Times New Roman" w:cs="Times New Roman"/>
          <w:lang w:val="en-US"/>
        </w:rPr>
        <w:t>; however,</w:t>
      </w:r>
      <w:r w:rsidR="00020B0E" w:rsidRPr="00C16A75">
        <w:rPr>
          <w:rFonts w:ascii="Times New Roman" w:hAnsi="Times New Roman" w:cs="Times New Roman"/>
          <w:lang w:val="en-US"/>
        </w:rPr>
        <w:t xml:space="preserve"> </w:t>
      </w:r>
      <w:r w:rsidR="009E4FC0" w:rsidRPr="00C16A75">
        <w:rPr>
          <w:rFonts w:ascii="Times New Roman" w:hAnsi="Times New Roman" w:cs="Times New Roman"/>
          <w:lang w:val="en-US"/>
        </w:rPr>
        <w:t>during</w:t>
      </w:r>
      <w:r w:rsidR="00020B0E" w:rsidRPr="00C16A75">
        <w:rPr>
          <w:rFonts w:ascii="Times New Roman" w:hAnsi="Times New Roman" w:cs="Times New Roman"/>
          <w:lang w:val="en-US"/>
        </w:rPr>
        <w:t xml:space="preserve"> regulation</w:t>
      </w:r>
      <w:r w:rsidR="00D347F0" w:rsidRPr="00C16A75">
        <w:rPr>
          <w:rFonts w:ascii="Times New Roman" w:hAnsi="Times New Roman" w:cs="Times New Roman"/>
          <w:lang w:val="en-US"/>
        </w:rPr>
        <w:t>,</w:t>
      </w:r>
      <w:r w:rsidR="00020B0E" w:rsidRPr="00C16A75">
        <w:rPr>
          <w:rFonts w:ascii="Times New Roman" w:hAnsi="Times New Roman" w:cs="Times New Roman"/>
          <w:lang w:val="en-US"/>
        </w:rPr>
        <w:t xml:space="preserve"> the</w:t>
      </w:r>
      <w:r w:rsidR="00D347F0" w:rsidRPr="00C16A75">
        <w:rPr>
          <w:rFonts w:ascii="Times New Roman" w:hAnsi="Times New Roman" w:cs="Times New Roman"/>
          <w:lang w:val="en-US"/>
        </w:rPr>
        <w:t>ir</w:t>
      </w:r>
      <w:r w:rsidR="00020B0E" w:rsidRPr="00C16A75">
        <w:rPr>
          <w:rFonts w:ascii="Times New Roman" w:hAnsi="Times New Roman" w:cs="Times New Roman"/>
          <w:lang w:val="en-US"/>
        </w:rPr>
        <w:t xml:space="preserve"> concentration can be increased </w:t>
      </w:r>
      <w:r w:rsidR="00D347F0" w:rsidRPr="00C16A75">
        <w:rPr>
          <w:rFonts w:ascii="Times New Roman" w:hAnsi="Times New Roman" w:cs="Times New Roman"/>
          <w:lang w:val="en-US"/>
        </w:rPr>
        <w:t>a</w:t>
      </w:r>
      <w:r w:rsidR="00020B0E" w:rsidRPr="00C16A75">
        <w:rPr>
          <w:rFonts w:ascii="Times New Roman" w:hAnsi="Times New Roman" w:cs="Times New Roman"/>
          <w:lang w:val="en-US"/>
        </w:rPr>
        <w:t xml:space="preserve"> </w:t>
      </w:r>
      <w:r w:rsidR="000E417F" w:rsidRPr="00C16A75">
        <w:rPr>
          <w:rFonts w:ascii="Times New Roman" w:hAnsi="Times New Roman" w:cs="Times New Roman"/>
          <w:lang w:val="en-US"/>
        </w:rPr>
        <w:t>hundred</w:t>
      </w:r>
      <w:r w:rsidR="00D347F0" w:rsidRPr="00C16A75">
        <w:rPr>
          <w:rFonts w:ascii="Times New Roman" w:hAnsi="Times New Roman" w:cs="Times New Roman"/>
          <w:lang w:val="en-US"/>
        </w:rPr>
        <w:t>-</w:t>
      </w:r>
      <w:r w:rsidR="000E417F" w:rsidRPr="00C16A75">
        <w:rPr>
          <w:rFonts w:ascii="Times New Roman" w:hAnsi="Times New Roman" w:cs="Times New Roman"/>
          <w:lang w:val="en-US"/>
        </w:rPr>
        <w:t xml:space="preserve"> or </w:t>
      </w:r>
      <w:r w:rsidR="00020B0E" w:rsidRPr="00C16A75">
        <w:rPr>
          <w:rFonts w:ascii="Times New Roman" w:hAnsi="Times New Roman" w:cs="Times New Roman"/>
          <w:lang w:val="en-US"/>
        </w:rPr>
        <w:t>thousand</w:t>
      </w:r>
      <w:r w:rsidR="00D347F0" w:rsidRPr="00C16A75">
        <w:rPr>
          <w:rFonts w:ascii="Times New Roman" w:hAnsi="Times New Roman" w:cs="Times New Roman"/>
          <w:lang w:val="en-US"/>
        </w:rPr>
        <w:t xml:space="preserve">-fold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normal </w:t>
      </w:r>
      <w:r w:rsidR="00020B0E" w:rsidRPr="00C16A75">
        <w:rPr>
          <w:rFonts w:ascii="Times New Roman" w:hAnsi="Times New Roman" w:cs="Times New Roman"/>
          <w:lang w:val="en-US"/>
        </w:rPr>
        <w:t xml:space="preserve">long-term </w:t>
      </w:r>
      <w:r w:rsidRPr="00C16A75">
        <w:rPr>
          <w:rFonts w:ascii="Times New Roman" w:hAnsi="Times New Roman" w:cs="Times New Roman"/>
          <w:lang w:val="en-US"/>
        </w:rPr>
        <w:t xml:space="preserve">mean rate of synthesis, secretion and degradation </w:t>
      </w:r>
      <w:r w:rsidR="0003631F" w:rsidRPr="00C16A75">
        <w:rPr>
          <w:rFonts w:ascii="Times New Roman" w:hAnsi="Times New Roman" w:cs="Times New Roman"/>
          <w:lang w:val="en-US"/>
        </w:rPr>
        <w:t xml:space="preserve">should be the same at </w:t>
      </w:r>
      <w:r w:rsidR="0003631F" w:rsidRPr="00C16A75">
        <w:rPr>
          <w:rFonts w:ascii="Times New Roman" w:hAnsi="Times New Roman" w:cs="Times New Roman"/>
          <w:lang w:val="en-US"/>
        </w:rPr>
        <w:lastRenderedPageBreak/>
        <w:t>steady</w:t>
      </w:r>
      <w:r w:rsidR="00D347F0" w:rsidRPr="00C16A75">
        <w:rPr>
          <w:rFonts w:ascii="Times New Roman" w:hAnsi="Times New Roman" w:cs="Times New Roman"/>
          <w:lang w:val="en-US"/>
        </w:rPr>
        <w:t xml:space="preserve"> </w:t>
      </w:r>
      <w:r w:rsidR="0003631F" w:rsidRPr="00C16A75">
        <w:rPr>
          <w:rFonts w:ascii="Times New Roman" w:hAnsi="Times New Roman" w:cs="Times New Roman"/>
          <w:lang w:val="en-US"/>
        </w:rPr>
        <w:t>state.</w:t>
      </w:r>
      <w:r w:rsidRPr="00C16A75">
        <w:rPr>
          <w:rFonts w:ascii="Times New Roman" w:hAnsi="Times New Roman" w:cs="Times New Roman"/>
          <w:lang w:val="en-US"/>
        </w:rPr>
        <w:t xml:space="preserve"> </w:t>
      </w:r>
      <w:r w:rsidR="00D347F0"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secretion </w:t>
      </w:r>
      <w:r w:rsidR="00D347F0" w:rsidRPr="00C16A75">
        <w:rPr>
          <w:rFonts w:ascii="Times New Roman" w:hAnsi="Times New Roman" w:cs="Times New Roman"/>
          <w:lang w:val="en-US"/>
        </w:rPr>
        <w:t xml:space="preserve">in the form of </w:t>
      </w:r>
      <w:r w:rsidR="00020B0E" w:rsidRPr="00C16A75">
        <w:rPr>
          <w:rFonts w:ascii="Times New Roman" w:hAnsi="Times New Roman" w:cs="Times New Roman"/>
          <w:lang w:val="en-US"/>
        </w:rPr>
        <w:t xml:space="preserve">a short-time process can </w:t>
      </w:r>
      <w:r w:rsidR="00D347F0" w:rsidRPr="00C16A75">
        <w:rPr>
          <w:rFonts w:ascii="Times New Roman" w:hAnsi="Times New Roman" w:cs="Times New Roman"/>
          <w:lang w:val="en-US"/>
        </w:rPr>
        <w:t xml:space="preserve">achieve </w:t>
      </w:r>
      <w:r w:rsidR="00020B0E" w:rsidRPr="00C16A75">
        <w:rPr>
          <w:rFonts w:ascii="Times New Roman" w:hAnsi="Times New Roman" w:cs="Times New Roman"/>
          <w:lang w:val="en-US"/>
        </w:rPr>
        <w:t xml:space="preserve">much </w:t>
      </w:r>
      <w:r w:rsidR="00E93CA7" w:rsidRPr="00C16A75">
        <w:rPr>
          <w:rFonts w:ascii="Times New Roman" w:hAnsi="Times New Roman" w:cs="Times New Roman"/>
          <w:lang w:val="en-US"/>
        </w:rPr>
        <w:t xml:space="preserve">larger </w:t>
      </w:r>
      <w:r w:rsidR="009E4FC0" w:rsidRPr="00C16A75">
        <w:rPr>
          <w:rFonts w:ascii="Times New Roman" w:hAnsi="Times New Roman" w:cs="Times New Roman"/>
          <w:lang w:val="en-US"/>
        </w:rPr>
        <w:t xml:space="preserve">changes. The effect of various changes and concentrations </w:t>
      </w:r>
      <w:r w:rsidR="00E93CA7" w:rsidRPr="00C16A75">
        <w:rPr>
          <w:rFonts w:ascii="Times New Roman" w:hAnsi="Times New Roman" w:cs="Times New Roman"/>
          <w:lang w:val="en-US"/>
        </w:rPr>
        <w:t xml:space="preserve">has been </w:t>
      </w:r>
      <w:r w:rsidR="009E4FC0" w:rsidRPr="00C16A75">
        <w:rPr>
          <w:rFonts w:ascii="Times New Roman" w:hAnsi="Times New Roman" w:cs="Times New Roman"/>
          <w:lang w:val="en-US"/>
        </w:rPr>
        <w:t xml:space="preserve">demonstrated in dosage experiments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r w:rsidR="009E4FC0" w:rsidRPr="00C16A75">
        <w:rPr>
          <w:rFonts w:ascii="Times New Roman" w:hAnsi="Times New Roman" w:cs="Times New Roman"/>
          <w:lang w:val="en-US"/>
        </w:rPr>
        <w:t xml:space="preserve"> </w:t>
      </w:r>
      <w:r w:rsidR="00E93CA7" w:rsidRPr="00C16A75">
        <w:rPr>
          <w:rFonts w:ascii="Times New Roman" w:hAnsi="Times New Roman" w:cs="Times New Roman"/>
          <w:lang w:val="en-US"/>
        </w:rPr>
        <w:t>I</w:t>
      </w:r>
      <w:r w:rsidR="009E4FC0" w:rsidRPr="00C16A75">
        <w:rPr>
          <w:rFonts w:ascii="Times New Roman" w:hAnsi="Times New Roman" w:cs="Times New Roman"/>
          <w:lang w:val="en-US"/>
        </w:rPr>
        <w:t>nternal secretion is determined by osmoreceptors and pituitary activity.</w:t>
      </w:r>
      <w:r w:rsidRPr="00C16A75">
        <w:rPr>
          <w:rFonts w:ascii="Times New Roman" w:hAnsi="Times New Roman" w:cs="Times New Roman"/>
          <w:lang w:val="en-US"/>
        </w:rPr>
        <w:t xml:space="preserve"> Osmoreceptors are the cells in</w:t>
      </w:r>
      <w:r w:rsidR="00E93CA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anterior hypothalamus near the supraoptic nuclei. When the osmolarity increase</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the osmoreceptors shrink and send a neural signal to release ADH</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(Young, et al., 1977)</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Another </w:t>
      </w:r>
      <w:r w:rsidRPr="00C16A75">
        <w:rPr>
          <w:rFonts w:ascii="Times New Roman" w:hAnsi="Times New Roman" w:cs="Times New Roman"/>
          <w:lang w:val="en-US"/>
        </w:rPr>
        <w:t xml:space="preserve">possibility </w:t>
      </w:r>
      <w:r w:rsidR="00E93CA7" w:rsidRPr="00C16A75">
        <w:rPr>
          <w:rFonts w:ascii="Times New Roman" w:hAnsi="Times New Roman" w:cs="Times New Roman"/>
          <w:lang w:val="en-US"/>
        </w:rPr>
        <w:t xml:space="preserve">for regulating </w:t>
      </w:r>
      <w:r w:rsidRPr="00C16A75">
        <w:rPr>
          <w:rFonts w:ascii="Times New Roman" w:hAnsi="Times New Roman" w:cs="Times New Roman"/>
          <w:lang w:val="en-US"/>
        </w:rPr>
        <w:t xml:space="preserve">ADH secretion is </w:t>
      </w:r>
      <w:r w:rsidR="00E93CA7" w:rsidRPr="00C16A75">
        <w:rPr>
          <w:rFonts w:ascii="Times New Roman" w:hAnsi="Times New Roman" w:cs="Times New Roman"/>
          <w:lang w:val="en-US"/>
        </w:rPr>
        <w:t xml:space="preserve">through </w:t>
      </w:r>
      <w:r w:rsidRPr="00C16A75">
        <w:rPr>
          <w:rFonts w:ascii="Times New Roman" w:hAnsi="Times New Roman" w:cs="Times New Roman"/>
          <w:lang w:val="en-US"/>
        </w:rPr>
        <w:t>cardiovascular centrum reflexes</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(Erwald and Wiechel, 1978)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44F81949" w14:textId="7493E011" w:rsidR="003362FC" w:rsidRPr="00C16A75" w:rsidRDefault="003362FC" w:rsidP="0040704F">
      <w:pPr>
        <w:pStyle w:val="Titulek"/>
        <w:keepNext/>
        <w:jc w:val="both"/>
        <w:rPr>
          <w:rFonts w:ascii="Times New Roman" w:hAnsi="Times New Roman" w:cs="Times New Roman"/>
          <w:lang w:val="en-US"/>
        </w:rPr>
      </w:pPr>
      <w:bookmarkStart w:id="261" w:name="_Ref409966683"/>
      <w:bookmarkStart w:id="262" w:name="_Ref421679855"/>
      <w:bookmarkStart w:id="263" w:name="_Toc421679622"/>
      <w:r w:rsidRPr="00C16A75">
        <w:rPr>
          <w:rFonts w:ascii="Times New Roman" w:hAnsi="Times New Roman" w:cs="Times New Roman"/>
          <w:lang w:val="en-US"/>
        </w:rPr>
        <w:t xml:space="preserve">Table </w:t>
      </w:r>
      <w:bookmarkEnd w:id="261"/>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B5903">
        <w:rPr>
          <w:rFonts w:ascii="Times New Roman" w:hAnsi="Times New Roman" w:cs="Times New Roman"/>
          <w:noProof/>
          <w:lang w:val="en-US"/>
        </w:rPr>
        <w:t>IX</w:t>
      </w:r>
      <w:r w:rsidR="00CA641B" w:rsidRPr="00C16A75">
        <w:rPr>
          <w:rFonts w:ascii="Times New Roman" w:hAnsi="Times New Roman" w:cs="Times New Roman"/>
          <w:lang w:val="en-US"/>
        </w:rPr>
        <w:fldChar w:fldCharType="end"/>
      </w:r>
      <w:bookmarkEnd w:id="262"/>
      <w:r w:rsidR="00E93CA7" w:rsidRPr="00C16A75">
        <w:rPr>
          <w:rFonts w:ascii="Times New Roman" w:hAnsi="Times New Roman" w:cs="Times New Roman"/>
          <w:lang w:val="en-US"/>
        </w:rPr>
        <w:t>:</w:t>
      </w:r>
      <w:r w:rsidR="00CF0A49" w:rsidRPr="00C16A75">
        <w:rPr>
          <w:rFonts w:ascii="Times New Roman" w:hAnsi="Times New Roman" w:cs="Times New Roman"/>
          <w:lang w:val="en-US"/>
        </w:rPr>
        <w:t xml:space="preserve"> </w:t>
      </w:r>
      <w:r w:rsidR="0003631F" w:rsidRPr="00C16A75">
        <w:rPr>
          <w:rFonts w:ascii="Times New Roman" w:hAnsi="Times New Roman" w:cs="Times New Roman"/>
          <w:lang w:val="en-US"/>
        </w:rPr>
        <w:t>Selected l</w:t>
      </w:r>
      <w:r w:rsidR="001C1D74" w:rsidRPr="00C16A75">
        <w:rPr>
          <w:rFonts w:ascii="Times New Roman" w:hAnsi="Times New Roman" w:cs="Times New Roman"/>
          <w:lang w:val="en-US"/>
        </w:rPr>
        <w:t>ong-term steady state a</w:t>
      </w:r>
      <w:r w:rsidR="00CF0A49" w:rsidRPr="00C16A75">
        <w:rPr>
          <w:rFonts w:ascii="Times New Roman" w:hAnsi="Times New Roman" w:cs="Times New Roman"/>
          <w:lang w:val="en-US"/>
        </w:rPr>
        <w:t>mounts of vasopressin</w:t>
      </w:r>
      <w:r w:rsidR="00E93CA7" w:rsidRPr="00C16A75">
        <w:rPr>
          <w:rFonts w:ascii="Times New Roman" w:hAnsi="Times New Roman" w:cs="Times New Roman"/>
          <w:lang w:val="en-US"/>
        </w:rPr>
        <w:t>.</w:t>
      </w:r>
      <w:bookmarkEnd w:id="263"/>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C16A75"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Slow Mass</w:t>
            </w:r>
          </w:p>
        </w:tc>
        <w:tc>
          <w:tcPr>
            <w:tcW w:w="1985" w:type="dxa"/>
          </w:tcPr>
          <w:p w14:paraId="75CD1DA1"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Fast Mass</w:t>
            </w:r>
          </w:p>
        </w:tc>
        <w:tc>
          <w:tcPr>
            <w:tcW w:w="2268" w:type="dxa"/>
          </w:tcPr>
          <w:p w14:paraId="58F6AABD"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ECF</w:t>
            </w:r>
          </w:p>
        </w:tc>
        <w:tc>
          <w:tcPr>
            <w:tcW w:w="2441" w:type="dxa"/>
          </w:tcPr>
          <w:p w14:paraId="0A00FB3E" w14:textId="77777777" w:rsidR="003362FC" w:rsidRPr="00C16A75"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Kidney </w:t>
            </w:r>
            <w:r w:rsidR="003362FC" w:rsidRPr="00C16A75">
              <w:rPr>
                <w:rFonts w:ascii="Times New Roman" w:hAnsi="Times New Roman" w:cs="Times New Roman"/>
                <w:lang w:val="en-US"/>
              </w:rPr>
              <w:t>Medulla</w:t>
            </w:r>
          </w:p>
        </w:tc>
      </w:tr>
      <w:tr w:rsidR="003362FC" w:rsidRPr="00C16A75"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C16A75" w:rsidRDefault="003362FC" w:rsidP="0040704F">
            <w:pPr>
              <w:jc w:val="both"/>
              <w:rPr>
                <w:rFonts w:ascii="Times New Roman" w:hAnsi="Times New Roman" w:cs="Times New Roman"/>
                <w:b w:val="0"/>
                <w:lang w:val="en-US"/>
              </w:rPr>
            </w:pPr>
            <w:r w:rsidRPr="00C16A75">
              <w:rPr>
                <w:rFonts w:ascii="Times New Roman" w:hAnsi="Times New Roman" w:cs="Times New Roman"/>
                <w:b w:val="0"/>
                <w:lang w:val="en-US"/>
              </w:rPr>
              <w:t>15.7 nmol</w:t>
            </w:r>
          </w:p>
        </w:tc>
        <w:tc>
          <w:tcPr>
            <w:tcW w:w="1985" w:type="dxa"/>
          </w:tcPr>
          <w:p w14:paraId="06B32693"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2.95 nmol</w:t>
            </w:r>
          </w:p>
        </w:tc>
        <w:tc>
          <w:tcPr>
            <w:tcW w:w="2268" w:type="dxa"/>
          </w:tcPr>
          <w:p w14:paraId="21DB89EE"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0.028 nmol</w:t>
            </w:r>
            <w:r w:rsidR="008471EE" w:rsidRPr="00C16A75">
              <w:rPr>
                <w:rFonts w:ascii="Times New Roman" w:hAnsi="Times New Roman" w:cs="Times New Roman"/>
                <w:lang w:val="en-US"/>
              </w:rPr>
              <w:t xml:space="preserve"> </w:t>
            </w:r>
          </w:p>
        </w:tc>
        <w:tc>
          <w:tcPr>
            <w:tcW w:w="2441" w:type="dxa"/>
          </w:tcPr>
          <w:p w14:paraId="7E472F99" w14:textId="77777777" w:rsidR="003362FC" w:rsidRPr="00C16A75"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0.000 057</w:t>
            </w:r>
            <w:r w:rsidR="003362FC" w:rsidRPr="00C16A75">
              <w:rPr>
                <w:rFonts w:ascii="Times New Roman" w:hAnsi="Times New Roman" w:cs="Times New Roman"/>
                <w:lang w:val="en-US"/>
              </w:rPr>
              <w:t xml:space="preserve"> nmol</w:t>
            </w:r>
          </w:p>
        </w:tc>
      </w:tr>
    </w:tbl>
    <w:p w14:paraId="1A103C6E" w14:textId="3746A3D3" w:rsidR="003362FC" w:rsidRDefault="00B02618" w:rsidP="00401092">
      <w:pPr>
        <w:spacing w:before="240"/>
        <w:jc w:val="both"/>
        <w:rPr>
          <w:rFonts w:ascii="Times New Roman" w:hAnsi="Times New Roman" w:cs="Times New Roman"/>
          <w:lang w:val="en-US"/>
        </w:rPr>
      </w:pPr>
      <w:r w:rsidRPr="00C16A75">
        <w:rPr>
          <w:rFonts w:ascii="Times New Roman" w:hAnsi="Times New Roman" w:cs="Times New Roman"/>
          <w:lang w:val="en-US"/>
        </w:rPr>
        <w:t xml:space="preserve"> </w:t>
      </w:r>
      <w:r w:rsidR="00D23AE3" w:rsidRPr="00C16A75">
        <w:rPr>
          <w:rFonts w:ascii="Times New Roman" w:hAnsi="Times New Roman" w:cs="Times New Roman"/>
          <w:lang w:val="en-US"/>
        </w:rPr>
        <w:t>T</w:t>
      </w:r>
      <w:r w:rsidR="003362FC" w:rsidRPr="00C16A75">
        <w:rPr>
          <w:rFonts w:ascii="Times New Roman" w:hAnsi="Times New Roman" w:cs="Times New Roman"/>
          <w:lang w:val="en-US"/>
        </w:rPr>
        <w:t xml:space="preserve">he vasopressin </w:t>
      </w:r>
      <w:r w:rsidR="00E93CA7" w:rsidRPr="00C16A75">
        <w:rPr>
          <w:rFonts w:ascii="Times New Roman" w:hAnsi="Times New Roman" w:cs="Times New Roman"/>
          <w:lang w:val="en-US"/>
        </w:rPr>
        <w:t xml:space="preserve">within </w:t>
      </w:r>
      <w:r w:rsidR="003362FC" w:rsidRPr="00C16A75">
        <w:rPr>
          <w:rFonts w:ascii="Times New Roman" w:hAnsi="Times New Roman" w:cs="Times New Roman"/>
          <w:lang w:val="en-US"/>
        </w:rPr>
        <w:t xml:space="preserve">cells is modeled using instances of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chemical Substance class</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w:t>
      </w:r>
      <w:r w:rsidR="00D23AE3" w:rsidRPr="00C16A75">
        <w:rPr>
          <w:rFonts w:ascii="Times New Roman" w:hAnsi="Times New Roman" w:cs="Times New Roman"/>
          <w:lang w:val="en-US"/>
        </w:rPr>
        <w:t>the intracellular vesicular mole fraction is 1</w:t>
      </w:r>
      <w:r w:rsidR="00E93CA7" w:rsidRPr="00C16A75">
        <w:rPr>
          <w:rFonts w:ascii="Times New Roman" w:hAnsi="Times New Roman" w:cs="Times New Roman"/>
          <w:lang w:val="en-US"/>
        </w:rPr>
        <w:t>,</w:t>
      </w:r>
      <w:r w:rsidR="00D23AE3"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because ADH is transported </w:t>
      </w:r>
      <w:r w:rsidR="00D23AE3" w:rsidRPr="00C16A75">
        <w:rPr>
          <w:rFonts w:ascii="Times New Roman" w:hAnsi="Times New Roman" w:cs="Times New Roman"/>
          <w:lang w:val="en-US"/>
        </w:rPr>
        <w:t xml:space="preserve">as </w:t>
      </w:r>
      <w:r w:rsidR="00E93CA7" w:rsidRPr="00C16A75">
        <w:rPr>
          <w:rFonts w:ascii="Times New Roman" w:hAnsi="Times New Roman" w:cs="Times New Roman"/>
          <w:lang w:val="en-US"/>
        </w:rPr>
        <w:t xml:space="preserve">a </w:t>
      </w:r>
      <w:r w:rsidR="00D23AE3" w:rsidRPr="00C16A75">
        <w:rPr>
          <w:rFonts w:ascii="Times New Roman" w:hAnsi="Times New Roman" w:cs="Times New Roman"/>
          <w:lang w:val="en-US"/>
        </w:rPr>
        <w:t xml:space="preserve">pure substance </w:t>
      </w:r>
      <w:r w:rsidR="003362FC" w:rsidRPr="00C16A75">
        <w:rPr>
          <w:rFonts w:ascii="Times New Roman" w:hAnsi="Times New Roman" w:cs="Times New Roman"/>
          <w:lang w:val="en-US"/>
        </w:rPr>
        <w:t xml:space="preserve">by vesicles down the cell. The degradation is divided into liver, kidney and other tissue </w:t>
      </w:r>
      <w:r w:rsidR="008039D6" w:rsidRPr="00C16A75">
        <w:rPr>
          <w:rFonts w:ascii="Times New Roman" w:hAnsi="Times New Roman" w:cs="Times New Roman"/>
          <w:lang w:val="en-US"/>
        </w:rPr>
        <w:t xml:space="preserve">blood </w:t>
      </w:r>
      <w:r w:rsidR="003362FC" w:rsidRPr="00C16A75">
        <w:rPr>
          <w:rFonts w:ascii="Times New Roman" w:hAnsi="Times New Roman" w:cs="Times New Roman"/>
          <w:lang w:val="en-US"/>
        </w:rPr>
        <w:t>clearance. To reach the mean constant level of ADH</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the sum of</w:t>
      </w:r>
      <w:r w:rsidR="00C668B2" w:rsidRPr="00C16A75">
        <w:rPr>
          <w:rFonts w:ascii="Times New Roman" w:hAnsi="Times New Roman" w:cs="Times New Roman"/>
          <w:lang w:val="en-US"/>
        </w:rPr>
        <w:t xml:space="preserve"> all long-term mean</w:t>
      </w:r>
      <w:r w:rsidR="003362FC" w:rsidRPr="00C16A75">
        <w:rPr>
          <w:rFonts w:ascii="Times New Roman" w:hAnsi="Times New Roman" w:cs="Times New Roman"/>
          <w:lang w:val="en-US"/>
        </w:rPr>
        <w:t xml:space="preserve"> </w:t>
      </w:r>
      <w:r w:rsidR="00C668B2" w:rsidRPr="00C16A75">
        <w:rPr>
          <w:rFonts w:ascii="Times New Roman" w:hAnsi="Times New Roman" w:cs="Times New Roman"/>
          <w:lang w:val="en-US"/>
        </w:rPr>
        <w:t>losses</w:t>
      </w:r>
      <w:r w:rsidR="003362FC" w:rsidRPr="00C16A75">
        <w:rPr>
          <w:rFonts w:ascii="Times New Roman" w:hAnsi="Times New Roman" w:cs="Times New Roman"/>
          <w:lang w:val="en-US"/>
        </w:rPr>
        <w:t xml:space="preserve"> must be the same as </w:t>
      </w:r>
      <w:r w:rsidR="00C668B2" w:rsidRPr="00C16A75">
        <w:rPr>
          <w:rFonts w:ascii="Times New Roman" w:hAnsi="Times New Roman" w:cs="Times New Roman"/>
          <w:lang w:val="en-US"/>
        </w:rPr>
        <w:t xml:space="preserve">the long-term </w:t>
      </w:r>
      <w:r w:rsidR="003362FC" w:rsidRPr="00C16A75">
        <w:rPr>
          <w:rFonts w:ascii="Times New Roman" w:hAnsi="Times New Roman" w:cs="Times New Roman"/>
          <w:lang w:val="en-US"/>
        </w:rPr>
        <w:t xml:space="preserve">mean </w:t>
      </w:r>
      <w:r w:rsidR="00ED34EC" w:rsidRPr="00C16A75">
        <w:rPr>
          <w:rFonts w:ascii="Times New Roman" w:hAnsi="Times New Roman" w:cs="Times New Roman"/>
          <w:lang w:val="en-US"/>
        </w:rPr>
        <w:t xml:space="preserve">synthesis and </w:t>
      </w:r>
      <w:r w:rsidR="003362FC" w:rsidRPr="00C16A75">
        <w:rPr>
          <w:rFonts w:ascii="Times New Roman" w:hAnsi="Times New Roman" w:cs="Times New Roman"/>
          <w:lang w:val="en-US"/>
        </w:rPr>
        <w:t>secretion</w:t>
      </w:r>
      <w:r w:rsidR="00C668B2" w:rsidRPr="00C16A75">
        <w:rPr>
          <w:rFonts w:ascii="Times New Roman" w:hAnsi="Times New Roman" w:cs="Times New Roman"/>
          <w:lang w:val="en-US"/>
        </w:rPr>
        <w:t xml:space="preserve">. The loss of ADH in these organs as </w:t>
      </w:r>
      <w:r w:rsidR="008471EE" w:rsidRPr="00C16A75">
        <w:rPr>
          <w:rFonts w:ascii="Times New Roman" w:hAnsi="Times New Roman" w:cs="Times New Roman"/>
          <w:lang w:val="en-US"/>
        </w:rPr>
        <w:t>a</w:t>
      </w:r>
      <w:r w:rsidR="00ED34EC" w:rsidRPr="00C16A75">
        <w:rPr>
          <w:rFonts w:ascii="Times New Roman" w:hAnsi="Times New Roman" w:cs="Times New Roman"/>
          <w:lang w:val="en-US"/>
        </w:rPr>
        <w:t>n</w:t>
      </w:r>
      <w:r w:rsidR="008471EE" w:rsidRPr="00C16A75">
        <w:rPr>
          <w:rFonts w:ascii="Times New Roman" w:hAnsi="Times New Roman" w:cs="Times New Roman"/>
          <w:lang w:val="en-US"/>
        </w:rPr>
        <w:t xml:space="preserve"> enzymatic degradation </w:t>
      </w:r>
      <w:r w:rsidR="0003631F" w:rsidRPr="00C16A75">
        <w:rPr>
          <w:rFonts w:ascii="Times New Roman" w:hAnsi="Times New Roman" w:cs="Times New Roman"/>
          <w:lang w:val="en-US"/>
        </w:rPr>
        <w:t xml:space="preserve">in </w:t>
      </w:r>
      <w:r w:rsidR="003362FC" w:rsidRPr="00C16A75">
        <w:rPr>
          <w:rFonts w:ascii="Times New Roman" w:hAnsi="Times New Roman" w:cs="Times New Roman"/>
          <w:lang w:val="en-US"/>
        </w:rPr>
        <w:t>liver, kidney and other tissue</w:t>
      </w:r>
      <w:r w:rsidR="00E93CA7" w:rsidRPr="00C16A75">
        <w:rPr>
          <w:rFonts w:ascii="Times New Roman" w:hAnsi="Times New Roman" w:cs="Times New Roman"/>
          <w:lang w:val="en-US"/>
        </w:rPr>
        <w:t>s</w:t>
      </w:r>
      <w:r w:rsidR="0003631F" w:rsidRPr="00C16A75">
        <w:rPr>
          <w:rFonts w:ascii="Times New Roman" w:hAnsi="Times New Roman" w:cs="Times New Roman"/>
          <w:lang w:val="en-US"/>
        </w:rPr>
        <w:t xml:space="preserve"> is dependent on blood flow. </w:t>
      </w:r>
    </w:p>
    <w:p w14:paraId="7BEAFBE2" w14:textId="6945959D" w:rsidR="003362FC" w:rsidRDefault="00ED34EC" w:rsidP="0040704F">
      <w:pPr>
        <w:jc w:val="both"/>
        <w:rPr>
          <w:rFonts w:ascii="Times New Roman" w:hAnsi="Times New Roman" w:cs="Times New Roman"/>
          <w:lang w:val="en-US"/>
        </w:rPr>
      </w:pPr>
      <w:r w:rsidRPr="00C16A75">
        <w:rPr>
          <w:rFonts w:ascii="Times New Roman" w:hAnsi="Times New Roman" w:cs="Times New Roman"/>
          <w:lang w:val="en-US"/>
        </w:rPr>
        <w:t xml:space="preserve">A typical </w:t>
      </w:r>
      <w:r w:rsidR="003362FC" w:rsidRPr="00C16A75">
        <w:rPr>
          <w:rFonts w:ascii="Times New Roman" w:hAnsi="Times New Roman" w:cs="Times New Roman"/>
          <w:lang w:val="en-US"/>
        </w:rPr>
        <w:t xml:space="preserve">concentration in </w:t>
      </w:r>
      <w:r w:rsidR="008039D6" w:rsidRPr="00C16A75">
        <w:rPr>
          <w:rFonts w:ascii="Times New Roman" w:hAnsi="Times New Roman" w:cs="Times New Roman"/>
          <w:lang w:val="en-US"/>
        </w:rPr>
        <w:t xml:space="preserve">blood plasma and </w:t>
      </w:r>
      <w:r w:rsidR="003362FC" w:rsidRPr="00C16A75">
        <w:rPr>
          <w:rFonts w:ascii="Times New Roman" w:hAnsi="Times New Roman" w:cs="Times New Roman"/>
          <w:lang w:val="en-US"/>
        </w:rPr>
        <w:t xml:space="preserve">extracellular fluid is </w:t>
      </w:r>
      <w:r w:rsidRPr="00C16A75">
        <w:rPr>
          <w:rFonts w:ascii="Times New Roman" w:hAnsi="Times New Roman" w:cs="Times New Roman"/>
          <w:lang w:val="en-US"/>
        </w:rPr>
        <w:t>in</w:t>
      </w:r>
      <w:r w:rsidR="00E93CA7"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8039D6" w:rsidRPr="00C16A75">
        <w:rPr>
          <w:rFonts w:ascii="Times New Roman" w:hAnsi="Times New Roman" w:cs="Times New Roman"/>
          <w:lang w:val="en-US"/>
        </w:rPr>
        <w:t xml:space="preserve">order of </w:t>
      </w:r>
      <w:r w:rsidRPr="00C16A75">
        <w:rPr>
          <w:rFonts w:ascii="Times New Roman" w:hAnsi="Times New Roman" w:cs="Times New Roman"/>
          <w:lang w:val="en-US"/>
        </w:rPr>
        <w:t xml:space="preserve">ng/l, </w:t>
      </w:r>
      <w:r w:rsidR="008039D6" w:rsidRPr="00C16A75">
        <w:rPr>
          <w:rFonts w:ascii="Times New Roman" w:hAnsi="Times New Roman" w:cs="Times New Roman"/>
          <w:lang w:val="en-US"/>
        </w:rPr>
        <w:t xml:space="preserve">pg/ml, </w:t>
      </w:r>
      <w:r w:rsidR="003362FC" w:rsidRPr="00C16A75">
        <w:rPr>
          <w:rFonts w:ascii="Times New Roman" w:hAnsi="Times New Roman" w:cs="Times New Roman"/>
          <w:lang w:val="en-US"/>
        </w:rPr>
        <w:t>pmol/l or mIU/l</w:t>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 increase in these </w:t>
      </w:r>
      <w:r w:rsidR="003362FC" w:rsidRPr="00C16A75">
        <w:rPr>
          <w:rFonts w:ascii="Times New Roman" w:hAnsi="Times New Roman" w:cs="Times New Roman"/>
          <w:lang w:val="en-US"/>
        </w:rPr>
        <w:t>concentration</w:t>
      </w:r>
      <w:r w:rsidR="00E93CA7"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cause</w:t>
      </w:r>
      <w:r w:rsidR="00E93CA7" w:rsidRPr="00C16A75">
        <w:rPr>
          <w:rFonts w:ascii="Times New Roman" w:hAnsi="Times New Roman" w:cs="Times New Roman"/>
          <w:lang w:val="en-US"/>
        </w:rPr>
        <w:t xml:space="preserve">s </w:t>
      </w:r>
      <w:r w:rsidR="003362FC" w:rsidRPr="00C16A75">
        <w:rPr>
          <w:rFonts w:ascii="Times New Roman" w:hAnsi="Times New Roman" w:cs="Times New Roman"/>
          <w:lang w:val="en-US"/>
        </w:rPr>
        <w:t xml:space="preserve">water reabsorption in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00D36F3A" w:rsidRPr="00C16A75">
        <w:rPr>
          <w:rFonts w:ascii="Times New Roman" w:hAnsi="Times New Roman" w:cs="Times New Roman"/>
          <w:lang w:val="en-US"/>
        </w:rPr>
        <w:t xml:space="preserve"> as implemented in </w:t>
      </w:r>
      <w:r w:rsidR="00D36F3A" w:rsidRPr="00C16A75">
        <w:rPr>
          <w:rFonts w:ascii="Times New Roman" w:hAnsi="Times New Roman" w:cs="Times New Roman"/>
          <w:lang w:val="en-US"/>
        </w:rPr>
        <w:fldChar w:fldCharType="begin"/>
      </w:r>
      <w:r w:rsidR="00D36F3A" w:rsidRPr="00C16A75">
        <w:rPr>
          <w:rFonts w:ascii="Times New Roman" w:hAnsi="Times New Roman" w:cs="Times New Roman"/>
          <w:lang w:val="en-US"/>
        </w:rPr>
        <w:instrText xml:space="preserve"> REF _Ref421669022 \h </w:instrText>
      </w:r>
      <w:r w:rsidR="00A761F2" w:rsidRPr="00C16A75">
        <w:rPr>
          <w:rFonts w:ascii="Times New Roman" w:hAnsi="Times New Roman" w:cs="Times New Roman"/>
          <w:lang w:val="en-US"/>
        </w:rPr>
        <w:instrText xml:space="preserve"> \* MERGEFORMAT </w:instrText>
      </w:r>
      <w:r w:rsidR="00D36F3A" w:rsidRPr="00C16A75">
        <w:rPr>
          <w:rFonts w:ascii="Times New Roman" w:hAnsi="Times New Roman" w:cs="Times New Roman"/>
          <w:lang w:val="en-US"/>
        </w:rPr>
      </w:r>
      <w:r w:rsidR="00D36F3A"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noProof/>
          <w:lang w:val="en-US"/>
        </w:rPr>
        <w:t>16</w:t>
      </w:r>
      <w:r w:rsidR="00D36F3A" w:rsidRPr="00C16A75">
        <w:rPr>
          <w:rFonts w:ascii="Times New Roman" w:hAnsi="Times New Roman" w:cs="Times New Roman"/>
          <w:lang w:val="en-US"/>
        </w:rPr>
        <w:fldChar w:fldCharType="end"/>
      </w:r>
      <w:r w:rsidR="003362FC" w:rsidRPr="00C16A75">
        <w:rPr>
          <w:rFonts w:ascii="Times New Roman" w:hAnsi="Times New Roman" w:cs="Times New Roman"/>
          <w:lang w:val="en-US"/>
        </w:rPr>
        <w:t>.</w:t>
      </w:r>
    </w:p>
    <w:p w14:paraId="00CE0896" w14:textId="77777777" w:rsidR="001F6B45" w:rsidRDefault="001F6B45" w:rsidP="0040704F">
      <w:pPr>
        <w:pStyle w:val="Nadpis3"/>
        <w:jc w:val="both"/>
        <w:rPr>
          <w:rFonts w:ascii="Times New Roman" w:hAnsi="Times New Roman" w:cs="Times New Roman"/>
          <w:lang w:val="en-US"/>
        </w:rPr>
      </w:pPr>
      <w:bookmarkStart w:id="264" w:name="_Toc409289306"/>
      <w:bookmarkStart w:id="265" w:name="_Toc409289308"/>
      <w:r w:rsidRPr="00C16A75">
        <w:rPr>
          <w:rFonts w:ascii="Times New Roman" w:hAnsi="Times New Roman" w:cs="Times New Roman"/>
          <w:lang w:val="en-US"/>
        </w:rPr>
        <w:t>Atriopeptin</w:t>
      </w:r>
      <w:bookmarkEnd w:id="264"/>
    </w:p>
    <w:p w14:paraId="2C07B350" w14:textId="13C1BBC1" w:rsidR="00401092" w:rsidRPr="00C16A75" w:rsidRDefault="00401092" w:rsidP="00401092">
      <w:pPr>
        <w:pStyle w:val="Titulek"/>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49024" behindDoc="1" locked="0" layoutInCell="1" allowOverlap="1" wp14:anchorId="40042AFB" wp14:editId="518FCCA6">
            <wp:simplePos x="0" y="0"/>
            <wp:positionH relativeFrom="column">
              <wp:posOffset>5469890</wp:posOffset>
            </wp:positionH>
            <wp:positionV relativeFrom="paragraph">
              <wp:posOffset>194945</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Pr="00C16A75">
        <w:rPr>
          <w:rFonts w:ascii="Times New Roman" w:hAnsi="Times New Roman" w:cs="Times New Roman"/>
          <w:noProof/>
          <w:lang w:val="en-US" w:eastAsia="sk-SK"/>
        </w:rPr>
        <w:drawing>
          <wp:inline distT="0" distB="0" distL="0" distR="0" wp14:anchorId="7176753A" wp14:editId="687C136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E76DFDA" w14:textId="30F074E8" w:rsidR="00401092" w:rsidRPr="00C16A75" w:rsidRDefault="00401092" w:rsidP="00401092">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Pr>
          <w:rFonts w:ascii="Times New Roman" w:hAnsi="Times New Roman" w:cs="Times New Roman"/>
          <w:noProof/>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A catecholamines model integrated with a model</w:t>
      </w:r>
      <w:r w:rsidRPr="00C16A75">
        <w:rPr>
          <w:rStyle w:val="Odkaznakoment"/>
          <w:rFonts w:ascii="Times New Roman" w:eastAsia="Times New Roman" w:hAnsi="Times New Roman" w:cs="Times New Roman"/>
          <w:i w:val="0"/>
          <w:iCs w:val="0"/>
          <w:color w:val="auto"/>
          <w:lang w:val="en-US"/>
        </w:rPr>
        <w:t xml:space="preserve"> </w:t>
      </w:r>
      <w:r w:rsidRPr="00C16A75">
        <w:rPr>
          <w:rFonts w:ascii="Times New Roman" w:hAnsi="Times New Roman" w:cs="Times New Roman"/>
          <w:lang w:val="en-US"/>
        </w:rPr>
        <w:t>of epinephrine and norepinephrine.</w:t>
      </w:r>
    </w:p>
    <w:p w14:paraId="197672C6" w14:textId="42E722ED" w:rsidR="00401092" w:rsidRDefault="00401092" w:rsidP="00401092">
      <w:pPr>
        <w:rPr>
          <w:lang w:val="en-US"/>
        </w:rPr>
      </w:pPr>
    </w:p>
    <w:p w14:paraId="1AE21256" w14:textId="452AA490" w:rsidR="00401092" w:rsidRPr="00C16A75" w:rsidRDefault="00E821A4" w:rsidP="00401092">
      <w:pPr>
        <w:rPr>
          <w:rFonts w:ascii="Times New Roman" w:hAnsi="Times New Roman" w:cs="Times New Roman"/>
          <w:lang w:val="en-US"/>
        </w:rPr>
      </w:pPr>
      <w:r w:rsidRPr="00C16A75">
        <w:rPr>
          <w:rFonts w:ascii="Times New Roman" w:hAnsi="Times New Roman" w:cs="Times New Roman"/>
          <w:lang w:val="en-US"/>
        </w:rPr>
        <w:t xml:space="preserve">The secretion of atrium natriuretic peptide (ANP) is driven by mean blood pressure in both atria. These pressures are relative to pericardium pressure </w:t>
      </w:r>
      <w:r w:rsidR="0002618B" w:rsidRPr="00C16A75">
        <w:rPr>
          <w:rFonts w:ascii="Times New Roman" w:hAnsi="Times New Roman" w:cs="Times New Roman"/>
          <w:lang w:val="en-US"/>
        </w:rPr>
        <w:t xml:space="preserve">and </w:t>
      </w:r>
      <w:r w:rsidRPr="00C16A75">
        <w:rPr>
          <w:rFonts w:ascii="Times New Roman" w:hAnsi="Times New Roman" w:cs="Times New Roman"/>
          <w:lang w:val="en-US"/>
        </w:rPr>
        <w:t>noted with</w:t>
      </w:r>
      <w:r w:rsidR="0002618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suffix ‘_TMP’</w:t>
      </w:r>
      <w:r w:rsidR="00721EC0" w:rsidRPr="00C16A75">
        <w:rPr>
          <w:rFonts w:ascii="Times New Roman" w:hAnsi="Times New Roman" w:cs="Times New Roman"/>
          <w:lang w:val="en-US"/>
        </w:rPr>
        <w:t xml:space="preserve"> in </w:t>
      </w:r>
      <w:r w:rsidR="00721EC0" w:rsidRPr="00C16A75">
        <w:rPr>
          <w:rFonts w:ascii="Times New Roman" w:hAnsi="Times New Roman" w:cs="Times New Roman"/>
          <w:lang w:val="en-US"/>
        </w:rPr>
        <w:fldChar w:fldCharType="begin"/>
      </w:r>
      <w:r w:rsidR="00721EC0" w:rsidRPr="00C16A75">
        <w:rPr>
          <w:rFonts w:ascii="Times New Roman" w:hAnsi="Times New Roman" w:cs="Times New Roman"/>
          <w:lang w:val="en-US"/>
        </w:rPr>
        <w:instrText xml:space="preserve"> REF _Ref421548458 \h </w:instrText>
      </w:r>
      <w:r w:rsidR="00A761F2" w:rsidRPr="00C16A75">
        <w:rPr>
          <w:rFonts w:ascii="Times New Roman" w:hAnsi="Times New Roman" w:cs="Times New Roman"/>
          <w:lang w:val="en-US"/>
        </w:rPr>
        <w:instrText xml:space="preserve"> \* MERGEFORMAT </w:instrText>
      </w:r>
      <w:r w:rsidR="00721EC0" w:rsidRPr="00C16A75">
        <w:rPr>
          <w:rFonts w:ascii="Times New Roman" w:hAnsi="Times New Roman" w:cs="Times New Roman"/>
          <w:lang w:val="en-US"/>
        </w:rPr>
      </w:r>
      <w:r w:rsidR="00721EC0"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noProof/>
          <w:lang w:val="en-US"/>
        </w:rPr>
        <w:t>18</w:t>
      </w:r>
      <w:r w:rsidR="00721EC0" w:rsidRPr="00C16A75">
        <w:rPr>
          <w:rFonts w:ascii="Times New Roman" w:hAnsi="Times New Roman" w:cs="Times New Roman"/>
          <w:lang w:val="en-US"/>
        </w:rPr>
        <w:fldChar w:fldCharType="end"/>
      </w:r>
      <w:r w:rsidRPr="00C16A75">
        <w:rPr>
          <w:rFonts w:ascii="Times New Roman" w:hAnsi="Times New Roman" w:cs="Times New Roman"/>
          <w:lang w:val="en-US"/>
        </w:rPr>
        <w:t>. The</w:t>
      </w:r>
      <w:r w:rsidR="008039D6" w:rsidRPr="00C16A75">
        <w:rPr>
          <w:rFonts w:ascii="Times New Roman" w:hAnsi="Times New Roman" w:cs="Times New Roman"/>
          <w:lang w:val="en-US"/>
        </w:rPr>
        <w:t>re is an</w:t>
      </w:r>
      <w:r w:rsidRPr="00C16A75">
        <w:rPr>
          <w:rFonts w:ascii="Times New Roman" w:hAnsi="Times New Roman" w:cs="Times New Roman"/>
          <w:lang w:val="en-US"/>
        </w:rPr>
        <w:t xml:space="preserve"> adaptation of secretion to current pressures </w:t>
      </w:r>
      <w:r w:rsidR="008039D6" w:rsidRPr="00C16A75">
        <w:rPr>
          <w:rFonts w:ascii="Times New Roman" w:hAnsi="Times New Roman" w:cs="Times New Roman"/>
          <w:lang w:val="en-US"/>
        </w:rPr>
        <w:t xml:space="preserve">with </w:t>
      </w:r>
      <w:r w:rsidRPr="00C16A75">
        <w:rPr>
          <w:rFonts w:ascii="Times New Roman" w:hAnsi="Times New Roman" w:cs="Times New Roman"/>
          <w:lang w:val="en-US"/>
        </w:rPr>
        <w:t xml:space="preserve">half time about </w:t>
      </w:r>
      <w:r w:rsidR="00076A86" w:rsidRPr="00C16A75">
        <w:rPr>
          <w:rFonts w:ascii="Times New Roman" w:hAnsi="Times New Roman" w:cs="Times New Roman"/>
          <w:lang w:val="en-US"/>
        </w:rPr>
        <w:t>fifteen minutes</w:t>
      </w:r>
      <w:r w:rsidR="005B7A5B" w:rsidRPr="00C16A75">
        <w:rPr>
          <w:rFonts w:ascii="Times New Roman" w:hAnsi="Times New Roman" w:cs="Times New Roman"/>
          <w:lang w:val="en-US"/>
        </w:rPr>
        <w:t>, what</w:t>
      </w:r>
      <w:r w:rsidR="008039D6" w:rsidRPr="00C16A75">
        <w:rPr>
          <w:rFonts w:ascii="Times New Roman" w:hAnsi="Times New Roman" w:cs="Times New Roman"/>
          <w:lang w:val="en-US"/>
        </w:rPr>
        <w:t xml:space="preserve"> makes from ANP the middle-term regulator of blood pressure and blood volume </w:t>
      </w:r>
    </w:p>
    <w:p w14:paraId="241ABCE4" w14:textId="39D5BF99" w:rsidR="001F6B45" w:rsidRPr="00C16A75" w:rsidRDefault="001F6B45" w:rsidP="00911E3F">
      <w:pPr>
        <w:pStyle w:val="Nadpis3"/>
        <w:jc w:val="both"/>
        <w:rPr>
          <w:rFonts w:ascii="Times New Roman" w:hAnsi="Times New Roman" w:cs="Times New Roman"/>
          <w:lang w:val="en-US"/>
        </w:rPr>
      </w:pPr>
      <w:bookmarkStart w:id="266" w:name="_Toc409289312"/>
      <w:r w:rsidRPr="00C16A75">
        <w:rPr>
          <w:rFonts w:ascii="Times New Roman" w:hAnsi="Times New Roman" w:cs="Times New Roman"/>
          <w:lang w:val="en-US"/>
        </w:rPr>
        <w:t>Catecholamines</w:t>
      </w:r>
      <w:bookmarkEnd w:id="266"/>
      <w:r w:rsidRPr="00C16A75">
        <w:rPr>
          <w:rFonts w:ascii="Times New Roman" w:hAnsi="Times New Roman" w:cs="Times New Roman"/>
          <w:lang w:val="en-US"/>
        </w:rPr>
        <w:t xml:space="preserve"> (</w:t>
      </w:r>
      <w:r w:rsidR="0002618B" w:rsidRPr="00C16A75">
        <w:rPr>
          <w:rFonts w:ascii="Times New Roman" w:hAnsi="Times New Roman" w:cs="Times New Roman"/>
          <w:lang w:val="en-US"/>
        </w:rPr>
        <w:t>epinephrine</w:t>
      </w:r>
      <w:r w:rsidRPr="00C16A75">
        <w:rPr>
          <w:rFonts w:ascii="Times New Roman" w:hAnsi="Times New Roman" w:cs="Times New Roman"/>
          <w:lang w:val="en-US"/>
        </w:rPr>
        <w:t xml:space="preserve">; </w:t>
      </w:r>
      <w:r w:rsidR="0002618B" w:rsidRPr="00C16A75">
        <w:rPr>
          <w:rFonts w:ascii="Times New Roman" w:hAnsi="Times New Roman" w:cs="Times New Roman"/>
          <w:lang w:val="en-US"/>
        </w:rPr>
        <w:t>norepinephrine</w:t>
      </w:r>
      <w:r w:rsidRPr="00C16A75">
        <w:rPr>
          <w:rFonts w:ascii="Times New Roman" w:hAnsi="Times New Roman" w:cs="Times New Roman"/>
          <w:lang w:val="en-US"/>
        </w:rPr>
        <w:t>)</w:t>
      </w:r>
    </w:p>
    <w:p w14:paraId="30CD3937" w14:textId="466DEF67" w:rsidR="00EB5257" w:rsidRPr="00C16A75" w:rsidRDefault="00EB5257" w:rsidP="00911E3F">
      <w:pPr>
        <w:jc w:val="both"/>
        <w:rPr>
          <w:rFonts w:ascii="Times New Roman" w:hAnsi="Times New Roman" w:cs="Times New Roman"/>
          <w:lang w:val="en-US"/>
        </w:rPr>
      </w:pPr>
      <w:r w:rsidRPr="00C16A75">
        <w:rPr>
          <w:rFonts w:ascii="Times New Roman" w:hAnsi="Times New Roman" w:cs="Times New Roman"/>
          <w:lang w:val="en-US"/>
        </w:rPr>
        <w:t>The model of catecholamine accumulation, secretio</w:t>
      </w:r>
      <w:r w:rsidR="006520A4" w:rsidRPr="00C16A75">
        <w:rPr>
          <w:rFonts w:ascii="Times New Roman" w:hAnsi="Times New Roman" w:cs="Times New Roman"/>
          <w:lang w:val="en-US"/>
        </w:rPr>
        <w:t xml:space="preserve">n and clearance </w:t>
      </w:r>
      <w:r w:rsidR="0002618B" w:rsidRPr="00C16A75">
        <w:rPr>
          <w:rFonts w:ascii="Times New Roman" w:hAnsi="Times New Roman" w:cs="Times New Roman"/>
          <w:lang w:val="en-US"/>
        </w:rPr>
        <w:t xml:space="preserve">is </w:t>
      </w:r>
      <w:r w:rsidR="006520A4" w:rsidRPr="00C16A75">
        <w:rPr>
          <w:rFonts w:ascii="Times New Roman" w:hAnsi="Times New Roman" w:cs="Times New Roman"/>
          <w:lang w:val="en-US"/>
        </w:rPr>
        <w:t>very simple. D</w:t>
      </w:r>
      <w:r w:rsidRPr="00C16A75">
        <w:rPr>
          <w:rFonts w:ascii="Times New Roman" w:hAnsi="Times New Roman" w:cs="Times New Roman"/>
          <w:lang w:val="en-US"/>
        </w:rPr>
        <w:t>riven by sympathetic neural activity</w:t>
      </w:r>
      <w:r w:rsidR="0002618B" w:rsidRPr="00C16A75">
        <w:rPr>
          <w:rFonts w:ascii="Times New Roman" w:hAnsi="Times New Roman" w:cs="Times New Roman"/>
          <w:lang w:val="en-US"/>
        </w:rPr>
        <w:t xml:space="preserve">, </w:t>
      </w:r>
      <w:r w:rsidR="005B7A5B" w:rsidRPr="00C16A75">
        <w:rPr>
          <w:rFonts w:ascii="Times New Roman" w:hAnsi="Times New Roman" w:cs="Times New Roman"/>
          <w:lang w:val="en-US"/>
        </w:rPr>
        <w:t xml:space="preserve">epinephrine and norepinephrine </w:t>
      </w:r>
      <w:r w:rsidR="006520A4" w:rsidRPr="00C16A75">
        <w:rPr>
          <w:rFonts w:ascii="Times New Roman" w:hAnsi="Times New Roman" w:cs="Times New Roman"/>
          <w:lang w:val="en-US"/>
        </w:rPr>
        <w:t xml:space="preserve">is secreted in </w:t>
      </w:r>
      <w:r w:rsidR="0002618B" w:rsidRPr="00C16A75">
        <w:rPr>
          <w:rFonts w:ascii="Times New Roman" w:hAnsi="Times New Roman" w:cs="Times New Roman"/>
          <w:lang w:val="en-US"/>
        </w:rPr>
        <w:t xml:space="preserve">the </w:t>
      </w:r>
      <w:r w:rsidR="006520A4" w:rsidRPr="00C16A75">
        <w:rPr>
          <w:rFonts w:ascii="Times New Roman" w:hAnsi="Times New Roman" w:cs="Times New Roman"/>
          <w:lang w:val="en-US"/>
        </w:rPr>
        <w:t xml:space="preserve">adrenal gland. </w:t>
      </w:r>
      <w:r w:rsidR="0002618B" w:rsidRPr="00C16A75">
        <w:rPr>
          <w:rFonts w:ascii="Times New Roman" w:hAnsi="Times New Roman" w:cs="Times New Roman"/>
          <w:lang w:val="en-US"/>
        </w:rPr>
        <w:t xml:space="preserve">It is then </w:t>
      </w:r>
      <w:r w:rsidR="006520A4" w:rsidRPr="00C16A75">
        <w:rPr>
          <w:rFonts w:ascii="Times New Roman" w:hAnsi="Times New Roman" w:cs="Times New Roman"/>
          <w:lang w:val="en-US"/>
        </w:rPr>
        <w:t xml:space="preserve">accumulated in extracellular space and continuously degraded </w:t>
      </w:r>
      <w:r w:rsidR="0002618B" w:rsidRPr="00C16A75">
        <w:rPr>
          <w:rFonts w:ascii="Times New Roman" w:hAnsi="Times New Roman" w:cs="Times New Roman"/>
          <w:lang w:val="en-US"/>
        </w:rPr>
        <w:t xml:space="preserve">by </w:t>
      </w:r>
      <w:r w:rsidR="006520A4" w:rsidRPr="00C16A75">
        <w:rPr>
          <w:rFonts w:ascii="Times New Roman" w:hAnsi="Times New Roman" w:cs="Times New Roman"/>
          <w:lang w:val="en-US"/>
        </w:rPr>
        <w:t>clearance, which at</w:t>
      </w:r>
      <w:r w:rsidR="0002618B" w:rsidRPr="00C16A75">
        <w:rPr>
          <w:rFonts w:ascii="Times New Roman" w:hAnsi="Times New Roman" w:cs="Times New Roman"/>
          <w:lang w:val="en-US"/>
        </w:rPr>
        <w:t xml:space="preserve"> a</w:t>
      </w:r>
      <w:r w:rsidR="006520A4" w:rsidRPr="00C16A75">
        <w:rPr>
          <w:rFonts w:ascii="Times New Roman" w:hAnsi="Times New Roman" w:cs="Times New Roman"/>
          <w:lang w:val="en-US"/>
        </w:rPr>
        <w:t xml:space="preserve"> long-term steady state causes the same mean degradation as the mean secretion.</w:t>
      </w:r>
      <w:r w:rsidR="00A6174B" w:rsidRPr="00C16A75">
        <w:rPr>
          <w:rFonts w:ascii="Times New Roman" w:hAnsi="Times New Roman" w:cs="Times New Roman"/>
          <w:lang w:val="en-US"/>
        </w:rPr>
        <w:t xml:space="preserve"> This model </w:t>
      </w:r>
      <w:r w:rsidR="00B41148" w:rsidRPr="00C16A75">
        <w:rPr>
          <w:rFonts w:ascii="Times New Roman" w:hAnsi="Times New Roman" w:cs="Times New Roman"/>
          <w:lang w:val="en-US"/>
        </w:rPr>
        <w:t>accurately describes</w:t>
      </w:r>
      <w:r w:rsidR="00A6174B" w:rsidRPr="00C16A75">
        <w:rPr>
          <w:rFonts w:ascii="Times New Roman" w:hAnsi="Times New Roman" w:cs="Times New Roman"/>
          <w:lang w:val="en-US"/>
        </w:rPr>
        <w:t xml:space="preserve"> </w:t>
      </w:r>
      <w:r w:rsidR="0002618B" w:rsidRPr="00C16A75">
        <w:rPr>
          <w:rFonts w:ascii="Times New Roman" w:hAnsi="Times New Roman" w:cs="Times New Roman"/>
          <w:lang w:val="en-US"/>
        </w:rPr>
        <w:t xml:space="preserve">an </w:t>
      </w:r>
      <w:r w:rsidR="00A6174B" w:rsidRPr="00C16A75">
        <w:rPr>
          <w:rFonts w:ascii="Times New Roman" w:hAnsi="Times New Roman" w:cs="Times New Roman"/>
          <w:lang w:val="en-US"/>
        </w:rPr>
        <w:t>experiment of 60-minutes</w:t>
      </w:r>
      <w:r w:rsidR="0002618B" w:rsidRPr="00C16A75">
        <w:rPr>
          <w:rFonts w:ascii="Times New Roman" w:hAnsi="Times New Roman" w:cs="Times New Roman"/>
          <w:lang w:val="en-US"/>
        </w:rPr>
        <w:t>’</w:t>
      </w:r>
      <w:r w:rsidR="00A6174B" w:rsidRPr="00C16A75">
        <w:rPr>
          <w:rFonts w:ascii="Times New Roman" w:hAnsi="Times New Roman" w:cs="Times New Roman"/>
          <w:lang w:val="en-US"/>
        </w:rPr>
        <w:t xml:space="preserve"> continuous intravenous epinephrine infusion, where different nominal rates cause</w:t>
      </w:r>
      <w:r w:rsidR="0002618B" w:rsidRPr="00C16A75">
        <w:rPr>
          <w:rFonts w:ascii="Times New Roman" w:hAnsi="Times New Roman" w:cs="Times New Roman"/>
          <w:lang w:val="en-US"/>
        </w:rPr>
        <w:t>d</w:t>
      </w:r>
      <w:r w:rsidR="00A6174B" w:rsidRPr="00C16A75">
        <w:rPr>
          <w:rFonts w:ascii="Times New Roman" w:hAnsi="Times New Roman" w:cs="Times New Roman"/>
          <w:lang w:val="en-US"/>
        </w:rPr>
        <w:t xml:space="preserve"> different </w:t>
      </w:r>
      <w:r w:rsidR="002A5BAD" w:rsidRPr="00C16A75">
        <w:rPr>
          <w:rFonts w:ascii="Times New Roman" w:hAnsi="Times New Roman" w:cs="Times New Roman"/>
          <w:lang w:val="en-US"/>
        </w:rPr>
        <w:t>steady state</w:t>
      </w:r>
      <w:r w:rsidR="00A6174B" w:rsidRPr="00C16A75">
        <w:rPr>
          <w:rFonts w:ascii="Times New Roman" w:hAnsi="Times New Roman" w:cs="Times New Roman"/>
          <w:lang w:val="en-US"/>
        </w:rPr>
        <w:t xml:space="preserve"> plasma epinephrine concentrations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(Clutter, et al., 1980)</w:t>
      </w:r>
      <w:r w:rsidR="00781A0D" w:rsidRPr="00C16A75">
        <w:rPr>
          <w:rFonts w:ascii="Times New Roman" w:hAnsi="Times New Roman" w:cs="Times New Roman"/>
          <w:lang w:val="en-US"/>
        </w:rPr>
        <w:fldChar w:fldCharType="end"/>
      </w:r>
      <w:r w:rsidR="00A6174B" w:rsidRPr="00C16A75">
        <w:rPr>
          <w:rFonts w:ascii="Times New Roman" w:hAnsi="Times New Roman" w:cs="Times New Roman"/>
          <w:lang w:val="en-US"/>
        </w:rPr>
        <w:t xml:space="preserve">. </w:t>
      </w:r>
    </w:p>
    <w:p w14:paraId="6E14AA5B" w14:textId="59E1D3E4" w:rsidR="006520A4" w:rsidRPr="00C16A75" w:rsidRDefault="006520A4" w:rsidP="00911E3F">
      <w:pPr>
        <w:jc w:val="both"/>
        <w:rPr>
          <w:rFonts w:ascii="Times New Roman" w:hAnsi="Times New Roman" w:cs="Times New Roman"/>
          <w:lang w:val="en-US"/>
        </w:rPr>
      </w:pPr>
      <w:r w:rsidRPr="00C16A75">
        <w:rPr>
          <w:rFonts w:ascii="Times New Roman" w:hAnsi="Times New Roman" w:cs="Times New Roman"/>
          <w:lang w:val="en-US"/>
        </w:rPr>
        <w:t>The effect of catecholamine in alpha</w:t>
      </w:r>
      <w:r w:rsidR="00E47741" w:rsidRPr="00C16A75">
        <w:rPr>
          <w:rFonts w:ascii="Times New Roman" w:hAnsi="Times New Roman" w:cs="Times New Roman"/>
          <w:lang w:val="en-US"/>
        </w:rPr>
        <w:t>-</w:t>
      </w:r>
      <w:r w:rsidRPr="00C16A75">
        <w:rPr>
          <w:rFonts w:ascii="Times New Roman" w:hAnsi="Times New Roman" w:cs="Times New Roman"/>
          <w:lang w:val="en-US"/>
        </w:rPr>
        <w:t xml:space="preserve"> or beta</w:t>
      </w:r>
      <w:r w:rsidR="00E47741" w:rsidRPr="00C16A75">
        <w:rPr>
          <w:rFonts w:ascii="Times New Roman" w:hAnsi="Times New Roman" w:cs="Times New Roman"/>
          <w:lang w:val="en-US"/>
        </w:rPr>
        <w:t>-</w:t>
      </w:r>
      <w:r w:rsidRPr="00C16A75">
        <w:rPr>
          <w:rFonts w:ascii="Times New Roman" w:hAnsi="Times New Roman" w:cs="Times New Roman"/>
          <w:lang w:val="en-US"/>
        </w:rPr>
        <w:t>receptors</w:t>
      </w:r>
      <w:r w:rsidR="0018705D" w:rsidRPr="00C16A75">
        <w:rPr>
          <w:rFonts w:ascii="Times New Roman" w:hAnsi="Times New Roman" w:cs="Times New Roman"/>
          <w:lang w:val="en-US"/>
        </w:rPr>
        <w:t xml:space="preserve"> on the effector organs</w:t>
      </w:r>
      <w:r w:rsidRPr="00C16A75">
        <w:rPr>
          <w:rFonts w:ascii="Times New Roman" w:hAnsi="Times New Roman" w:cs="Times New Roman"/>
          <w:lang w:val="en-US"/>
        </w:rPr>
        <w:t xml:space="preserve"> is expressed as </w:t>
      </w:r>
      <w:r w:rsidR="00E47741" w:rsidRPr="00C16A75">
        <w:rPr>
          <w:rFonts w:ascii="Times New Roman" w:hAnsi="Times New Roman" w:cs="Times New Roman"/>
          <w:lang w:val="en-US"/>
        </w:rPr>
        <w:t xml:space="preserve">a </w:t>
      </w:r>
      <w:r w:rsidRPr="00C16A75">
        <w:rPr>
          <w:rFonts w:ascii="Times New Roman" w:hAnsi="Times New Roman" w:cs="Times New Roman"/>
          <w:lang w:val="en-US"/>
        </w:rPr>
        <w:t xml:space="preserve">decimal logarithm of the concentration. </w:t>
      </w:r>
      <w:r w:rsidR="0018705D" w:rsidRPr="00C16A75">
        <w:rPr>
          <w:rFonts w:ascii="Times New Roman" w:hAnsi="Times New Roman" w:cs="Times New Roman"/>
          <w:lang w:val="en-US"/>
        </w:rPr>
        <w:t xml:space="preserve">This effect </w:t>
      </w:r>
      <w:r w:rsidR="00076A86" w:rsidRPr="00C16A75">
        <w:rPr>
          <w:rFonts w:ascii="Times New Roman" w:hAnsi="Times New Roman" w:cs="Times New Roman"/>
          <w:lang w:val="en-US"/>
        </w:rPr>
        <w:t xml:space="preserve">is combined with sympathetic neural activity on the receptors and </w:t>
      </w:r>
      <w:r w:rsidR="0018705D" w:rsidRPr="00C16A75">
        <w:rPr>
          <w:rFonts w:ascii="Times New Roman" w:hAnsi="Times New Roman" w:cs="Times New Roman"/>
          <w:lang w:val="en-US"/>
        </w:rPr>
        <w:t>can be blocked by alpha- or beta</w:t>
      </w:r>
      <w:r w:rsidR="00076A86" w:rsidRPr="00C16A75">
        <w:rPr>
          <w:rFonts w:ascii="Times New Roman" w:hAnsi="Times New Roman" w:cs="Times New Roman"/>
          <w:lang w:val="en-US"/>
        </w:rPr>
        <w:t>-blockers.</w:t>
      </w:r>
    </w:p>
    <w:p w14:paraId="29D8577A" w14:textId="4988B88D" w:rsidR="001F6B45" w:rsidRPr="00C16A75" w:rsidRDefault="001F6B45" w:rsidP="00401092">
      <w:pPr>
        <w:pStyle w:val="Titulek"/>
        <w:jc w:val="both"/>
        <w:rPr>
          <w:rFonts w:ascii="Times New Roman" w:hAnsi="Times New Roman" w:cs="Times New Roman"/>
          <w:lang w:val="en-US"/>
        </w:rPr>
      </w:pPr>
      <w:bookmarkStart w:id="267" w:name="_Toc409289313"/>
      <w:r w:rsidRPr="00C16A75">
        <w:rPr>
          <w:rFonts w:ascii="Times New Roman" w:hAnsi="Times New Roman" w:cs="Times New Roman"/>
          <w:lang w:val="en-US"/>
        </w:rPr>
        <w:t>Erythropoietin</w:t>
      </w:r>
      <w:bookmarkEnd w:id="267"/>
      <w:r w:rsidRPr="00C16A75">
        <w:rPr>
          <w:rFonts w:ascii="Times New Roman" w:hAnsi="Times New Roman" w:cs="Times New Roman"/>
          <w:lang w:val="en-US"/>
        </w:rPr>
        <w:t xml:space="preserve"> (EPO)</w:t>
      </w:r>
    </w:p>
    <w:p w14:paraId="6BA0A4E1" w14:textId="5D0DDAB8" w:rsidR="00A6174B" w:rsidRPr="00C16A75" w:rsidRDefault="00E47741" w:rsidP="00911E3F">
      <w:pPr>
        <w:jc w:val="both"/>
        <w:rPr>
          <w:rFonts w:ascii="Times New Roman" w:hAnsi="Times New Roman" w:cs="Times New Roman"/>
          <w:lang w:val="en-US"/>
        </w:rPr>
      </w:pPr>
      <w:r w:rsidRPr="00C16A75">
        <w:rPr>
          <w:rFonts w:ascii="Times New Roman" w:hAnsi="Times New Roman" w:cs="Times New Roman"/>
          <w:lang w:val="en-US"/>
        </w:rPr>
        <w:t>E</w:t>
      </w:r>
      <w:r w:rsidR="006711D1" w:rsidRPr="00C16A75">
        <w:rPr>
          <w:rFonts w:ascii="Times New Roman" w:hAnsi="Times New Roman" w:cs="Times New Roman"/>
          <w:lang w:val="en-US"/>
        </w:rPr>
        <w:t xml:space="preserve">rythropoietin (EPO) secretion is driven by partial oxygen pressure in </w:t>
      </w:r>
      <w:r w:rsidRPr="00C16A75">
        <w:rPr>
          <w:rFonts w:ascii="Times New Roman" w:hAnsi="Times New Roman" w:cs="Times New Roman"/>
          <w:lang w:val="en-US"/>
        </w:rPr>
        <w:t xml:space="preserve">the </w:t>
      </w:r>
      <w:r w:rsidR="006711D1" w:rsidRPr="00C16A75">
        <w:rPr>
          <w:rFonts w:ascii="Times New Roman" w:hAnsi="Times New Roman" w:cs="Times New Roman"/>
          <w:lang w:val="en-US"/>
        </w:rPr>
        <w:t>kidneys</w:t>
      </w:r>
      <w:r w:rsidR="007936B7"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(Goldberg and Schneider, 1994; Jacobson, et al., 1957; Pagel, et al., 1988; Porter and Goldberg, 1993)</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In contrast with previous hormones</w:t>
      </w:r>
      <w:r w:rsidRPr="00C16A75">
        <w:rPr>
          <w:rFonts w:ascii="Times New Roman" w:hAnsi="Times New Roman" w:cs="Times New Roman"/>
          <w:lang w:val="en-US"/>
        </w:rPr>
        <w:t>,</w:t>
      </w:r>
      <w:r w:rsidR="006711D1" w:rsidRPr="00C16A75">
        <w:rPr>
          <w:rFonts w:ascii="Times New Roman" w:hAnsi="Times New Roman" w:cs="Times New Roman"/>
          <w:lang w:val="en-US"/>
        </w:rPr>
        <w:t xml:space="preserve"> the distribution space of EPO is not </w:t>
      </w:r>
      <w:r w:rsidRPr="00C16A75">
        <w:rPr>
          <w:rFonts w:ascii="Times New Roman" w:hAnsi="Times New Roman" w:cs="Times New Roman"/>
          <w:lang w:val="en-US"/>
        </w:rPr>
        <w:t xml:space="preserve">all </w:t>
      </w:r>
      <w:r w:rsidR="006711D1" w:rsidRPr="00C16A75">
        <w:rPr>
          <w:rFonts w:ascii="Times New Roman" w:hAnsi="Times New Roman" w:cs="Times New Roman"/>
          <w:lang w:val="en-US"/>
        </w:rPr>
        <w:t xml:space="preserve">extracellular fluid, but only about 40% of </w:t>
      </w:r>
      <w:r w:rsidRPr="00C16A75">
        <w:rPr>
          <w:rFonts w:ascii="Times New Roman" w:hAnsi="Times New Roman" w:cs="Times New Roman"/>
          <w:lang w:val="en-US"/>
        </w:rPr>
        <w:t xml:space="preserve">this fluid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(Miller, et al., 1982; Reissmann, et al., 1965)</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xml:space="preserve">. The mean </w:t>
      </w:r>
      <w:r w:rsidR="00CC6E58" w:rsidRPr="00C16A75">
        <w:rPr>
          <w:rFonts w:ascii="Times New Roman" w:hAnsi="Times New Roman" w:cs="Times New Roman"/>
          <w:lang w:val="en-US"/>
        </w:rPr>
        <w:t>degradation must be</w:t>
      </w:r>
      <w:r w:rsidR="006711D1" w:rsidRPr="00C16A75">
        <w:rPr>
          <w:rFonts w:ascii="Times New Roman" w:hAnsi="Times New Roman" w:cs="Times New Roman"/>
          <w:lang w:val="en-US"/>
        </w:rPr>
        <w:t xml:space="preserve"> the same as the mean secretion </w:t>
      </w:r>
      <w:r w:rsidR="00CC6E58" w:rsidRPr="00C16A75">
        <w:rPr>
          <w:rFonts w:ascii="Times New Roman" w:hAnsi="Times New Roman" w:cs="Times New Roman"/>
          <w:lang w:val="en-US"/>
        </w:rPr>
        <w:t xml:space="preserve">during typical mean concentration </w:t>
      </w:r>
      <w:r w:rsidR="006711D1" w:rsidRPr="00C16A75">
        <w:rPr>
          <w:rFonts w:ascii="Times New Roman" w:hAnsi="Times New Roman" w:cs="Times New Roman"/>
          <w:lang w:val="en-US"/>
        </w:rPr>
        <w:t>in</w:t>
      </w:r>
      <w:r w:rsidRPr="00C16A75">
        <w:rPr>
          <w:rFonts w:ascii="Times New Roman" w:hAnsi="Times New Roman" w:cs="Times New Roman"/>
          <w:lang w:val="en-US"/>
        </w:rPr>
        <w:t xml:space="preserve"> a</w:t>
      </w:r>
      <w:r w:rsidR="006711D1"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006711D1" w:rsidRPr="00C16A75">
        <w:rPr>
          <w:rFonts w:ascii="Times New Roman" w:hAnsi="Times New Roman" w:cs="Times New Roman"/>
          <w:lang w:val="en-US"/>
        </w:rPr>
        <w:t>.</w:t>
      </w:r>
    </w:p>
    <w:p w14:paraId="0CE24979" w14:textId="4DCAA460" w:rsidR="006711D1" w:rsidRPr="00C16A75" w:rsidRDefault="006711D1" w:rsidP="00911E3F">
      <w:pPr>
        <w:jc w:val="both"/>
        <w:rPr>
          <w:rFonts w:ascii="Times New Roman" w:hAnsi="Times New Roman" w:cs="Times New Roman"/>
          <w:lang w:val="en-US"/>
        </w:rPr>
      </w:pPr>
      <w:r w:rsidRPr="00C16A75">
        <w:rPr>
          <w:rFonts w:ascii="Times New Roman" w:hAnsi="Times New Roman" w:cs="Times New Roman"/>
          <w:lang w:val="en-US"/>
        </w:rPr>
        <w:t>Th</w:t>
      </w:r>
      <w:r w:rsidR="007936B7" w:rsidRPr="00C16A75">
        <w:rPr>
          <w:rFonts w:ascii="Times New Roman" w:hAnsi="Times New Roman" w:cs="Times New Roman"/>
          <w:lang w:val="en-US"/>
        </w:rPr>
        <w:t xml:space="preserve">e role of erythropoietin is connected with erythropoiesis in the bone marrow </w:t>
      </w:r>
      <w:r w:rsidR="00781A0D"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(Jacobson, et al., 1957; Roush, 1995; Winearls, et al., 1986)</w:t>
      </w:r>
      <w:r w:rsidR="00781A0D" w:rsidRPr="00C16A75">
        <w:rPr>
          <w:rFonts w:ascii="Times New Roman" w:hAnsi="Times New Roman" w:cs="Times New Roman"/>
          <w:lang w:val="en-US"/>
        </w:rPr>
        <w:fldChar w:fldCharType="end"/>
      </w:r>
      <w:r w:rsidR="007936B7" w:rsidRPr="00C16A75">
        <w:rPr>
          <w:rFonts w:ascii="Times New Roman" w:hAnsi="Times New Roman" w:cs="Times New Roman"/>
          <w:lang w:val="en-US"/>
        </w:rPr>
        <w:t>.</w:t>
      </w:r>
    </w:p>
    <w:p w14:paraId="602952A3" w14:textId="77777777" w:rsidR="001F6B45" w:rsidRPr="00C16A75" w:rsidRDefault="001F6B45" w:rsidP="00911E3F">
      <w:pPr>
        <w:pStyle w:val="Nadpis3"/>
        <w:jc w:val="both"/>
        <w:rPr>
          <w:rFonts w:ascii="Times New Roman" w:hAnsi="Times New Roman" w:cs="Times New Roman"/>
          <w:lang w:val="en-US"/>
        </w:rPr>
      </w:pPr>
      <w:bookmarkStart w:id="268" w:name="_Toc409289309"/>
      <w:r w:rsidRPr="00C16A75">
        <w:rPr>
          <w:rFonts w:ascii="Times New Roman" w:hAnsi="Times New Roman" w:cs="Times New Roman"/>
          <w:lang w:val="en-US"/>
        </w:rPr>
        <w:t>Insulin and glucagon</w:t>
      </w:r>
      <w:bookmarkEnd w:id="268"/>
    </w:p>
    <w:p w14:paraId="2C543373" w14:textId="541DA7B2" w:rsidR="00CC6E58"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Insulin is one of the most </w:t>
      </w:r>
      <w:r w:rsidR="00C57D93" w:rsidRPr="00C16A75">
        <w:rPr>
          <w:rFonts w:ascii="Times New Roman" w:hAnsi="Times New Roman" w:cs="Times New Roman"/>
          <w:lang w:val="en-US"/>
        </w:rPr>
        <w:t xml:space="preserve">widely </w:t>
      </w:r>
      <w:r w:rsidRPr="00C16A75">
        <w:rPr>
          <w:rFonts w:ascii="Times New Roman" w:hAnsi="Times New Roman" w:cs="Times New Roman"/>
          <w:lang w:val="en-US"/>
        </w:rPr>
        <w:t>studie</w:t>
      </w:r>
      <w:r w:rsidR="00C57D93" w:rsidRPr="00C16A75">
        <w:rPr>
          <w:rFonts w:ascii="Times New Roman" w:hAnsi="Times New Roman" w:cs="Times New Roman"/>
          <w:lang w:val="en-US"/>
        </w:rPr>
        <w:t>d</w:t>
      </w:r>
      <w:r w:rsidRPr="00C16A75">
        <w:rPr>
          <w:rFonts w:ascii="Times New Roman" w:hAnsi="Times New Roman" w:cs="Times New Roman"/>
          <w:lang w:val="en-US"/>
        </w:rPr>
        <w:t xml:space="preserve"> hormone</w:t>
      </w:r>
      <w:r w:rsidR="00C57D93" w:rsidRPr="00C16A75">
        <w:rPr>
          <w:rFonts w:ascii="Times New Roman" w:hAnsi="Times New Roman" w:cs="Times New Roman"/>
          <w:lang w:val="en-US"/>
        </w:rPr>
        <w:t>s</w:t>
      </w:r>
      <w:r w:rsidRPr="00C16A75">
        <w:rPr>
          <w:rFonts w:ascii="Times New Roman" w:hAnsi="Times New Roman" w:cs="Times New Roman"/>
          <w:lang w:val="en-US"/>
        </w:rPr>
        <w:t xml:space="preserve">. </w:t>
      </w:r>
      <w:r w:rsidR="005B7A5B" w:rsidRPr="00C16A75">
        <w:rPr>
          <w:rFonts w:ascii="Times New Roman" w:hAnsi="Times New Roman" w:cs="Times New Roman"/>
          <w:lang w:val="en-US"/>
        </w:rPr>
        <w:t>M</w:t>
      </w:r>
      <w:r w:rsidRPr="00C16A75">
        <w:rPr>
          <w:rFonts w:ascii="Times New Roman" w:hAnsi="Times New Roman" w:cs="Times New Roman"/>
          <w:lang w:val="en-US"/>
        </w:rPr>
        <w:t>olar mass</w:t>
      </w:r>
      <w:r w:rsidR="005B7A5B" w:rsidRPr="00C16A75">
        <w:rPr>
          <w:rFonts w:ascii="Times New Roman" w:hAnsi="Times New Roman" w:cs="Times New Roman"/>
          <w:lang w:val="en-US"/>
        </w:rPr>
        <w:t xml:space="preserve"> of insulin</w:t>
      </w:r>
      <w:r w:rsidRPr="00C16A75">
        <w:rPr>
          <w:rFonts w:ascii="Times New Roman" w:hAnsi="Times New Roman" w:cs="Times New Roman"/>
          <w:lang w:val="en-US"/>
        </w:rPr>
        <w:t xml:space="preserve"> is </w:t>
      </w:r>
      <w:r w:rsidRPr="00C16A75">
        <w:rPr>
          <w:rFonts w:ascii="Times New Roman" w:hAnsi="Times New Roman" w:cs="Times New Roman"/>
          <w:color w:val="222222"/>
          <w:shd w:val="clear" w:color="auto" w:fill="FFFFFF"/>
          <w:lang w:val="en-US"/>
        </w:rPr>
        <w:t>5.808 kDa.</w:t>
      </w:r>
      <w:r w:rsidRPr="00C16A75">
        <w:rPr>
          <w:rFonts w:ascii="Times New Roman" w:hAnsi="Times New Roman" w:cs="Times New Roman"/>
          <w:lang w:val="en-US"/>
        </w:rPr>
        <w:t xml:space="preserve"> </w:t>
      </w:r>
      <w:r w:rsidR="00C57D93" w:rsidRPr="00C16A75">
        <w:rPr>
          <w:rFonts w:ascii="Times New Roman" w:hAnsi="Times New Roman" w:cs="Times New Roman"/>
          <w:lang w:val="en-US"/>
        </w:rPr>
        <w:t xml:space="preserve">The first </w:t>
      </w:r>
      <w:r w:rsidRPr="00C16A75">
        <w:rPr>
          <w:rFonts w:ascii="Times New Roman" w:hAnsi="Times New Roman" w:cs="Times New Roman"/>
          <w:lang w:val="en-US"/>
        </w:rPr>
        <w:t xml:space="preserve">standard international unit of insulin was </w:t>
      </w:r>
      <w:r w:rsidR="00C57D93" w:rsidRPr="00C16A75">
        <w:rPr>
          <w:rFonts w:ascii="Times New Roman" w:hAnsi="Times New Roman" w:cs="Times New Roman"/>
          <w:lang w:val="en-US"/>
        </w:rPr>
        <w:t xml:space="preserve">noted </w:t>
      </w:r>
      <w:r w:rsidRPr="00C16A75">
        <w:rPr>
          <w:rFonts w:ascii="Times New Roman" w:hAnsi="Times New Roman" w:cs="Times New Roman"/>
          <w:lang w:val="en-US"/>
        </w:rPr>
        <w:t xml:space="preserve">in 1958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1958)</w:t>
      </w:r>
      <w:r w:rsidR="00781A0D" w:rsidRPr="00C16A75">
        <w:rPr>
          <w:rFonts w:ascii="Times New Roman" w:hAnsi="Times New Roman" w:cs="Times New Roman"/>
          <w:color w:val="222222"/>
          <w:shd w:val="clear" w:color="auto" w:fill="FFFFFF"/>
          <w:lang w:val="en-US"/>
        </w:rPr>
        <w:fldChar w:fldCharType="end"/>
      </w:r>
      <w:r w:rsidR="00C57D93" w:rsidRPr="00C16A75">
        <w:rPr>
          <w:rFonts w:ascii="Times New Roman" w:hAnsi="Times New Roman" w:cs="Times New Roman"/>
          <w:color w:val="222222"/>
          <w:shd w:val="clear" w:color="auto" w:fill="FFFFFF"/>
          <w:lang w:val="en-US"/>
        </w:rPr>
        <w:t xml:space="preserve">; the most recently </w:t>
      </w:r>
      <w:r w:rsidRPr="00C16A75">
        <w:rPr>
          <w:rFonts w:ascii="Times New Roman" w:hAnsi="Times New Roman" w:cs="Times New Roman"/>
          <w:color w:val="222222"/>
          <w:shd w:val="clear" w:color="auto" w:fill="FFFFFF"/>
          <w:lang w:val="en-US"/>
        </w:rPr>
        <w:t>discontinued definition from 1986 has</w:t>
      </w:r>
      <w:r w:rsidR="00C57D93" w:rsidRPr="00C16A75">
        <w:rPr>
          <w:rFonts w:ascii="Times New Roman" w:hAnsi="Times New Roman" w:cs="Times New Roman"/>
          <w:color w:val="222222"/>
          <w:shd w:val="clear" w:color="auto" w:fill="FFFFFF"/>
          <w:lang w:val="en-US"/>
        </w:rPr>
        <w:t xml:space="preserve"> been</w:t>
      </w:r>
      <w:r w:rsidRPr="00C16A75">
        <w:rPr>
          <w:rFonts w:ascii="Times New Roman" w:hAnsi="Times New Roman" w:cs="Times New Roman"/>
          <w:color w:val="222222"/>
          <w:shd w:val="clear" w:color="auto" w:fill="FFFFFF"/>
          <w:lang w:val="en-US"/>
        </w:rPr>
        <w:t xml:space="preserve"> improved to 38.46 µg/IU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1987)</w:t>
      </w:r>
      <w:r w:rsidR="00781A0D" w:rsidRPr="00C16A75">
        <w:rPr>
          <w:rFonts w:ascii="Times New Roman" w:hAnsi="Times New Roman" w:cs="Times New Roman"/>
          <w:color w:val="222222"/>
          <w:shd w:val="clear" w:color="auto" w:fill="FFFFFF"/>
          <w:lang w:val="en-US"/>
        </w:rPr>
        <w:fldChar w:fldCharType="end"/>
      </w:r>
      <w:r w:rsidRPr="00C16A75">
        <w:rPr>
          <w:rFonts w:ascii="Times New Roman" w:hAnsi="Times New Roman" w:cs="Times New Roman"/>
          <w:color w:val="222222"/>
          <w:shd w:val="clear" w:color="auto" w:fill="FFFFFF"/>
          <w:lang w:val="en-US"/>
        </w:rPr>
        <w:t>. Using this definition</w:t>
      </w:r>
      <w:r w:rsidR="00C57D93" w:rsidRPr="00C16A75">
        <w:rPr>
          <w:rFonts w:ascii="Times New Roman" w:hAnsi="Times New Roman" w:cs="Times New Roman"/>
          <w:color w:val="222222"/>
          <w:shd w:val="clear" w:color="auto" w:fill="FFFFFF"/>
          <w:lang w:val="en-US"/>
        </w:rPr>
        <w:t>,</w:t>
      </w:r>
      <w:r w:rsidRPr="00C16A75">
        <w:rPr>
          <w:rFonts w:ascii="Times New Roman" w:hAnsi="Times New Roman" w:cs="Times New Roman"/>
          <w:color w:val="222222"/>
          <w:shd w:val="clear" w:color="auto" w:fill="FFFFFF"/>
          <w:lang w:val="en-US"/>
        </w:rPr>
        <w:t xml:space="preserve"> it is possible to </w:t>
      </w:r>
      <w:r w:rsidR="009E4AC6" w:rsidRPr="00C16A75">
        <w:rPr>
          <w:rFonts w:ascii="Times New Roman" w:hAnsi="Times New Roman" w:cs="Times New Roman"/>
          <w:color w:val="222222"/>
          <w:shd w:val="clear" w:color="auto" w:fill="FFFFFF"/>
          <w:lang w:val="en-US"/>
        </w:rPr>
        <w:t>deduce</w:t>
      </w:r>
      <w:r w:rsidRPr="00C16A75">
        <w:rPr>
          <w:rFonts w:ascii="Times New Roman" w:hAnsi="Times New Roman" w:cs="Times New Roman"/>
          <w:color w:val="222222"/>
          <w:shd w:val="clear" w:color="auto" w:fill="FFFFFF"/>
          <w:lang w:val="en-US"/>
        </w:rPr>
        <w:t xml:space="preserve"> </w:t>
      </w:r>
      <w:r w:rsidR="00C57D93" w:rsidRPr="00C16A75">
        <w:rPr>
          <w:rFonts w:ascii="Times New Roman" w:hAnsi="Times New Roman" w:cs="Times New Roman"/>
          <w:color w:val="222222"/>
          <w:shd w:val="clear" w:color="auto" w:fill="FFFFFF"/>
          <w:lang w:val="en-US"/>
        </w:rPr>
        <w:t xml:space="preserve">a </w:t>
      </w:r>
      <w:r w:rsidRPr="00C16A75">
        <w:rPr>
          <w:rFonts w:ascii="Times New Roman" w:hAnsi="Times New Roman" w:cs="Times New Roman"/>
          <w:color w:val="222222"/>
          <w:shd w:val="clear" w:color="auto" w:fill="FFFFFF"/>
          <w:lang w:val="en-US"/>
        </w:rPr>
        <w:t>conversion</w:t>
      </w:r>
      <w:r w:rsidR="005B7A5B" w:rsidRPr="00C16A75">
        <w:rPr>
          <w:rFonts w:ascii="Times New Roman" w:hAnsi="Times New Roman" w:cs="Times New Roman"/>
          <w:color w:val="222222"/>
          <w:shd w:val="clear" w:color="auto" w:fill="FFFFFF"/>
          <w:lang w:val="en-US"/>
        </w:rPr>
        <w:t xml:space="preserve"> factor from pharmacological units to amount of substance</w:t>
      </w:r>
      <w:r w:rsidRPr="00C16A75">
        <w:rPr>
          <w:rFonts w:ascii="Times New Roman" w:hAnsi="Times New Roman" w:cs="Times New Roman"/>
          <w:color w:val="222222"/>
          <w:shd w:val="clear" w:color="auto" w:fill="FFFFFF"/>
          <w:lang w:val="en-US"/>
        </w:rPr>
        <w:t xml:space="preserve"> as 6.621</w:t>
      </w:r>
      <w:r w:rsidR="001E2B42" w:rsidRPr="00C16A75">
        <w:rPr>
          <w:rFonts w:ascii="Times New Roman" w:hAnsi="Times New Roman" w:cs="Times New Roman"/>
          <w:color w:val="222222"/>
          <w:shd w:val="clear" w:color="auto" w:fill="FFFFFF"/>
          <w:lang w:val="en-US"/>
        </w:rPr>
        <w:t xml:space="preserve"> </w:t>
      </w:r>
      <w:r w:rsidRPr="00C16A75">
        <w:rPr>
          <w:rFonts w:ascii="Times New Roman" w:hAnsi="Times New Roman" w:cs="Times New Roman"/>
          <w:color w:val="222222"/>
          <w:shd w:val="clear" w:color="auto" w:fill="FFFFFF"/>
          <w:lang w:val="en-US"/>
        </w:rPr>
        <w:t>pmol</w:t>
      </w:r>
      <w:r w:rsidR="001E2B42" w:rsidRPr="00C16A75">
        <w:rPr>
          <w:rFonts w:ascii="Times New Roman" w:hAnsi="Times New Roman" w:cs="Times New Roman"/>
          <w:color w:val="222222"/>
          <w:shd w:val="clear" w:color="auto" w:fill="FFFFFF"/>
          <w:lang w:val="en-US"/>
        </w:rPr>
        <w:t xml:space="preserve"> per 1 </w:t>
      </w:r>
      <w:r w:rsidRPr="00C16A75">
        <w:rPr>
          <w:rFonts w:ascii="Times New Roman" w:hAnsi="Times New Roman" w:cs="Times New Roman"/>
          <w:color w:val="222222"/>
          <w:shd w:val="clear" w:color="auto" w:fill="FFFFFF"/>
          <w:lang w:val="en-US"/>
        </w:rPr>
        <w:t>IU</w:t>
      </w:r>
      <w:r w:rsidR="001E2B42" w:rsidRPr="00C16A75">
        <w:rPr>
          <w:rFonts w:ascii="Times New Roman" w:hAnsi="Times New Roman" w:cs="Times New Roman"/>
          <w:color w:val="222222"/>
          <w:shd w:val="clear" w:color="auto" w:fill="FFFFFF"/>
          <w:lang w:val="en-US"/>
        </w:rPr>
        <w:t xml:space="preserve"> of insulin</w:t>
      </w:r>
      <w:r w:rsidRPr="00C16A75">
        <w:rPr>
          <w:rFonts w:ascii="Times New Roman" w:hAnsi="Times New Roman" w:cs="Times New Roman"/>
          <w:color w:val="222222"/>
          <w:shd w:val="clear" w:color="auto" w:fill="FFFFFF"/>
          <w:lang w:val="en-US"/>
        </w:rPr>
        <w:t>.</w:t>
      </w:r>
    </w:p>
    <w:p w14:paraId="35467C66" w14:textId="7A988671" w:rsidR="001F6B45"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1F6B45" w:rsidRPr="00C16A75">
        <w:rPr>
          <w:rFonts w:ascii="Times New Roman" w:hAnsi="Times New Roman" w:cs="Times New Roman"/>
          <w:lang w:val="en-US"/>
        </w:rPr>
        <w:t xml:space="preserve">insulin </w:t>
      </w:r>
      <w:r w:rsidRPr="00C16A75">
        <w:rPr>
          <w:rFonts w:ascii="Times New Roman" w:hAnsi="Times New Roman" w:cs="Times New Roman"/>
          <w:lang w:val="en-US"/>
        </w:rPr>
        <w:t xml:space="preserve">pharmacokinetic and pharmacodynamics </w:t>
      </w:r>
      <w:r w:rsidR="001F6B45" w:rsidRPr="00C16A75">
        <w:rPr>
          <w:rFonts w:ascii="Times New Roman" w:hAnsi="Times New Roman" w:cs="Times New Roman"/>
          <w:lang w:val="en-US"/>
        </w:rPr>
        <w:t>obeys the same principle</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as the model of glucose-insulin homeostasis </w:t>
      </w:r>
      <w:r w:rsidR="00E7575C" w:rsidRPr="00C16A75">
        <w:rPr>
          <w:rFonts w:ascii="Times New Roman" w:hAnsi="Times New Roman" w:cs="Times New Roman"/>
          <w:lang w:val="en-US"/>
        </w:rPr>
        <w:t xml:space="preserve">put forward by </w:t>
      </w:r>
      <w:r w:rsidR="001F6B45" w:rsidRPr="00C16A75">
        <w:rPr>
          <w:rFonts w:ascii="Times New Roman" w:hAnsi="Times New Roman" w:cs="Times New Roman"/>
          <w:lang w:val="en-US"/>
        </w:rPr>
        <w:t xml:space="preserve">Guyton et al. </w:t>
      </w:r>
      <w:r w:rsidR="001F6B45"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Insulin is synthetized and stored in beta-cells and its secretion is driven </w:t>
      </w:r>
      <w:r w:rsidR="00AA5645" w:rsidRPr="00C16A75">
        <w:rPr>
          <w:rFonts w:ascii="Times New Roman" w:hAnsi="Times New Roman" w:cs="Times New Roman"/>
          <w:lang w:val="en-US"/>
        </w:rPr>
        <w:t>primar</w:t>
      </w:r>
      <w:r w:rsidR="00E7575C" w:rsidRPr="00C16A75">
        <w:rPr>
          <w:rFonts w:ascii="Times New Roman" w:hAnsi="Times New Roman" w:cs="Times New Roman"/>
          <w:lang w:val="en-US"/>
        </w:rPr>
        <w:t>il</w:t>
      </w:r>
      <w:r w:rsidR="00AA5645" w:rsidRPr="00C16A75">
        <w:rPr>
          <w:rFonts w:ascii="Times New Roman" w:hAnsi="Times New Roman" w:cs="Times New Roman"/>
          <w:lang w:val="en-US"/>
        </w:rPr>
        <w:t xml:space="preserve">y </w:t>
      </w:r>
      <w:r w:rsidR="001F6B45" w:rsidRPr="00C16A75">
        <w:rPr>
          <w:rFonts w:ascii="Times New Roman" w:hAnsi="Times New Roman" w:cs="Times New Roman"/>
          <w:lang w:val="en-US"/>
        </w:rPr>
        <w:t xml:space="preserve">by glucose and </w:t>
      </w:r>
      <w:r w:rsidR="00E7575C" w:rsidRPr="00C16A75">
        <w:rPr>
          <w:rFonts w:ascii="Times New Roman" w:hAnsi="Times New Roman" w:cs="Times New Roman"/>
          <w:lang w:val="en-US"/>
        </w:rPr>
        <w:t xml:space="preserve">secondarily </w:t>
      </w:r>
      <w:r w:rsidR="00AA5645" w:rsidRPr="00C16A75">
        <w:rPr>
          <w:rFonts w:ascii="Times New Roman" w:hAnsi="Times New Roman" w:cs="Times New Roman"/>
          <w:lang w:val="en-US"/>
        </w:rPr>
        <w:t xml:space="preserve">by </w:t>
      </w:r>
      <w:r w:rsidR="001F6B45" w:rsidRPr="00C16A75">
        <w:rPr>
          <w:rFonts w:ascii="Times New Roman" w:hAnsi="Times New Roman" w:cs="Times New Roman"/>
          <w:lang w:val="en-US"/>
        </w:rPr>
        <w:t>keto</w:t>
      </w:r>
      <w:r w:rsidR="007C1AF8" w:rsidRPr="00C16A75">
        <w:rPr>
          <w:rFonts w:ascii="Times New Roman" w:hAnsi="Times New Roman" w:cs="Times New Roman"/>
          <w:lang w:val="en-US"/>
        </w:rPr>
        <w:t xml:space="preserve"> </w:t>
      </w:r>
      <w:r w:rsidR="001F6B45" w:rsidRPr="00C16A75">
        <w:rPr>
          <w:rFonts w:ascii="Times New Roman" w:hAnsi="Times New Roman" w:cs="Times New Roman"/>
          <w:lang w:val="en-US"/>
        </w:rPr>
        <w:t xml:space="preserve">acids </w:t>
      </w:r>
      <w:r w:rsidR="001F6B45"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(Imai, et al., 2008; Rutter and Hill, 2006)</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Portal and peripheral vein insulin has different concentration</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w:t>
      </w:r>
      <w:r w:rsidR="001F6B45"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(Blackard and Nelson, 1970)</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because insulin is transported </w:t>
      </w:r>
      <w:r w:rsidR="000F5C40" w:rsidRPr="00C16A75">
        <w:rPr>
          <w:rFonts w:ascii="Times New Roman" w:hAnsi="Times New Roman" w:cs="Times New Roman"/>
          <w:lang w:val="en-US"/>
        </w:rPr>
        <w:t xml:space="preserve">directly </w:t>
      </w:r>
      <w:r w:rsidR="001F6B45" w:rsidRPr="00C16A75">
        <w:rPr>
          <w:rFonts w:ascii="Times New Roman" w:hAnsi="Times New Roman" w:cs="Times New Roman"/>
          <w:lang w:val="en-US"/>
        </w:rPr>
        <w:t xml:space="preserve">after </w:t>
      </w:r>
      <w:r w:rsidR="000F5C40" w:rsidRPr="00C16A75">
        <w:rPr>
          <w:rFonts w:ascii="Times New Roman" w:hAnsi="Times New Roman" w:cs="Times New Roman"/>
          <w:lang w:val="en-US"/>
        </w:rPr>
        <w:t xml:space="preserve">its </w:t>
      </w:r>
      <w:r w:rsidR="001F6B45" w:rsidRPr="00C16A75">
        <w:rPr>
          <w:rFonts w:ascii="Times New Roman" w:hAnsi="Times New Roman" w:cs="Times New Roman"/>
          <w:lang w:val="en-US"/>
        </w:rPr>
        <w:t>secretion by portal vein</w:t>
      </w:r>
      <w:r w:rsidR="000F5C40" w:rsidRPr="00C16A75">
        <w:rPr>
          <w:rFonts w:ascii="Times New Roman" w:hAnsi="Times New Roman" w:cs="Times New Roman"/>
          <w:lang w:val="en-US"/>
        </w:rPr>
        <w:t>s</w:t>
      </w:r>
      <w:r w:rsidR="001F6B45" w:rsidRPr="00C16A75">
        <w:rPr>
          <w:rFonts w:ascii="Times New Roman" w:hAnsi="Times New Roman" w:cs="Times New Roman"/>
          <w:lang w:val="en-US"/>
        </w:rPr>
        <w:t xml:space="preserve"> to</w:t>
      </w:r>
      <w:r w:rsidR="000F5C40" w:rsidRPr="00C16A75">
        <w:rPr>
          <w:rFonts w:ascii="Times New Roman" w:hAnsi="Times New Roman" w:cs="Times New Roman"/>
          <w:lang w:val="en-US"/>
        </w:rPr>
        <w:t xml:space="preserve"> the</w:t>
      </w:r>
      <w:r w:rsidR="001F6B45" w:rsidRPr="00C16A75">
        <w:rPr>
          <w:rFonts w:ascii="Times New Roman" w:hAnsi="Times New Roman" w:cs="Times New Roman"/>
          <w:lang w:val="en-US"/>
        </w:rPr>
        <w:t xml:space="preserve"> liver. Absorbance and clearance </w:t>
      </w:r>
      <w:r w:rsidR="009E4AC6" w:rsidRPr="00C16A75">
        <w:rPr>
          <w:rFonts w:ascii="Times New Roman" w:hAnsi="Times New Roman" w:cs="Times New Roman"/>
          <w:lang w:val="en-US"/>
        </w:rPr>
        <w:t xml:space="preserve">of insulin </w:t>
      </w:r>
      <w:r w:rsidR="000F5C40" w:rsidRPr="00C16A75">
        <w:rPr>
          <w:rFonts w:ascii="Times New Roman" w:hAnsi="Times New Roman" w:cs="Times New Roman"/>
          <w:lang w:val="en-US"/>
        </w:rPr>
        <w:t xml:space="preserve">have been </w:t>
      </w:r>
      <w:r w:rsidR="001F6B45" w:rsidRPr="00C16A75">
        <w:rPr>
          <w:rFonts w:ascii="Times New Roman" w:hAnsi="Times New Roman" w:cs="Times New Roman"/>
          <w:lang w:val="en-US"/>
        </w:rPr>
        <w:t xml:space="preserve">measured </w:t>
      </w:r>
      <w:r w:rsidR="000F5C40" w:rsidRPr="00C16A75">
        <w:rPr>
          <w:rFonts w:ascii="Times New Roman" w:hAnsi="Times New Roman" w:cs="Times New Roman"/>
          <w:lang w:val="en-US"/>
        </w:rPr>
        <w:t>using a range of</w:t>
      </w:r>
      <w:r w:rsidR="001F6B45" w:rsidRPr="00C16A75">
        <w:rPr>
          <w:rFonts w:ascii="Times New Roman" w:hAnsi="Times New Roman" w:cs="Times New Roman"/>
          <w:lang w:val="en-US"/>
        </w:rPr>
        <w:t xml:space="preserve"> infusion experiments </w:t>
      </w:r>
      <w:r w:rsidR="001F6B45"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(Dobson, et al., 1967; DOEDEN and RIZZA, 1987; GINSBERG, et al., 1973)</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w:t>
      </w:r>
    </w:p>
    <w:p w14:paraId="6C1F22AE" w14:textId="10C68EDA" w:rsidR="001F6B45" w:rsidRPr="00C16A75" w:rsidRDefault="001F6B45" w:rsidP="00911E3F">
      <w:pPr>
        <w:jc w:val="both"/>
        <w:rPr>
          <w:rFonts w:ascii="Times New Roman" w:hAnsi="Times New Roman" w:cs="Times New Roman"/>
          <w:lang w:val="en-US"/>
        </w:rPr>
      </w:pPr>
      <w:r w:rsidRPr="00C16A75">
        <w:rPr>
          <w:rFonts w:ascii="Times New Roman" w:hAnsi="Times New Roman" w:cs="Times New Roman"/>
          <w:lang w:val="en-US"/>
        </w:rPr>
        <w:t xml:space="preserve">Problems with insufficient insulin secretion results in type 1 diabetes mellitus and receptor </w:t>
      </w:r>
      <w:r w:rsidR="00CC6E58" w:rsidRPr="00C16A75">
        <w:rPr>
          <w:rFonts w:ascii="Times New Roman" w:hAnsi="Times New Roman" w:cs="Times New Roman"/>
          <w:lang w:val="en-US"/>
        </w:rPr>
        <w:t xml:space="preserve">insensibility </w:t>
      </w:r>
      <w:r w:rsidRPr="00C16A75">
        <w:rPr>
          <w:rFonts w:ascii="Times New Roman" w:hAnsi="Times New Roman" w:cs="Times New Roman"/>
          <w:lang w:val="en-US"/>
        </w:rPr>
        <w:t>lead</w:t>
      </w:r>
      <w:r w:rsidR="00CC6E58" w:rsidRPr="00C16A75">
        <w:rPr>
          <w:rFonts w:ascii="Times New Roman" w:hAnsi="Times New Roman" w:cs="Times New Roman"/>
          <w:lang w:val="en-US"/>
        </w:rPr>
        <w:t>s</w:t>
      </w:r>
      <w:r w:rsidRPr="00C16A75">
        <w:rPr>
          <w:rFonts w:ascii="Times New Roman" w:hAnsi="Times New Roman" w:cs="Times New Roman"/>
          <w:lang w:val="en-US"/>
        </w:rPr>
        <w:t xml:space="preserve"> to type 2 diabetes mellitus </w:t>
      </w:r>
      <w:r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(George, et al., 2004; Prager, et al., 1987; Summers, et al., 1997)</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many differences between normal and obese individuals </w:t>
      </w:r>
      <w:r w:rsidR="000F5C40" w:rsidRPr="00C16A75">
        <w:rPr>
          <w:rFonts w:ascii="Times New Roman" w:hAnsi="Times New Roman" w:cs="Times New Roman"/>
          <w:lang w:val="en-US"/>
        </w:rPr>
        <w:t xml:space="preserve">have </w:t>
      </w:r>
      <w:r w:rsidR="00CC6E58" w:rsidRPr="00C16A75">
        <w:rPr>
          <w:rFonts w:ascii="Times New Roman" w:hAnsi="Times New Roman" w:cs="Times New Roman"/>
          <w:lang w:val="en-US"/>
        </w:rPr>
        <w:lastRenderedPageBreak/>
        <w:t>been observed</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(Prager, et al., 1986)</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F140F6" w:rsidRPr="00C16A75">
        <w:rPr>
          <w:rFonts w:ascii="Times New Roman" w:hAnsi="Times New Roman" w:cs="Times New Roman"/>
          <w:lang w:val="en-US"/>
        </w:rPr>
        <w:t xml:space="preserve"> Insulin has significant effects </w:t>
      </w:r>
      <w:r w:rsidR="000F5C40" w:rsidRPr="00C16A75">
        <w:rPr>
          <w:rFonts w:ascii="Times New Roman" w:hAnsi="Times New Roman" w:cs="Times New Roman"/>
          <w:lang w:val="en-US"/>
        </w:rPr>
        <w:t xml:space="preserve">on </w:t>
      </w:r>
      <w:r w:rsidR="00BA293E" w:rsidRPr="00C16A75">
        <w:rPr>
          <w:rFonts w:ascii="Times New Roman" w:hAnsi="Times New Roman" w:cs="Times New Roman"/>
          <w:lang w:val="en-US"/>
        </w:rPr>
        <w:t xml:space="preserve">glucose absorption </w:t>
      </w:r>
      <w:r w:rsidR="009E4AC6" w:rsidRPr="00C16A75">
        <w:rPr>
          <w:rFonts w:ascii="Times New Roman" w:hAnsi="Times New Roman" w:cs="Times New Roman"/>
          <w:lang w:val="en-US"/>
        </w:rPr>
        <w:t>into</w:t>
      </w:r>
      <w:r w:rsidR="00BA293E" w:rsidRPr="00C16A75">
        <w:rPr>
          <w:rFonts w:ascii="Times New Roman" w:hAnsi="Times New Roman" w:cs="Times New Roman"/>
          <w:lang w:val="en-US"/>
        </w:rPr>
        <w:t xml:space="preserve"> </w:t>
      </w:r>
      <w:r w:rsidR="009E4AC6" w:rsidRPr="00C16A75">
        <w:rPr>
          <w:rFonts w:ascii="Times New Roman" w:hAnsi="Times New Roman" w:cs="Times New Roman"/>
          <w:lang w:val="en-US"/>
        </w:rPr>
        <w:t xml:space="preserve">hepatocytes </w:t>
      </w:r>
      <w:r w:rsidR="00AA5645"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(Iwanishi, et al., 2000; Previs, et al., 2000; Rother, et al., 1998)</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where glucose </w:t>
      </w:r>
      <w:r w:rsidR="00E720E1" w:rsidRPr="00C16A75">
        <w:rPr>
          <w:rFonts w:ascii="Times New Roman" w:hAnsi="Times New Roman" w:cs="Times New Roman"/>
          <w:lang w:val="en-US"/>
        </w:rPr>
        <w:t xml:space="preserve">is </w:t>
      </w:r>
      <w:r w:rsidR="00F140F6" w:rsidRPr="00C16A75">
        <w:rPr>
          <w:rFonts w:ascii="Times New Roman" w:hAnsi="Times New Roman" w:cs="Times New Roman"/>
          <w:lang w:val="en-US"/>
        </w:rPr>
        <w:t xml:space="preserve">stored </w:t>
      </w:r>
      <w:r w:rsidR="00BA293E" w:rsidRPr="00C16A75">
        <w:rPr>
          <w:rFonts w:ascii="Times New Roman" w:hAnsi="Times New Roman" w:cs="Times New Roman"/>
          <w:lang w:val="en-US"/>
        </w:rPr>
        <w:t>and release</w:t>
      </w:r>
      <w:r w:rsidR="00E720E1" w:rsidRPr="00C16A75">
        <w:rPr>
          <w:rFonts w:ascii="Times New Roman" w:hAnsi="Times New Roman" w:cs="Times New Roman"/>
          <w:lang w:val="en-US"/>
        </w:rPr>
        <w:t>d</w:t>
      </w:r>
      <w:r w:rsidR="00BA293E" w:rsidRPr="00C16A75">
        <w:rPr>
          <w:rFonts w:ascii="Times New Roman" w:hAnsi="Times New Roman" w:cs="Times New Roman"/>
          <w:lang w:val="en-US"/>
        </w:rPr>
        <w:t xml:space="preserve"> </w:t>
      </w:r>
      <w:r w:rsidR="00F140F6" w:rsidRPr="00C16A75">
        <w:rPr>
          <w:rFonts w:ascii="Times New Roman" w:hAnsi="Times New Roman" w:cs="Times New Roman"/>
          <w:lang w:val="en-US"/>
        </w:rPr>
        <w:t>to</w:t>
      </w:r>
      <w:r w:rsidR="00BA293E" w:rsidRPr="00C16A75">
        <w:rPr>
          <w:rFonts w:ascii="Times New Roman" w:hAnsi="Times New Roman" w:cs="Times New Roman"/>
          <w:lang w:val="en-US"/>
        </w:rPr>
        <w:t>/from</w:t>
      </w:r>
      <w:r w:rsidR="00F140F6" w:rsidRPr="00C16A75">
        <w:rPr>
          <w:rFonts w:ascii="Times New Roman" w:hAnsi="Times New Roman" w:cs="Times New Roman"/>
          <w:lang w:val="en-US"/>
        </w:rPr>
        <w:t xml:space="preserve"> glycogen (glycogenesis, glycogenolysis)</w:t>
      </w:r>
      <w:r w:rsidR="009E4AC6" w:rsidRPr="00C16A75">
        <w:rPr>
          <w:rFonts w:ascii="Times New Roman" w:hAnsi="Times New Roman" w:cs="Times New Roman"/>
          <w:lang w:val="en-US"/>
        </w:rPr>
        <w:t xml:space="preserve">, glucose is </w:t>
      </w:r>
      <w:r w:rsidR="00F140F6" w:rsidRPr="00C16A75">
        <w:rPr>
          <w:rFonts w:ascii="Times New Roman" w:hAnsi="Times New Roman" w:cs="Times New Roman"/>
          <w:lang w:val="en-US"/>
        </w:rPr>
        <w:t>created from amino-acids (gluconeogenesis)</w:t>
      </w:r>
      <w:r w:rsidR="009E4AC6" w:rsidRPr="00C16A75">
        <w:rPr>
          <w:rFonts w:ascii="Times New Roman" w:hAnsi="Times New Roman" w:cs="Times New Roman"/>
          <w:lang w:val="en-US"/>
        </w:rPr>
        <w:t xml:space="preserve"> or glucose is </w:t>
      </w:r>
      <w:r w:rsidR="00F140F6" w:rsidRPr="00C16A75">
        <w:rPr>
          <w:rFonts w:ascii="Times New Roman" w:hAnsi="Times New Roman" w:cs="Times New Roman"/>
          <w:lang w:val="en-US"/>
        </w:rPr>
        <w:t>transformed to fats (lipogenesis)</w:t>
      </w:r>
      <w:r w:rsidR="00AA5645" w:rsidRPr="00C16A75">
        <w:rPr>
          <w:rFonts w:ascii="Times New Roman" w:hAnsi="Times New Roman" w:cs="Times New Roman"/>
          <w:lang w:val="en-US"/>
        </w:rPr>
        <w:t xml:space="preserve"> </w:t>
      </w:r>
      <w:r w:rsidR="00AA5645"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 Miles, et al., 1995; Prager, et al., 1986)</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t>
      </w:r>
      <w:r w:rsidR="00BA293E" w:rsidRPr="00C16A75">
        <w:rPr>
          <w:rFonts w:ascii="Times New Roman" w:hAnsi="Times New Roman" w:cs="Times New Roman"/>
          <w:lang w:val="en-US"/>
        </w:rPr>
        <w:t xml:space="preserve">The </w:t>
      </w:r>
      <w:r w:rsidR="006E3F89" w:rsidRPr="00C16A75">
        <w:rPr>
          <w:rFonts w:ascii="Times New Roman" w:hAnsi="Times New Roman" w:cs="Times New Roman"/>
          <w:lang w:val="en-US"/>
        </w:rPr>
        <w:t xml:space="preserve">similar </w:t>
      </w:r>
      <w:r w:rsidR="00BA293E" w:rsidRPr="00C16A75">
        <w:rPr>
          <w:rFonts w:ascii="Times New Roman" w:hAnsi="Times New Roman" w:cs="Times New Roman"/>
          <w:lang w:val="en-US"/>
        </w:rPr>
        <w:t>effect</w:t>
      </w:r>
      <w:r w:rsidR="006E3F89" w:rsidRPr="00C16A75">
        <w:rPr>
          <w:rFonts w:ascii="Times New Roman" w:hAnsi="Times New Roman" w:cs="Times New Roman"/>
          <w:lang w:val="en-US"/>
        </w:rPr>
        <w:t>s</w:t>
      </w:r>
      <w:r w:rsidR="00BA293E" w:rsidRPr="00C16A75">
        <w:rPr>
          <w:rFonts w:ascii="Times New Roman" w:hAnsi="Times New Roman" w:cs="Times New Roman"/>
          <w:lang w:val="en-US"/>
        </w:rPr>
        <w:t xml:space="preserve"> </w:t>
      </w:r>
      <w:r w:rsidR="00E720E1" w:rsidRPr="00C16A75">
        <w:rPr>
          <w:rFonts w:ascii="Times New Roman" w:hAnsi="Times New Roman" w:cs="Times New Roman"/>
          <w:lang w:val="en-US"/>
        </w:rPr>
        <w:t>o</w:t>
      </w:r>
      <w:r w:rsidR="006E3F89" w:rsidRPr="00C16A75">
        <w:rPr>
          <w:rFonts w:ascii="Times New Roman" w:hAnsi="Times New Roman" w:cs="Times New Roman"/>
          <w:lang w:val="en-US"/>
        </w:rPr>
        <w:t>n</w:t>
      </w:r>
      <w:r w:rsidR="00E720E1" w:rsidRPr="00C16A75">
        <w:rPr>
          <w:rFonts w:ascii="Times New Roman" w:hAnsi="Times New Roman" w:cs="Times New Roman"/>
          <w:lang w:val="en-US"/>
        </w:rPr>
        <w:t xml:space="preserve"> </w:t>
      </w:r>
      <w:r w:rsidR="00BA293E" w:rsidRPr="00C16A75">
        <w:rPr>
          <w:rFonts w:ascii="Times New Roman" w:hAnsi="Times New Roman" w:cs="Times New Roman"/>
          <w:lang w:val="en-US"/>
        </w:rPr>
        <w:t>glucose ab</w:t>
      </w:r>
      <w:r w:rsidR="006E3F89" w:rsidRPr="00C16A75">
        <w:rPr>
          <w:rFonts w:ascii="Times New Roman" w:hAnsi="Times New Roman" w:cs="Times New Roman"/>
          <w:lang w:val="en-US"/>
        </w:rPr>
        <w:t>sorption and storage</w:t>
      </w:r>
      <w:r w:rsidR="00BA293E" w:rsidRPr="00C16A75">
        <w:rPr>
          <w:rFonts w:ascii="Times New Roman" w:hAnsi="Times New Roman" w:cs="Times New Roman"/>
          <w:lang w:val="en-US"/>
        </w:rPr>
        <w:t xml:space="preserve"> is modeled in skeletal muscle tissue. </w:t>
      </w:r>
      <w:r w:rsidR="00E720E1" w:rsidRPr="00C16A75">
        <w:rPr>
          <w:rFonts w:ascii="Times New Roman" w:hAnsi="Times New Roman" w:cs="Times New Roman"/>
          <w:lang w:val="en-US"/>
        </w:rPr>
        <w:t>I</w:t>
      </w:r>
      <w:r w:rsidR="00BA293E" w:rsidRPr="00C16A75">
        <w:rPr>
          <w:rFonts w:ascii="Times New Roman" w:hAnsi="Times New Roman" w:cs="Times New Roman"/>
          <w:lang w:val="en-US"/>
        </w:rPr>
        <w:t xml:space="preserve">nsulin also </w:t>
      </w:r>
      <w:r w:rsidR="006E3F89" w:rsidRPr="00C16A75">
        <w:rPr>
          <w:rFonts w:ascii="Times New Roman" w:hAnsi="Times New Roman" w:cs="Times New Roman"/>
          <w:lang w:val="en-US"/>
        </w:rPr>
        <w:t>facilitates storing of</w:t>
      </w:r>
      <w:r w:rsidR="00BA293E" w:rsidRPr="00C16A75">
        <w:rPr>
          <w:rFonts w:ascii="Times New Roman" w:hAnsi="Times New Roman" w:cs="Times New Roman"/>
          <w:lang w:val="en-US"/>
        </w:rPr>
        <w:t xml:space="preserve"> fatty acids in adipose tissue</w:t>
      </w:r>
      <w:r w:rsidR="00E720E1" w:rsidRPr="00C16A75">
        <w:rPr>
          <w:rFonts w:ascii="Times New Roman" w:hAnsi="Times New Roman" w:cs="Times New Roman"/>
          <w:lang w:val="en-US"/>
        </w:rPr>
        <w:t>,</w:t>
      </w:r>
      <w:r w:rsidR="00AA5645" w:rsidRPr="00C16A75">
        <w:rPr>
          <w:rFonts w:ascii="Times New Roman" w:hAnsi="Times New Roman" w:cs="Times New Roman"/>
          <w:lang w:val="en-US"/>
        </w:rPr>
        <w:t xml:space="preserve"> as modeled in </w:t>
      </w:r>
      <w:r w:rsidR="00E720E1"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lipid submodel of metabolism </w:t>
      </w:r>
      <w:r w:rsidR="006E3F89" w:rsidRPr="00C16A75">
        <w:rPr>
          <w:rFonts w:ascii="Times New Roman" w:hAnsi="Times New Roman" w:cs="Times New Roman"/>
          <w:lang w:val="en-US"/>
        </w:rPr>
        <w:t>(</w:t>
      </w:r>
      <w:r w:rsidR="006E3F89" w:rsidRPr="00C16A75">
        <w:rPr>
          <w:rFonts w:ascii="Times New Roman" w:hAnsi="Times New Roman" w:cs="Times New Roman"/>
          <w:lang w:val="en-US"/>
        </w:rPr>
        <w:fldChar w:fldCharType="begin"/>
      </w:r>
      <w:r w:rsidR="006E3F89" w:rsidRPr="00C16A75">
        <w:rPr>
          <w:rFonts w:ascii="Times New Roman" w:hAnsi="Times New Roman" w:cs="Times New Roman"/>
          <w:lang w:val="en-US"/>
        </w:rPr>
        <w:instrText xml:space="preserve"> REF _Ref421669994 \h </w:instrText>
      </w:r>
      <w:r w:rsidR="00A761F2" w:rsidRPr="00C16A75">
        <w:rPr>
          <w:rFonts w:ascii="Times New Roman" w:hAnsi="Times New Roman" w:cs="Times New Roman"/>
          <w:lang w:val="en-US"/>
        </w:rPr>
        <w:instrText xml:space="preserve"> \* MERGEFORMAT </w:instrText>
      </w:r>
      <w:r w:rsidR="006E3F89" w:rsidRPr="00C16A75">
        <w:rPr>
          <w:rFonts w:ascii="Times New Roman" w:hAnsi="Times New Roman" w:cs="Times New Roman"/>
          <w:lang w:val="en-US"/>
        </w:rPr>
      </w:r>
      <w:r w:rsidR="006E3F89"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noProof/>
          <w:lang w:val="en-US"/>
        </w:rPr>
        <w:t>33</w:t>
      </w:r>
      <w:r w:rsidR="006E3F89" w:rsidRPr="00C16A75">
        <w:rPr>
          <w:rFonts w:ascii="Times New Roman" w:hAnsi="Times New Roman" w:cs="Times New Roman"/>
          <w:lang w:val="en-US"/>
        </w:rPr>
        <w:fldChar w:fldCharType="end"/>
      </w:r>
      <w:r w:rsidR="006E3F89" w:rsidRPr="00C16A75">
        <w:rPr>
          <w:rFonts w:ascii="Times New Roman" w:hAnsi="Times New Roman" w:cs="Times New Roman"/>
          <w:lang w:val="en-US"/>
        </w:rPr>
        <w:t>)</w:t>
      </w:r>
      <w:r w:rsidR="00AA5645" w:rsidRPr="00C16A75">
        <w:rPr>
          <w:rFonts w:ascii="Times New Roman" w:hAnsi="Times New Roman" w:cs="Times New Roman"/>
          <w:lang w:val="en-US"/>
        </w:rPr>
        <w:t>.</w:t>
      </w:r>
    </w:p>
    <w:p w14:paraId="01824DF3" w14:textId="3917F52C" w:rsidR="00CC6E58" w:rsidRPr="00C16A75" w:rsidRDefault="00A74A31" w:rsidP="00911E3F">
      <w:pPr>
        <w:jc w:val="both"/>
        <w:rPr>
          <w:rFonts w:ascii="Times New Roman" w:hAnsi="Times New Roman" w:cs="Times New Roman"/>
          <w:lang w:val="en-US"/>
        </w:rPr>
      </w:pPr>
      <w:r w:rsidRPr="00C16A75">
        <w:rPr>
          <w:rFonts w:ascii="Times New Roman" w:hAnsi="Times New Roman" w:cs="Times New Roman"/>
          <w:lang w:val="en-US"/>
        </w:rPr>
        <w:t>In contrast to</w:t>
      </w:r>
      <w:r w:rsidR="00AA5645"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storage effect of </w:t>
      </w:r>
      <w:r w:rsidRPr="00C16A75">
        <w:rPr>
          <w:rFonts w:ascii="Times New Roman" w:hAnsi="Times New Roman" w:cs="Times New Roman"/>
          <w:lang w:val="en-US"/>
        </w:rPr>
        <w:t>i</w:t>
      </w:r>
      <w:r w:rsidR="00AA5645" w:rsidRPr="00C16A75">
        <w:rPr>
          <w:rFonts w:ascii="Times New Roman" w:hAnsi="Times New Roman" w:cs="Times New Roman"/>
          <w:lang w:val="en-US"/>
        </w:rPr>
        <w:t>nsulin</w:t>
      </w:r>
      <w:r w:rsidRPr="00C16A75">
        <w:rPr>
          <w:rFonts w:ascii="Times New Roman" w:hAnsi="Times New Roman" w:cs="Times New Roman"/>
          <w:lang w:val="en-US"/>
        </w:rPr>
        <w:t xml:space="preserve">, </w:t>
      </w:r>
      <w:r w:rsidR="00AA5645" w:rsidRPr="00C16A75">
        <w:rPr>
          <w:rFonts w:ascii="Times New Roman" w:hAnsi="Times New Roman" w:cs="Times New Roman"/>
          <w:lang w:val="en-US"/>
        </w:rPr>
        <w:t>g</w:t>
      </w:r>
      <w:r w:rsidR="00CC6E58" w:rsidRPr="00C16A75">
        <w:rPr>
          <w:rFonts w:ascii="Times New Roman" w:hAnsi="Times New Roman" w:cs="Times New Roman"/>
          <w:lang w:val="en-US"/>
        </w:rPr>
        <w:t>lucagon</w:t>
      </w:r>
      <w:r w:rsidR="00AA5645" w:rsidRPr="00C16A75">
        <w:rPr>
          <w:rFonts w:ascii="Times New Roman" w:hAnsi="Times New Roman" w:cs="Times New Roman"/>
          <w:lang w:val="en-US"/>
        </w:rPr>
        <w:t xml:space="preserve"> helps to </w:t>
      </w:r>
      <w:r w:rsidR="00D776DC" w:rsidRPr="00C16A75">
        <w:rPr>
          <w:rFonts w:ascii="Times New Roman" w:hAnsi="Times New Roman" w:cs="Times New Roman"/>
          <w:lang w:val="en-US"/>
        </w:rPr>
        <w:t xml:space="preserve">increase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glucose and fatty acid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in</w:t>
      </w:r>
      <w:r w:rsidR="00D776DC" w:rsidRPr="00C16A75">
        <w:rPr>
          <w:rFonts w:ascii="Times New Roman" w:hAnsi="Times New Roman" w:cs="Times New Roman"/>
          <w:lang w:val="en-US"/>
        </w:rPr>
        <w:t xml:space="preserve"> </w:t>
      </w:r>
      <w:r w:rsidR="00AA5645" w:rsidRPr="00C16A75">
        <w:rPr>
          <w:rFonts w:ascii="Times New Roman" w:hAnsi="Times New Roman" w:cs="Times New Roman"/>
          <w:lang w:val="en-US"/>
        </w:rPr>
        <w:t xml:space="preserve">the extracellular space. </w:t>
      </w:r>
      <w:r w:rsidRPr="00C16A75">
        <w:rPr>
          <w:rFonts w:ascii="Times New Roman" w:hAnsi="Times New Roman" w:cs="Times New Roman"/>
          <w:lang w:val="en-US"/>
        </w:rPr>
        <w:t xml:space="preserve">However, the </w:t>
      </w:r>
      <w:r w:rsidR="00AA5645" w:rsidRPr="00C16A75">
        <w:rPr>
          <w:rFonts w:ascii="Times New Roman" w:hAnsi="Times New Roman" w:cs="Times New Roman"/>
          <w:lang w:val="en-US"/>
        </w:rPr>
        <w:t>secretion of glucagon is</w:t>
      </w:r>
      <w:r w:rsidRPr="00C16A75">
        <w:rPr>
          <w:rFonts w:ascii="Times New Roman" w:hAnsi="Times New Roman" w:cs="Times New Roman"/>
          <w:lang w:val="en-US"/>
        </w:rPr>
        <w:t xml:space="preserve"> dependent</w:t>
      </w:r>
      <w:r w:rsidR="00AA5645" w:rsidRPr="00C16A75">
        <w:rPr>
          <w:rFonts w:ascii="Times New Roman" w:hAnsi="Times New Roman" w:cs="Times New Roman"/>
          <w:lang w:val="en-US"/>
        </w:rPr>
        <w:t xml:space="preserve"> on </w:t>
      </w:r>
      <w:r w:rsidR="00D776DC"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insulin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(and the glucose concentration)</w:t>
      </w:r>
      <w:r w:rsidRPr="00C16A75">
        <w:rPr>
          <w:rFonts w:ascii="Times New Roman" w:hAnsi="Times New Roman" w:cs="Times New Roman"/>
          <w:lang w:val="en-US"/>
        </w:rPr>
        <w:t xml:space="preserve">, rendering </w:t>
      </w:r>
      <w:r w:rsidR="00AA5645" w:rsidRPr="00C16A75">
        <w:rPr>
          <w:rFonts w:ascii="Times New Roman" w:hAnsi="Times New Roman" w:cs="Times New Roman"/>
          <w:lang w:val="en-US"/>
        </w:rPr>
        <w:t xml:space="preserve">it the secondary regulator of blood glucose concentration. </w:t>
      </w:r>
    </w:p>
    <w:p w14:paraId="7EF50391" w14:textId="77777777" w:rsidR="001F6B45" w:rsidRPr="00C16A75" w:rsidRDefault="001F6B45" w:rsidP="00911E3F">
      <w:pPr>
        <w:pStyle w:val="Nadpis3"/>
        <w:jc w:val="both"/>
        <w:rPr>
          <w:rFonts w:ascii="Times New Roman" w:hAnsi="Times New Roman" w:cs="Times New Roman"/>
          <w:lang w:val="en-US"/>
        </w:rPr>
      </w:pPr>
      <w:bookmarkStart w:id="269" w:name="_Toc409289310"/>
      <w:r w:rsidRPr="00C16A75">
        <w:rPr>
          <w:rFonts w:ascii="Times New Roman" w:hAnsi="Times New Roman" w:cs="Times New Roman"/>
          <w:lang w:val="en-US"/>
        </w:rPr>
        <w:t>Leptin</w:t>
      </w:r>
      <w:bookmarkEnd w:id="269"/>
    </w:p>
    <w:p w14:paraId="1896DCE5" w14:textId="4BB4F4AD" w:rsidR="00D776DC" w:rsidRPr="00C16A75" w:rsidRDefault="00D776DC" w:rsidP="00911E3F">
      <w:pPr>
        <w:jc w:val="both"/>
        <w:rPr>
          <w:rFonts w:ascii="Times New Roman" w:hAnsi="Times New Roman" w:cs="Times New Roman"/>
          <w:lang w:val="en-US"/>
        </w:rPr>
      </w:pPr>
      <w:r w:rsidRPr="00C16A75">
        <w:rPr>
          <w:rFonts w:ascii="Times New Roman" w:hAnsi="Times New Roman" w:cs="Times New Roman"/>
          <w:lang w:val="en-US"/>
        </w:rPr>
        <w:t>Leptin is secreted by adipose tissue as a signal from accumulated lipids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(JÉQuier, 2002)</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The notion of curing</w:t>
      </w:r>
      <w:r w:rsidR="004B5EF2" w:rsidRPr="00C16A75">
        <w:rPr>
          <w:rFonts w:ascii="Times New Roman" w:hAnsi="Times New Roman" w:cs="Times New Roman"/>
          <w:lang w:val="en-US"/>
        </w:rPr>
        <w:t xml:space="preserve"> obesity </w:t>
      </w:r>
      <w:r w:rsidR="001A350B" w:rsidRPr="00C16A75">
        <w:rPr>
          <w:rFonts w:ascii="Times New Roman" w:hAnsi="Times New Roman" w:cs="Times New Roman"/>
          <w:lang w:val="en-US"/>
        </w:rPr>
        <w:t xml:space="preserve">using </w:t>
      </w:r>
      <w:r w:rsidR="004B5EF2" w:rsidRPr="00C16A75">
        <w:rPr>
          <w:rFonts w:ascii="Times New Roman" w:hAnsi="Times New Roman" w:cs="Times New Roman"/>
          <w:lang w:val="en-US"/>
        </w:rPr>
        <w:t xml:space="preserve">leptin </w:t>
      </w:r>
      <w:r w:rsidR="001A350B" w:rsidRPr="00C16A75">
        <w:rPr>
          <w:rFonts w:ascii="Times New Roman" w:hAnsi="Times New Roman" w:cs="Times New Roman"/>
          <w:lang w:val="en-US"/>
        </w:rPr>
        <w:t xml:space="preserve">is not valid, due to </w:t>
      </w:r>
      <w:r w:rsidR="004B5EF2" w:rsidRPr="00C16A75">
        <w:rPr>
          <w:rFonts w:ascii="Times New Roman" w:hAnsi="Times New Roman" w:cs="Times New Roman"/>
          <w:lang w:val="en-US"/>
        </w:rPr>
        <w:t xml:space="preserve">leptin resistance </w:t>
      </w:r>
      <w:r w:rsidR="001A350B" w:rsidRPr="00C16A75">
        <w:rPr>
          <w:rFonts w:ascii="Times New Roman" w:hAnsi="Times New Roman" w:cs="Times New Roman"/>
          <w:lang w:val="en-US"/>
        </w:rPr>
        <w:t>in instances of</w:t>
      </w:r>
      <w:r w:rsidR="004B5EF2" w:rsidRPr="00C16A75">
        <w:rPr>
          <w:rFonts w:ascii="Times New Roman" w:hAnsi="Times New Roman" w:cs="Times New Roman"/>
          <w:lang w:val="en-US"/>
        </w:rPr>
        <w:t xml:space="preserve"> obesity </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(Friedman-Einat, et al., 2003)</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The clearance of leptin is primarily </w:t>
      </w:r>
      <w:r w:rsidR="001A350B" w:rsidRPr="00C16A75">
        <w:rPr>
          <w:rFonts w:ascii="Times New Roman" w:hAnsi="Times New Roman" w:cs="Times New Roman"/>
          <w:lang w:val="en-US"/>
        </w:rPr>
        <w:t xml:space="preserve">effected by the </w:t>
      </w:r>
      <w:r w:rsidR="004B5EF2" w:rsidRPr="00C16A75">
        <w:rPr>
          <w:rFonts w:ascii="Times New Roman" w:hAnsi="Times New Roman" w:cs="Times New Roman"/>
          <w:lang w:val="en-US"/>
        </w:rPr>
        <w:t>kidney</w:t>
      </w:r>
      <w:r w:rsidR="001A350B" w:rsidRPr="00C16A75">
        <w:rPr>
          <w:rFonts w:ascii="Times New Roman" w:hAnsi="Times New Roman" w:cs="Times New Roman"/>
          <w:lang w:val="en-US"/>
        </w:rPr>
        <w:t>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(Cumin, et al., 1996)</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 xml:space="preserve">Leptin </w:t>
      </w:r>
      <w:r w:rsidR="004B5EF2" w:rsidRPr="00C16A75">
        <w:rPr>
          <w:rFonts w:ascii="Times New Roman" w:hAnsi="Times New Roman" w:cs="Times New Roman"/>
          <w:lang w:val="en-US"/>
        </w:rPr>
        <w:t xml:space="preserve">has multiple effects on higher metabolic centers </w:t>
      </w:r>
      <w:r w:rsidR="00781A0D"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(Mantzoros, et al., 2011; Wong, et al., 2004)</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which is modeled </w:t>
      </w:r>
      <w:r w:rsidR="001A350B" w:rsidRPr="00C16A75">
        <w:rPr>
          <w:rFonts w:ascii="Times New Roman" w:hAnsi="Times New Roman" w:cs="Times New Roman"/>
          <w:lang w:val="en-US"/>
        </w:rPr>
        <w:t xml:space="preserve">primarily according to the </w:t>
      </w:r>
      <w:r w:rsidR="004B5EF2" w:rsidRPr="00C16A75">
        <w:rPr>
          <w:rFonts w:ascii="Times New Roman" w:hAnsi="Times New Roman" w:cs="Times New Roman"/>
          <w:lang w:val="en-US"/>
        </w:rPr>
        <w:t>influenc</w:t>
      </w:r>
      <w:r w:rsidR="001A350B" w:rsidRPr="00C16A75">
        <w:rPr>
          <w:rFonts w:ascii="Times New Roman" w:hAnsi="Times New Roman" w:cs="Times New Roman"/>
          <w:lang w:val="en-US"/>
        </w:rPr>
        <w:t>e</w:t>
      </w:r>
      <w:r w:rsidR="004B5EF2" w:rsidRPr="00C16A75">
        <w:rPr>
          <w:rFonts w:ascii="Times New Roman" w:hAnsi="Times New Roman" w:cs="Times New Roman"/>
          <w:lang w:val="en-US"/>
        </w:rPr>
        <w:t xml:space="preserve"> of diet composition and the amount of food </w:t>
      </w:r>
      <w:r w:rsidR="001A350B" w:rsidRPr="00C16A75">
        <w:rPr>
          <w:rFonts w:ascii="Times New Roman" w:hAnsi="Times New Roman" w:cs="Times New Roman"/>
          <w:lang w:val="en-US"/>
        </w:rPr>
        <w:t xml:space="preserve">eaten </w:t>
      </w:r>
      <w:r w:rsidR="004B5EF2" w:rsidRPr="00C16A75">
        <w:rPr>
          <w:rFonts w:ascii="Times New Roman" w:hAnsi="Times New Roman" w:cs="Times New Roman"/>
          <w:lang w:val="en-US"/>
        </w:rPr>
        <w:t>as a result of change</w:t>
      </w:r>
      <w:r w:rsidR="001A350B" w:rsidRPr="00C16A75">
        <w:rPr>
          <w:rFonts w:ascii="Times New Roman" w:hAnsi="Times New Roman" w:cs="Times New Roman"/>
          <w:lang w:val="en-US"/>
        </w:rPr>
        <w:t>s in</w:t>
      </w:r>
      <w:r w:rsidR="004B5EF2" w:rsidRPr="00C16A75">
        <w:rPr>
          <w:rFonts w:ascii="Times New Roman" w:hAnsi="Times New Roman" w:cs="Times New Roman"/>
          <w:lang w:val="en-US"/>
        </w:rPr>
        <w:t xml:space="preserve"> taste </w:t>
      </w:r>
      <w:r w:rsidR="001A350B" w:rsidRPr="00C16A75">
        <w:rPr>
          <w:rFonts w:ascii="Times New Roman" w:hAnsi="Times New Roman" w:cs="Times New Roman"/>
          <w:lang w:val="en-US"/>
        </w:rPr>
        <w:t xml:space="preserve">caused </w:t>
      </w:r>
      <w:r w:rsidR="004B5EF2" w:rsidRPr="00C16A75">
        <w:rPr>
          <w:rFonts w:ascii="Times New Roman" w:hAnsi="Times New Roman" w:cs="Times New Roman"/>
          <w:lang w:val="en-US"/>
        </w:rPr>
        <w:t xml:space="preserve">by leptin concentration. </w:t>
      </w:r>
    </w:p>
    <w:p w14:paraId="6EA50EF0" w14:textId="77777777" w:rsidR="003362FC" w:rsidRPr="00C16A75" w:rsidRDefault="003362FC" w:rsidP="00911E3F">
      <w:pPr>
        <w:pStyle w:val="Nadpis3"/>
        <w:jc w:val="both"/>
        <w:rPr>
          <w:rFonts w:ascii="Times New Roman" w:hAnsi="Times New Roman" w:cs="Times New Roman"/>
          <w:lang w:val="en-US"/>
        </w:rPr>
      </w:pPr>
      <w:r w:rsidRPr="00C16A75">
        <w:rPr>
          <w:rFonts w:ascii="Times New Roman" w:hAnsi="Times New Roman" w:cs="Times New Roman"/>
          <w:lang w:val="en-US"/>
        </w:rPr>
        <w:t>Renin</w:t>
      </w:r>
      <w:r w:rsidR="007D270F" w:rsidRPr="00C16A75">
        <w:rPr>
          <w:rFonts w:ascii="Times New Roman" w:hAnsi="Times New Roman" w:cs="Times New Roman"/>
          <w:lang w:val="en-US"/>
        </w:rPr>
        <w:t>-angiotensin-aldosterone system</w:t>
      </w:r>
      <w:bookmarkEnd w:id="265"/>
    </w:p>
    <w:p w14:paraId="4D3AED8B" w14:textId="48A8B336" w:rsidR="005B735D" w:rsidRPr="00C16A75" w:rsidRDefault="00FE145B" w:rsidP="00911E3F">
      <w:pPr>
        <w:jc w:val="both"/>
        <w:rPr>
          <w:rFonts w:ascii="Times New Roman" w:hAnsi="Times New Roman" w:cs="Times New Roman"/>
          <w:lang w:val="en-US"/>
        </w:rPr>
      </w:pPr>
      <w:r w:rsidRPr="00C16A75">
        <w:rPr>
          <w:rFonts w:ascii="Times New Roman" w:hAnsi="Times New Roman" w:cs="Times New Roman"/>
          <w:lang w:val="en-US"/>
        </w:rPr>
        <w:t xml:space="preserve">The secretion of renin in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1A350B" w:rsidRPr="00C16A75">
        <w:rPr>
          <w:rFonts w:ascii="Times New Roman" w:hAnsi="Times New Roman" w:cs="Times New Roman"/>
          <w:lang w:val="en-US"/>
        </w:rPr>
        <w:t>s</w:t>
      </w:r>
      <w:r w:rsidRPr="00C16A75">
        <w:rPr>
          <w:rFonts w:ascii="Times New Roman" w:hAnsi="Times New Roman" w:cs="Times New Roman"/>
          <w:lang w:val="en-US"/>
        </w:rPr>
        <w:t xml:space="preserve"> is driven by tubuloglomerular feedback (TGF)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(Braam, et al., 1993; Seeliger, et al., 1999)</w:t>
      </w:r>
      <w:r w:rsidR="00781A0D" w:rsidRPr="00C16A75">
        <w:rPr>
          <w:rFonts w:ascii="Times New Roman" w:hAnsi="Times New Roman" w:cs="Times New Roman"/>
          <w:lang w:val="en-US"/>
        </w:rPr>
        <w:fldChar w:fldCharType="end"/>
      </w:r>
      <w:r w:rsidR="001A350B"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adrenergic receptors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(Almgård and Ljungqvist, 1975; WINER, et al., 1969)</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A350B" w:rsidRPr="00C16A75">
        <w:rPr>
          <w:rFonts w:ascii="Times New Roman" w:hAnsi="Times New Roman" w:cs="Times New Roman"/>
          <w:lang w:val="en-US"/>
        </w:rPr>
        <w:t>C</w:t>
      </w:r>
      <w:r w:rsidRPr="00C16A75">
        <w:rPr>
          <w:rFonts w:ascii="Times New Roman" w:hAnsi="Times New Roman" w:cs="Times New Roman"/>
          <w:lang w:val="en-US"/>
        </w:rPr>
        <w:t xml:space="preserve">learance is primarily </w:t>
      </w:r>
      <w:r w:rsidR="001A350B" w:rsidRPr="00C16A75">
        <w:rPr>
          <w:rFonts w:ascii="Times New Roman" w:hAnsi="Times New Roman" w:cs="Times New Roman"/>
          <w:lang w:val="en-US"/>
        </w:rPr>
        <w:t xml:space="preserve">conducted </w:t>
      </w:r>
      <w:r w:rsidRPr="00C16A75">
        <w:rPr>
          <w:rFonts w:ascii="Times New Roman" w:hAnsi="Times New Roman" w:cs="Times New Roman"/>
          <w:lang w:val="en-US"/>
        </w:rPr>
        <w:t xml:space="preserve">by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(Christlieb, et al., 1968)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Renin is an enzyme</w:t>
      </w:r>
      <w:r w:rsidR="001646D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converts angiotensinogen into angiotensin I. This conversion obeys Michaelis-Menton dynamics, which </w:t>
      </w:r>
      <w:r w:rsidR="001646D7" w:rsidRPr="00C16A75">
        <w:rPr>
          <w:rFonts w:ascii="Times New Roman" w:hAnsi="Times New Roman" w:cs="Times New Roman"/>
          <w:lang w:val="en-US"/>
        </w:rPr>
        <w:t xml:space="preserve">creates </w:t>
      </w:r>
      <w:r w:rsidRPr="00C16A75">
        <w:rPr>
          <w:rFonts w:ascii="Times New Roman" w:hAnsi="Times New Roman" w:cs="Times New Roman"/>
          <w:lang w:val="en-US"/>
        </w:rPr>
        <w:t>linear dependence between the amount of renin and the rate of conversion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(Goldblatt, et al., 1953)</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same dynamic is observed </w:t>
      </w:r>
      <w:r w:rsidR="002408DB" w:rsidRPr="00C16A75">
        <w:rPr>
          <w:rFonts w:ascii="Times New Roman" w:hAnsi="Times New Roman" w:cs="Times New Roman"/>
          <w:lang w:val="en-US"/>
        </w:rPr>
        <w:t xml:space="preserve">in </w:t>
      </w:r>
      <w:r w:rsidR="001646D7" w:rsidRPr="00C16A75">
        <w:rPr>
          <w:rFonts w:ascii="Times New Roman" w:hAnsi="Times New Roman" w:cs="Times New Roman"/>
          <w:lang w:val="en-US"/>
        </w:rPr>
        <w:t xml:space="preserve">the </w:t>
      </w:r>
      <w:r w:rsidR="002408DB" w:rsidRPr="00C16A75">
        <w:rPr>
          <w:rFonts w:ascii="Times New Roman" w:hAnsi="Times New Roman" w:cs="Times New Roman"/>
          <w:lang w:val="en-US"/>
        </w:rPr>
        <w:t xml:space="preserve">lungs </w:t>
      </w:r>
      <w:r w:rsidR="001646D7" w:rsidRPr="00C16A75">
        <w:rPr>
          <w:rFonts w:ascii="Times New Roman" w:hAnsi="Times New Roman" w:cs="Times New Roman"/>
          <w:lang w:val="en-US"/>
        </w:rPr>
        <w:t xml:space="preserve">regarding </w:t>
      </w:r>
      <w:r w:rsidR="002408DB" w:rsidRPr="00C16A75">
        <w:rPr>
          <w:rFonts w:ascii="Times New Roman" w:hAnsi="Times New Roman" w:cs="Times New Roman"/>
          <w:lang w:val="en-US"/>
        </w:rPr>
        <w:t xml:space="preserve">angiotensin converting enzyme (ACE), where angiotensin I </w:t>
      </w:r>
      <w:r w:rsidR="001646D7" w:rsidRPr="00C16A75">
        <w:rPr>
          <w:rFonts w:ascii="Times New Roman" w:hAnsi="Times New Roman" w:cs="Times New Roman"/>
          <w:lang w:val="en-US"/>
        </w:rPr>
        <w:t xml:space="preserve">is </w:t>
      </w:r>
      <w:r w:rsidR="002408DB" w:rsidRPr="00C16A75">
        <w:rPr>
          <w:rFonts w:ascii="Times New Roman" w:hAnsi="Times New Roman" w:cs="Times New Roman"/>
          <w:lang w:val="en-US"/>
        </w:rPr>
        <w:t>transformed into angiotensin II.</w:t>
      </w:r>
      <w:r w:rsidR="00B02618" w:rsidRPr="00C16A75">
        <w:rPr>
          <w:rFonts w:ascii="Times New Roman" w:hAnsi="Times New Roman" w:cs="Times New Roman"/>
          <w:lang w:val="en-US"/>
        </w:rPr>
        <w:t xml:space="preserve"> </w:t>
      </w:r>
      <w:r w:rsidR="002408DB" w:rsidRPr="00C16A75">
        <w:rPr>
          <w:rFonts w:ascii="Times New Roman" w:hAnsi="Times New Roman" w:cs="Times New Roman"/>
          <w:lang w:val="en-US"/>
        </w:rPr>
        <w:t>In optimal regulation conditions</w:t>
      </w:r>
      <w:r w:rsidR="001646D7" w:rsidRPr="00C16A75">
        <w:rPr>
          <w:rFonts w:ascii="Times New Roman" w:hAnsi="Times New Roman" w:cs="Times New Roman"/>
          <w:lang w:val="en-US"/>
        </w:rPr>
        <w:t>,</w:t>
      </w:r>
      <w:r w:rsidR="002408DB" w:rsidRPr="00C16A75">
        <w:rPr>
          <w:rFonts w:ascii="Times New Roman" w:hAnsi="Times New Roman" w:cs="Times New Roman"/>
          <w:lang w:val="en-US"/>
        </w:rPr>
        <w:t xml:space="preserve"> </w:t>
      </w:r>
      <w:r w:rsidR="009A307B" w:rsidRPr="00C16A75">
        <w:rPr>
          <w:rFonts w:ascii="Times New Roman" w:hAnsi="Times New Roman" w:cs="Times New Roman"/>
          <w:lang w:val="en-US"/>
        </w:rPr>
        <w:t>enzymatic reactions</w:t>
      </w:r>
      <w:r w:rsidR="009A307B" w:rsidRPr="00C16A75">
        <w:rPr>
          <w:rStyle w:val="Odkaznakoment"/>
          <w:rFonts w:ascii="Times New Roman" w:eastAsia="Times New Roman" w:hAnsi="Times New Roman" w:cs="Times New Roman"/>
          <w:lang w:val="en-US"/>
        </w:rPr>
        <w:t xml:space="preserve"> </w:t>
      </w:r>
      <w:r w:rsidR="009A307B" w:rsidRPr="00C16A75">
        <w:rPr>
          <w:rFonts w:ascii="Times New Roman" w:hAnsi="Times New Roman" w:cs="Times New Roman"/>
          <w:lang w:val="en-US"/>
        </w:rPr>
        <w:t>give</w:t>
      </w:r>
      <w:r w:rsidR="002408DB" w:rsidRPr="00C16A75">
        <w:rPr>
          <w:rFonts w:ascii="Times New Roman" w:hAnsi="Times New Roman" w:cs="Times New Roman"/>
          <w:lang w:val="en-US"/>
        </w:rPr>
        <w:t xml:space="preserve"> linear dependence between renin concentration and angiotensin II concentration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(Claassen, et al., 2013)</w:t>
      </w:r>
      <w:r w:rsidR="00781A0D" w:rsidRPr="00C16A75">
        <w:rPr>
          <w:rFonts w:ascii="Times New Roman" w:hAnsi="Times New Roman" w:cs="Times New Roman"/>
          <w:lang w:val="en-US"/>
        </w:rPr>
        <w:fldChar w:fldCharType="end"/>
      </w:r>
      <w:r w:rsidR="002408DB"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8B7DE1C" w14:textId="77777777" w:rsidR="00BD00BE" w:rsidRPr="00C16A75" w:rsidRDefault="00BD00BE" w:rsidP="00911E3F">
      <w:pPr>
        <w:pStyle w:val="Nadpis3"/>
        <w:jc w:val="both"/>
        <w:rPr>
          <w:rFonts w:ascii="Times New Roman" w:hAnsi="Times New Roman" w:cs="Times New Roman"/>
          <w:lang w:val="en-US"/>
        </w:rPr>
      </w:pPr>
      <w:bookmarkStart w:id="270" w:name="_Toc409289311"/>
      <w:r w:rsidRPr="00C16A75">
        <w:rPr>
          <w:rFonts w:ascii="Times New Roman" w:hAnsi="Times New Roman" w:cs="Times New Roman"/>
          <w:lang w:val="en-US"/>
        </w:rPr>
        <w:t>Thyroid hormones</w:t>
      </w:r>
      <w:bookmarkEnd w:id="270"/>
    </w:p>
    <w:p w14:paraId="70D0D899" w14:textId="568476EA" w:rsidR="00B04BF4" w:rsidRPr="00C16A75" w:rsidRDefault="00BD00BE" w:rsidP="00B04BF4">
      <w:pPr>
        <w:jc w:val="both"/>
        <w:rPr>
          <w:rFonts w:ascii="Times New Roman" w:hAnsi="Times New Roman" w:cs="Times New Roman"/>
          <w:lang w:val="en-US"/>
        </w:rPr>
      </w:pPr>
      <w:r w:rsidRPr="00C16A75">
        <w:rPr>
          <w:rFonts w:ascii="Times New Roman" w:hAnsi="Times New Roman" w:cs="Times New Roman"/>
          <w:lang w:val="en-US"/>
        </w:rPr>
        <w:t xml:space="preserve">The main purpose of thyroid hormones in our model is to maintain </w:t>
      </w:r>
      <w:r w:rsidR="0021227F" w:rsidRPr="00C16A75">
        <w:rPr>
          <w:rFonts w:ascii="Times New Roman" w:hAnsi="Times New Roman" w:cs="Times New Roman"/>
          <w:lang w:val="en-US"/>
        </w:rPr>
        <w:t xml:space="preserve">the </w:t>
      </w:r>
      <w:r w:rsidR="00F10123" w:rsidRPr="00C16A75">
        <w:rPr>
          <w:rFonts w:ascii="Times New Roman" w:hAnsi="Times New Roman" w:cs="Times New Roman"/>
          <w:lang w:val="en-US"/>
        </w:rPr>
        <w:t xml:space="preserve">basal metabolism in connection with </w:t>
      </w:r>
      <w:r w:rsidRPr="00C16A75">
        <w:rPr>
          <w:rFonts w:ascii="Times New Roman" w:hAnsi="Times New Roman" w:cs="Times New Roman"/>
          <w:lang w:val="en-US"/>
        </w:rPr>
        <w:t xml:space="preserve">long-term thermoregulation </w:t>
      </w:r>
      <w:r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(Edelman, 1974)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concentrations, secretions and clearance of thyroid hormones are </w:t>
      </w:r>
      <w:r w:rsidR="004003A8" w:rsidRPr="00C16A75">
        <w:rPr>
          <w:rFonts w:ascii="Times New Roman" w:hAnsi="Times New Roman" w:cs="Times New Roman"/>
          <w:lang w:val="en-US"/>
        </w:rPr>
        <w:t xml:space="preserve">well </w:t>
      </w:r>
      <w:r w:rsidRPr="00C16A75">
        <w:rPr>
          <w:rFonts w:ascii="Times New Roman" w:hAnsi="Times New Roman" w:cs="Times New Roman"/>
          <w:lang w:val="en-US"/>
        </w:rPr>
        <w:t>known</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because of </w:t>
      </w:r>
      <w:r w:rsidR="0021227F" w:rsidRPr="00C16A75">
        <w:rPr>
          <w:rFonts w:ascii="Times New Roman" w:hAnsi="Times New Roman" w:cs="Times New Roman"/>
          <w:lang w:val="en-US"/>
        </w:rPr>
        <w:t xml:space="preserve">the </w:t>
      </w:r>
      <w:r w:rsidR="004003A8" w:rsidRPr="00C16A75">
        <w:rPr>
          <w:rFonts w:ascii="Times New Roman" w:hAnsi="Times New Roman" w:cs="Times New Roman"/>
          <w:lang w:val="en-US"/>
        </w:rPr>
        <w:t>relative easy measurement of iod</w:t>
      </w:r>
      <w:r w:rsidR="00812B0C" w:rsidRPr="00C16A75">
        <w:rPr>
          <w:rFonts w:ascii="Times New Roman" w:hAnsi="Times New Roman" w:cs="Times New Roman"/>
          <w:lang w:val="en-US"/>
        </w:rPr>
        <w:t xml:space="preserve">ine radioactive isotopes </w:t>
      </w:r>
      <w:r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(HAYS, 1993; Chopra, 1976; Larsen, 1972; Nicoloff, et al., 1972)</w:t>
      </w:r>
      <w:r w:rsidRPr="00C16A75">
        <w:rPr>
          <w:rFonts w:ascii="Times New Roman" w:hAnsi="Times New Roman" w:cs="Times New Roman"/>
          <w:lang w:val="en-US"/>
        </w:rPr>
        <w:fldChar w:fldCharType="end"/>
      </w:r>
      <w:r w:rsidR="004003A8" w:rsidRPr="00C16A75">
        <w:rPr>
          <w:rFonts w:ascii="Times New Roman" w:hAnsi="Times New Roman" w:cs="Times New Roman"/>
          <w:lang w:val="en-US"/>
        </w:rPr>
        <w:t>. During cold months</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increasing triiodothyronine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w:t>
      </w:r>
      <w:r w:rsidR="004003A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(Hesslink, et al., 1992)</w:t>
      </w:r>
      <w:r w:rsidR="004003A8" w:rsidRPr="00C16A75">
        <w:rPr>
          <w:rFonts w:ascii="Times New Roman" w:hAnsi="Times New Roman" w:cs="Times New Roman"/>
          <w:lang w:val="en-US"/>
        </w:rPr>
        <w:fldChar w:fldCharType="end"/>
      </w:r>
      <w:r w:rsidR="004003A8" w:rsidRPr="00C16A75">
        <w:rPr>
          <w:rFonts w:ascii="Times New Roman" w:hAnsi="Times New Roman" w:cs="Times New Roman"/>
          <w:lang w:val="en-US"/>
        </w:rPr>
        <w:t xml:space="preserve"> increase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the basal metabolism </w:t>
      </w:r>
      <w:r w:rsidR="004003A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4003A8"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w:t>
      </w:r>
      <w:r w:rsidR="0021227F" w:rsidRPr="00C16A75">
        <w:rPr>
          <w:rFonts w:ascii="Times New Roman" w:hAnsi="Times New Roman" w:cs="Times New Roman"/>
          <w:lang w:val="en-US"/>
        </w:rPr>
        <w:t xml:space="preserve">which </w:t>
      </w:r>
      <w:r w:rsidR="004003A8" w:rsidRPr="00C16A75">
        <w:rPr>
          <w:rFonts w:ascii="Times New Roman" w:hAnsi="Times New Roman" w:cs="Times New Roman"/>
          <w:lang w:val="en-US"/>
        </w:rPr>
        <w:t>improve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heat regulation in cold conditions. The impulse for the production and secretion of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and thyroxine (T</w:t>
      </w:r>
      <w:r w:rsidR="004003A8" w:rsidRPr="00C16A75">
        <w:rPr>
          <w:rFonts w:ascii="Times New Roman" w:hAnsi="Times New Roman" w:cs="Times New Roman"/>
          <w:vertAlign w:val="subscript"/>
          <w:lang w:val="en-US"/>
        </w:rPr>
        <w:t>4</w:t>
      </w:r>
      <w:r w:rsidR="004003A8" w:rsidRPr="00C16A75">
        <w:rPr>
          <w:rFonts w:ascii="Times New Roman" w:hAnsi="Times New Roman" w:cs="Times New Roman"/>
          <w:lang w:val="en-US"/>
        </w:rPr>
        <w:t>) is thyrotropin (TSH)</w:t>
      </w:r>
      <w:r w:rsidR="007940BB" w:rsidRPr="00C16A75">
        <w:rPr>
          <w:rFonts w:ascii="Times New Roman" w:hAnsi="Times New Roman" w:cs="Times New Roman"/>
          <w:lang w:val="en-US"/>
        </w:rPr>
        <w:t xml:space="preserve"> </w:t>
      </w:r>
      <w:r w:rsidR="007940BB"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(Jackson, 1982)</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 xml:space="preserve">. </w:t>
      </w:r>
      <w:r w:rsidR="0021227F" w:rsidRPr="00C16A75">
        <w:rPr>
          <w:rFonts w:ascii="Times New Roman" w:hAnsi="Times New Roman" w:cs="Times New Roman"/>
          <w:lang w:val="en-US"/>
        </w:rPr>
        <w:t>The</w:t>
      </w:r>
      <w:r w:rsidR="00812B0C" w:rsidRPr="00C16A75">
        <w:rPr>
          <w:rFonts w:ascii="Times New Roman" w:hAnsi="Times New Roman" w:cs="Times New Roman"/>
          <w:lang w:val="en-US"/>
        </w:rPr>
        <w:t xml:space="preserve"> secretion</w:t>
      </w:r>
      <w:r w:rsidR="007940BB" w:rsidRPr="00C16A75">
        <w:rPr>
          <w:rFonts w:ascii="Times New Roman" w:hAnsi="Times New Roman" w:cs="Times New Roman"/>
          <w:lang w:val="en-US"/>
        </w:rPr>
        <w:t xml:space="preserve"> of TSH</w:t>
      </w:r>
      <w:r w:rsidR="00812B0C" w:rsidRPr="00C16A75">
        <w:rPr>
          <w:rFonts w:ascii="Times New Roman" w:hAnsi="Times New Roman" w:cs="Times New Roman"/>
          <w:lang w:val="en-US"/>
        </w:rPr>
        <w:t xml:space="preserve"> is </w:t>
      </w:r>
      <w:r w:rsidR="007940BB" w:rsidRPr="00C16A75">
        <w:rPr>
          <w:rFonts w:ascii="Times New Roman" w:hAnsi="Times New Roman" w:cs="Times New Roman"/>
          <w:lang w:val="en-US"/>
        </w:rPr>
        <w:t xml:space="preserve">driven by thermoreceptors and is </w:t>
      </w:r>
      <w:r w:rsidR="00812B0C" w:rsidRPr="00C16A75">
        <w:rPr>
          <w:rFonts w:ascii="Times New Roman" w:hAnsi="Times New Roman" w:cs="Times New Roman"/>
          <w:lang w:val="en-US"/>
        </w:rPr>
        <w:t xml:space="preserve">directly </w:t>
      </w:r>
      <w:r w:rsidR="007940BB" w:rsidRPr="00C16A75">
        <w:rPr>
          <w:rFonts w:ascii="Times New Roman" w:hAnsi="Times New Roman" w:cs="Times New Roman"/>
          <w:lang w:val="en-US"/>
        </w:rPr>
        <w:t>suppressed by T</w:t>
      </w:r>
      <w:r w:rsidR="007940BB" w:rsidRPr="00C16A75">
        <w:rPr>
          <w:rFonts w:ascii="Times New Roman" w:hAnsi="Times New Roman" w:cs="Times New Roman"/>
          <w:vertAlign w:val="subscript"/>
          <w:lang w:val="en-US"/>
        </w:rPr>
        <w:t xml:space="preserve">3 </w:t>
      </w:r>
      <w:r w:rsidR="007940BB"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940BB" w:rsidRPr="00C16A75">
        <w:rPr>
          <w:rFonts w:ascii="Times New Roman" w:hAnsi="Times New Roman" w:cs="Times New Roman"/>
          <w:lang w:val="en-US"/>
        </w:rPr>
      </w:r>
      <w:r w:rsidR="007940BB"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(Gross and Pitt-Rivers, 1953; Hesslink, et al., 1992; SURKS and LIFSCHITZ, 1977; SURKS and OPPENHEIMER, 1976)</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w:t>
      </w:r>
      <w:r w:rsidR="00812B0C" w:rsidRPr="00C16A75">
        <w:rPr>
          <w:rFonts w:ascii="Times New Roman" w:hAnsi="Times New Roman" w:cs="Times New Roman"/>
          <w:lang w:val="en-US"/>
        </w:rPr>
        <w:t xml:space="preserve"> </w:t>
      </w:r>
      <w:r w:rsidR="00C63181" w:rsidRPr="00C16A75">
        <w:rPr>
          <w:rFonts w:ascii="Times New Roman" w:hAnsi="Times New Roman" w:cs="Times New Roman"/>
          <w:lang w:val="en-US"/>
        </w:rPr>
        <w:t>The clearance o</w:t>
      </w:r>
      <w:r w:rsidR="007940BB" w:rsidRPr="00C16A75">
        <w:rPr>
          <w:rFonts w:ascii="Times New Roman" w:hAnsi="Times New Roman" w:cs="Times New Roman"/>
          <w:lang w:val="en-US"/>
        </w:rPr>
        <w:t xml:space="preserve">f TSH </w:t>
      </w:r>
      <w:r w:rsidR="0021227F" w:rsidRPr="00C16A75">
        <w:rPr>
          <w:rFonts w:ascii="Times New Roman" w:hAnsi="Times New Roman" w:cs="Times New Roman"/>
          <w:lang w:val="en-US"/>
        </w:rPr>
        <w:t>happens much</w:t>
      </w:r>
      <w:r w:rsidR="00C63181" w:rsidRPr="00C16A75">
        <w:rPr>
          <w:rFonts w:ascii="Times New Roman" w:hAnsi="Times New Roman" w:cs="Times New Roman"/>
          <w:lang w:val="en-US"/>
        </w:rPr>
        <w:t xml:space="preserve"> quicker than </w:t>
      </w:r>
      <w:r w:rsidR="0021227F" w:rsidRPr="00C16A75">
        <w:rPr>
          <w:rFonts w:ascii="Times New Roman" w:hAnsi="Times New Roman" w:cs="Times New Roman"/>
          <w:lang w:val="en-US"/>
        </w:rPr>
        <w:t xml:space="preserve">the </w:t>
      </w:r>
      <w:r w:rsidR="00C63181" w:rsidRPr="00C16A75">
        <w:rPr>
          <w:rFonts w:ascii="Times New Roman" w:hAnsi="Times New Roman" w:cs="Times New Roman"/>
          <w:lang w:val="en-US"/>
        </w:rPr>
        <w:t>clearance of T</w:t>
      </w:r>
      <w:r w:rsidR="00C63181" w:rsidRPr="00C16A75">
        <w:rPr>
          <w:rFonts w:ascii="Times New Roman" w:hAnsi="Times New Roman" w:cs="Times New Roman"/>
          <w:vertAlign w:val="subscript"/>
          <w:lang w:val="en-US"/>
        </w:rPr>
        <w:t>3</w:t>
      </w:r>
      <w:r w:rsidR="00C63181" w:rsidRPr="00C16A75">
        <w:rPr>
          <w:rFonts w:ascii="Times New Roman" w:hAnsi="Times New Roman" w:cs="Times New Roman"/>
          <w:lang w:val="en-US"/>
        </w:rPr>
        <w:t xml:space="preserve"> or T</w:t>
      </w:r>
      <w:r w:rsidR="00C63181" w:rsidRPr="00C16A75">
        <w:rPr>
          <w:rFonts w:ascii="Times New Roman" w:hAnsi="Times New Roman" w:cs="Times New Roman"/>
          <w:vertAlign w:val="subscript"/>
          <w:lang w:val="en-US"/>
        </w:rPr>
        <w:t>4</w:t>
      </w:r>
      <w:r w:rsidR="00B02618" w:rsidRPr="00C16A75">
        <w:rPr>
          <w:rFonts w:ascii="Times New Roman" w:hAnsi="Times New Roman" w:cs="Times New Roman"/>
          <w:vertAlign w:val="subscript"/>
          <w:lang w:val="en-US"/>
        </w:rPr>
        <w:t xml:space="preserve"> </w:t>
      </w:r>
      <w:r w:rsidR="00C63181"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(Ridgway, et al., 1974)</w:t>
      </w:r>
      <w:r w:rsidR="00C63181"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63181" w:rsidRPr="00C16A75">
        <w:rPr>
          <w:rFonts w:ascii="Times New Roman" w:hAnsi="Times New Roman" w:cs="Times New Roman"/>
          <w:lang w:val="en-US"/>
        </w:rPr>
        <w:t>as a result</w:t>
      </w:r>
      <w:r w:rsidR="0021227F" w:rsidRPr="00C16A75">
        <w:rPr>
          <w:rFonts w:ascii="Times New Roman" w:hAnsi="Times New Roman" w:cs="Times New Roman"/>
          <w:lang w:val="en-US"/>
        </w:rPr>
        <w:t>,</w:t>
      </w:r>
      <w:r w:rsidR="009A307B" w:rsidRPr="00C16A75">
        <w:rPr>
          <w:rFonts w:ascii="Times New Roman" w:hAnsi="Times New Roman" w:cs="Times New Roman"/>
          <w:lang w:val="en-US"/>
        </w:rPr>
        <w:t xml:space="preserve"> TSH</w:t>
      </w:r>
      <w:r w:rsidR="00C63181" w:rsidRPr="00C16A75">
        <w:rPr>
          <w:rFonts w:ascii="Times New Roman" w:hAnsi="Times New Roman" w:cs="Times New Roman"/>
          <w:lang w:val="en-US"/>
        </w:rPr>
        <w:t xml:space="preserve"> c</w:t>
      </w:r>
      <w:r w:rsidR="007940BB" w:rsidRPr="00C16A75">
        <w:rPr>
          <w:rFonts w:ascii="Times New Roman" w:hAnsi="Times New Roman" w:cs="Times New Roman"/>
          <w:lang w:val="en-US"/>
        </w:rPr>
        <w:t xml:space="preserve">oncentration </w:t>
      </w:r>
      <w:r w:rsidR="00C63181" w:rsidRPr="00C16A75">
        <w:rPr>
          <w:rFonts w:ascii="Times New Roman" w:hAnsi="Times New Roman" w:cs="Times New Roman"/>
          <w:lang w:val="en-US"/>
        </w:rPr>
        <w:t>can be directly estimated from the secretion</w:t>
      </w:r>
      <w:r w:rsidR="009E4AC6" w:rsidRPr="00C16A75">
        <w:rPr>
          <w:rFonts w:ascii="Times New Roman" w:hAnsi="Times New Roman" w:cs="Times New Roman"/>
          <w:lang w:val="en-US"/>
        </w:rPr>
        <w:t xml:space="preserve"> of these thyroid hormones</w:t>
      </w:r>
      <w:r w:rsidR="00156BAC" w:rsidRPr="00C16A75">
        <w:rPr>
          <w:rFonts w:ascii="Times New Roman" w:hAnsi="Times New Roman" w:cs="Times New Roman"/>
          <w:lang w:val="en-US"/>
        </w:rPr>
        <w:t>, which is determined by current thyroxines concentrations and temp</w:t>
      </w:r>
      <w:r w:rsidR="0021227F" w:rsidRPr="00C16A75">
        <w:rPr>
          <w:rFonts w:ascii="Times New Roman" w:hAnsi="Times New Roman" w:cs="Times New Roman"/>
          <w:lang w:val="en-US"/>
        </w:rPr>
        <w:t>e</w:t>
      </w:r>
      <w:r w:rsidR="00156BAC" w:rsidRPr="00C16A75">
        <w:rPr>
          <w:rFonts w:ascii="Times New Roman" w:hAnsi="Times New Roman" w:cs="Times New Roman"/>
          <w:lang w:val="en-US"/>
        </w:rPr>
        <w:t>rature</w:t>
      </w:r>
      <w:r w:rsidR="007940BB" w:rsidRPr="00C16A75">
        <w:rPr>
          <w:rFonts w:ascii="Times New Roman" w:hAnsi="Times New Roman" w:cs="Times New Roman"/>
          <w:lang w:val="en-US"/>
        </w:rPr>
        <w:t>.</w:t>
      </w:r>
    </w:p>
    <w:p w14:paraId="17124C29" w14:textId="77777777" w:rsidR="00B04BF4" w:rsidRPr="00C16A75" w:rsidRDefault="00822BCE" w:rsidP="00B04BF4">
      <w:pPr>
        <w:pStyle w:val="Nadpis3"/>
        <w:rPr>
          <w:rFonts w:ascii="Times New Roman" w:hAnsi="Times New Roman" w:cs="Times New Roman"/>
          <w:lang w:val="en-US"/>
        </w:rPr>
      </w:pPr>
      <w:bookmarkStart w:id="271" w:name="_Ref414302041"/>
      <w:r w:rsidRPr="00C16A75">
        <w:rPr>
          <w:rFonts w:ascii="Times New Roman" w:hAnsi="Times New Roman" w:cs="Times New Roman"/>
          <w:lang w:val="en-US"/>
        </w:rPr>
        <w:lastRenderedPageBreak/>
        <w:t>C</w:t>
      </w:r>
      <w:r w:rsidR="00B04BF4" w:rsidRPr="00C16A75">
        <w:rPr>
          <w:rFonts w:ascii="Times New Roman" w:hAnsi="Times New Roman" w:cs="Times New Roman"/>
          <w:lang w:val="en-US"/>
        </w:rPr>
        <w:t>omparison with HumMod 1.6</w:t>
      </w:r>
      <w:bookmarkEnd w:id="271"/>
    </w:p>
    <w:p w14:paraId="34008DFF" w14:textId="70BB5574"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There are also small corrections of hormonal equations in</w:t>
      </w:r>
      <w:r w:rsidR="0021227F"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w:t>
      </w:r>
      <w:r w:rsidR="0021227F" w:rsidRPr="00C16A75">
        <w:rPr>
          <w:rFonts w:ascii="Times New Roman" w:hAnsi="Times New Roman" w:cs="Times New Roman"/>
          <w:lang w:val="en-US"/>
        </w:rPr>
        <w:t>; however,</w:t>
      </w:r>
      <w:r w:rsidRPr="00C16A75">
        <w:rPr>
          <w:rFonts w:ascii="Times New Roman" w:hAnsi="Times New Roman" w:cs="Times New Roman"/>
          <w:lang w:val="en-US"/>
        </w:rPr>
        <w:t xml:space="preserve"> the mean levels of hormones are almost the same as in HumMod 1.6.</w:t>
      </w:r>
      <w:r w:rsidR="00BA31B3" w:rsidRPr="00C16A75">
        <w:rPr>
          <w:rFonts w:ascii="Times New Roman" w:hAnsi="Times New Roman" w:cs="Times New Roman"/>
          <w:lang w:val="en-US"/>
        </w:rPr>
        <w:t>; this</w:t>
      </w:r>
      <w:r w:rsidR="0021227F" w:rsidRPr="00C16A75">
        <w:rPr>
          <w:rFonts w:ascii="Times New Roman" w:hAnsi="Times New Roman" w:cs="Times New Roman"/>
          <w:lang w:val="en-US"/>
        </w:rPr>
        <w:t xml:space="preserve"> solves, </w:t>
      </w:r>
      <w:r w:rsidRPr="00C16A75">
        <w:rPr>
          <w:rFonts w:ascii="Times New Roman" w:hAnsi="Times New Roman" w:cs="Times New Roman"/>
          <w:lang w:val="en-US"/>
        </w:rPr>
        <w:t>for example</w:t>
      </w:r>
      <w:r w:rsidR="0021227F" w:rsidRPr="00C16A75">
        <w:rPr>
          <w:rFonts w:ascii="Times New Roman" w:hAnsi="Times New Roman" w:cs="Times New Roman"/>
          <w:lang w:val="en-US"/>
        </w:rPr>
        <w:t>,</w:t>
      </w:r>
      <w:r w:rsidRPr="00C16A75">
        <w:rPr>
          <w:rFonts w:ascii="Times New Roman" w:hAnsi="Times New Roman" w:cs="Times New Roman"/>
          <w:lang w:val="en-US"/>
        </w:rPr>
        <w:t xml:space="preserve"> the mish-mash of physical units or the</w:t>
      </w:r>
      <w:r w:rsidR="0021227F" w:rsidRPr="00C16A75">
        <w:rPr>
          <w:rFonts w:ascii="Times New Roman" w:hAnsi="Times New Roman" w:cs="Times New Roman"/>
          <w:lang w:val="en-US"/>
        </w:rPr>
        <w:t xml:space="preserve"> potential</w:t>
      </w:r>
      <w:r w:rsidRPr="00C16A75">
        <w:rPr>
          <w:rFonts w:ascii="Times New Roman" w:hAnsi="Times New Roman" w:cs="Times New Roman"/>
          <w:lang w:val="en-US"/>
        </w:rPr>
        <w:t xml:space="preserve"> confusion of variable</w:t>
      </w:r>
      <w:r w:rsidR="0021227F" w:rsidRPr="00C16A75">
        <w:rPr>
          <w:rFonts w:ascii="Times New Roman" w:hAnsi="Times New Roman" w:cs="Times New Roman"/>
          <w:lang w:val="en-US"/>
        </w:rPr>
        <w:t>s</w:t>
      </w:r>
      <w:r w:rsidRPr="00C16A75">
        <w:rPr>
          <w:rFonts w:ascii="Times New Roman" w:hAnsi="Times New Roman" w:cs="Times New Roman"/>
          <w:lang w:val="en-US"/>
        </w:rPr>
        <w:t>.</w:t>
      </w:r>
    </w:p>
    <w:p w14:paraId="145445F5" w14:textId="2BBF1397"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49202A" w:rsidRPr="00C16A75">
        <w:rPr>
          <w:rFonts w:ascii="Times New Roman" w:hAnsi="Times New Roman" w:cs="Times New Roman"/>
          <w:lang w:val="en-US"/>
        </w:rPr>
        <w:t>primary aim of</w:t>
      </w:r>
      <w:r w:rsidRPr="00C16A75">
        <w:rPr>
          <w:rFonts w:ascii="Times New Roman" w:hAnsi="Times New Roman" w:cs="Times New Roman"/>
          <w:lang w:val="en-US"/>
        </w:rPr>
        <w:t xml:space="preserve"> modeling all organic chemical substances was to calculate the amount of their molecules. This </w:t>
      </w:r>
      <w:r w:rsidR="0049202A" w:rsidRPr="00C16A75">
        <w:rPr>
          <w:rFonts w:ascii="Times New Roman" w:hAnsi="Times New Roman" w:cs="Times New Roman"/>
          <w:lang w:val="en-US"/>
        </w:rPr>
        <w:t>was the impetus for</w:t>
      </w:r>
      <w:r w:rsidRPr="00C16A75">
        <w:rPr>
          <w:rFonts w:ascii="Times New Roman" w:hAnsi="Times New Roman" w:cs="Times New Roman"/>
          <w:lang w:val="en-US"/>
        </w:rPr>
        <w:t xml:space="preserve"> using molar units. The amount of substance in moles multiplied by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Avogadro constant </w:t>
      </w:r>
      <w:r w:rsidR="0049202A" w:rsidRPr="00C16A75">
        <w:rPr>
          <w:rFonts w:ascii="Times New Roman" w:hAnsi="Times New Roman" w:cs="Times New Roman"/>
          <w:lang w:val="en-US"/>
        </w:rPr>
        <w:t>yields</w:t>
      </w:r>
      <w:r w:rsidRPr="00C16A75">
        <w:rPr>
          <w:rFonts w:ascii="Times New Roman" w:hAnsi="Times New Roman" w:cs="Times New Roman"/>
          <w:lang w:val="en-US"/>
        </w:rPr>
        <w:t xml:space="preserve"> the </w:t>
      </w:r>
      <w:r w:rsidR="0049202A" w:rsidRPr="00C16A75">
        <w:rPr>
          <w:rFonts w:ascii="Times New Roman" w:hAnsi="Times New Roman" w:cs="Times New Roman"/>
          <w:lang w:val="en-US"/>
        </w:rPr>
        <w:t xml:space="preserve">relevant </w:t>
      </w:r>
      <w:r w:rsidRPr="00C16A75">
        <w:rPr>
          <w:rFonts w:ascii="Times New Roman" w:hAnsi="Times New Roman" w:cs="Times New Roman"/>
          <w:lang w:val="en-US"/>
        </w:rPr>
        <w:t xml:space="preserve">number of particles. However, </w:t>
      </w:r>
      <w:r w:rsidR="0049202A" w:rsidRPr="00C16A75">
        <w:rPr>
          <w:rFonts w:ascii="Times New Roman" w:hAnsi="Times New Roman" w:cs="Times New Roman"/>
          <w:lang w:val="en-US"/>
        </w:rPr>
        <w:t>currently,</w:t>
      </w:r>
      <w:r w:rsidRPr="00C16A75">
        <w:rPr>
          <w:rFonts w:ascii="Times New Roman" w:hAnsi="Times New Roman" w:cs="Times New Roman"/>
          <w:lang w:val="en-US"/>
        </w:rPr>
        <w:t xml:space="preserve"> even the Avogadro constant is approximated and as a decimal number</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only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first eight </w:t>
      </w:r>
      <w:r w:rsidR="0049202A" w:rsidRPr="00C16A75">
        <w:rPr>
          <w:rFonts w:ascii="Times New Roman" w:hAnsi="Times New Roman" w:cs="Times New Roman"/>
          <w:lang w:val="en-US"/>
        </w:rPr>
        <w:t>of its 23</w:t>
      </w:r>
      <w:r w:rsidRPr="00C16A75">
        <w:rPr>
          <w:rFonts w:ascii="Times New Roman" w:hAnsi="Times New Roman" w:cs="Times New Roman"/>
          <w:lang w:val="en-US"/>
        </w:rPr>
        <w:t xml:space="preserve"> digits </w:t>
      </w:r>
      <w:r w:rsidR="0049202A" w:rsidRPr="00C16A75">
        <w:rPr>
          <w:rFonts w:ascii="Times New Roman" w:hAnsi="Times New Roman" w:cs="Times New Roman"/>
          <w:lang w:val="en-US"/>
        </w:rPr>
        <w:t xml:space="preserve">are </w:t>
      </w:r>
      <w:r w:rsidRPr="00C16A75">
        <w:rPr>
          <w:rFonts w:ascii="Times New Roman" w:hAnsi="Times New Roman" w:cs="Times New Roman"/>
          <w:lang w:val="en-US"/>
        </w:rPr>
        <w:t xml:space="preserve">exactly determined. </w:t>
      </w:r>
      <w:r w:rsidR="0049202A" w:rsidRPr="00C16A75">
        <w:rPr>
          <w:rFonts w:ascii="Times New Roman" w:hAnsi="Times New Roman" w:cs="Times New Roman"/>
          <w:lang w:val="en-US"/>
        </w:rPr>
        <w:t>This means</w:t>
      </w:r>
      <w:r w:rsidRPr="00C16A75">
        <w:rPr>
          <w:rFonts w:ascii="Times New Roman" w:hAnsi="Times New Roman" w:cs="Times New Roman"/>
          <w:lang w:val="en-US"/>
        </w:rPr>
        <w:t xml:space="preserve"> that the precision of counting the particles of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solution is limited and we </w:t>
      </w:r>
      <w:r w:rsidR="0049202A" w:rsidRPr="00C16A75">
        <w:rPr>
          <w:rFonts w:ascii="Times New Roman" w:hAnsi="Times New Roman" w:cs="Times New Roman"/>
          <w:lang w:val="en-US"/>
        </w:rPr>
        <w:t xml:space="preserve">do not </w:t>
      </w:r>
      <w:r w:rsidRPr="00C16A75">
        <w:rPr>
          <w:rFonts w:ascii="Times New Roman" w:hAnsi="Times New Roman" w:cs="Times New Roman"/>
          <w:lang w:val="en-US"/>
        </w:rPr>
        <w:t xml:space="preserve">know </w:t>
      </w:r>
      <w:r w:rsidR="0049202A" w:rsidRPr="00C16A75">
        <w:rPr>
          <w:rFonts w:ascii="Times New Roman" w:hAnsi="Times New Roman" w:cs="Times New Roman"/>
          <w:lang w:val="en-US"/>
        </w:rPr>
        <w:t xml:space="preserve">exactly how </w:t>
      </w:r>
      <w:r w:rsidRPr="00C16A75">
        <w:rPr>
          <w:rFonts w:ascii="Times New Roman" w:hAnsi="Times New Roman" w:cs="Times New Roman"/>
          <w:lang w:val="en-US"/>
        </w:rPr>
        <w:t xml:space="preserve">to measure and work with very small molar concentrations (such as piko- or fentomoles per liter). </w:t>
      </w:r>
      <w:r w:rsidR="0049202A" w:rsidRPr="00C16A75">
        <w:rPr>
          <w:rFonts w:ascii="Times New Roman" w:hAnsi="Times New Roman" w:cs="Times New Roman"/>
          <w:lang w:val="en-US"/>
        </w:rPr>
        <w:t>T</w:t>
      </w:r>
      <w:r w:rsidRPr="00C16A75">
        <w:rPr>
          <w:rFonts w:ascii="Times New Roman" w:hAnsi="Times New Roman" w:cs="Times New Roman"/>
          <w:lang w:val="en-US"/>
        </w:rPr>
        <w:t>hese very small concentrations are biologically significant for some hormones, enzymes or cytokines. Instead of physical units</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some pharmacokinetic units</w:t>
      </w:r>
      <w:r w:rsidR="0049202A" w:rsidRPr="00C16A75">
        <w:rPr>
          <w:rFonts w:ascii="Times New Roman" w:hAnsi="Times New Roman" w:cs="Times New Roman"/>
          <w:lang w:val="en-US"/>
        </w:rPr>
        <w:t xml:space="preserve"> must therefore be used</w:t>
      </w:r>
      <w:r w:rsidRPr="00C16A75">
        <w:rPr>
          <w:rFonts w:ascii="Times New Roman" w:hAnsi="Times New Roman" w:cs="Times New Roman"/>
          <w:lang w:val="en-US"/>
        </w:rPr>
        <w:t xml:space="preserve"> (u or </w:t>
      </w:r>
      <w:proofErr w:type="gramStart"/>
      <w:r w:rsidRPr="00C16A75">
        <w:rPr>
          <w:rFonts w:ascii="Times New Roman" w:hAnsi="Times New Roman" w:cs="Times New Roman"/>
          <w:lang w:val="en-US"/>
        </w:rPr>
        <w:t>iu</w:t>
      </w:r>
      <w:proofErr w:type="gramEnd"/>
      <w:r w:rsidRPr="00C16A75">
        <w:rPr>
          <w:rFonts w:ascii="Times New Roman" w:hAnsi="Times New Roman" w:cs="Times New Roman"/>
          <w:lang w:val="en-US"/>
        </w:rPr>
        <w:t xml:space="preserve"> – international unit defined by </w:t>
      </w:r>
      <w:hyperlink r:id="rId169" w:history="1">
        <w:r w:rsidRPr="00C16A75">
          <w:rPr>
            <w:rStyle w:val="Hypertextovodkaz"/>
            <w:rFonts w:ascii="Times New Roman" w:hAnsi="Times New Roman" w:cs="Times New Roman"/>
            <w:lang w:val="en-US"/>
          </w:rPr>
          <w:t>WHO</w:t>
        </w:r>
      </w:hyperlink>
      <w:r w:rsidR="0049202A" w:rsidRPr="00C16A75">
        <w:rPr>
          <w:rFonts w:ascii="Times New Roman" w:hAnsi="Times New Roman" w:cs="Times New Roman"/>
          <w:lang w:val="en-US"/>
        </w:rPr>
        <w:t xml:space="preserve">); these </w:t>
      </w:r>
      <w:r w:rsidRPr="00C16A75">
        <w:rPr>
          <w:rFonts w:ascii="Times New Roman" w:hAnsi="Times New Roman" w:cs="Times New Roman"/>
          <w:lang w:val="en-US"/>
        </w:rPr>
        <w:t xml:space="preserve">are defined by the solution extract as a result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described purification</w:t>
      </w:r>
      <w:r w:rsidR="0049202A" w:rsidRPr="00C16A75">
        <w:rPr>
          <w:rFonts w:ascii="Times New Roman" w:hAnsi="Times New Roman" w:cs="Times New Roman"/>
          <w:lang w:val="en-US"/>
        </w:rPr>
        <w:t xml:space="preserve"> process</w:t>
      </w:r>
      <w:r w:rsidRPr="00C16A75">
        <w:rPr>
          <w:rFonts w:ascii="Times New Roman" w:hAnsi="Times New Roman" w:cs="Times New Roman"/>
          <w:lang w:val="en-US"/>
        </w:rPr>
        <w:t xml:space="preserve">. In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9202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situation </w:t>
      </w:r>
      <w:r w:rsidR="0049202A" w:rsidRPr="00C16A75">
        <w:rPr>
          <w:rFonts w:ascii="Times New Roman" w:hAnsi="Times New Roman" w:cs="Times New Roman"/>
          <w:lang w:val="en-US"/>
        </w:rPr>
        <w:t xml:space="preserve">is </w:t>
      </w:r>
      <w:r w:rsidRPr="00C16A75">
        <w:rPr>
          <w:rFonts w:ascii="Times New Roman" w:hAnsi="Times New Roman" w:cs="Times New Roman"/>
          <w:lang w:val="en-US"/>
        </w:rPr>
        <w:t xml:space="preserve">solved using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redefinition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Physiolibrary, where all moles are switched to international units of the specific hormone, enzyme or cytokine. Th</w:t>
      </w:r>
      <w:r w:rsidR="0049202A" w:rsidRPr="00C16A75">
        <w:rPr>
          <w:rFonts w:ascii="Times New Roman" w:hAnsi="Times New Roman" w:cs="Times New Roman"/>
          <w:lang w:val="en-US"/>
        </w:rPr>
        <w:t xml:space="preserve">ese </w:t>
      </w:r>
      <w:r w:rsidRPr="00C16A75">
        <w:rPr>
          <w:rFonts w:ascii="Times New Roman" w:hAnsi="Times New Roman" w:cs="Times New Roman"/>
          <w:lang w:val="en-US"/>
        </w:rPr>
        <w:t xml:space="preserve">redefined library components must be used for each block </w:t>
      </w:r>
      <w:r w:rsidR="008F0DD3"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with the </w:t>
      </w:r>
      <w:r w:rsidR="008F0DD3" w:rsidRPr="00C16A75">
        <w:rPr>
          <w:rFonts w:ascii="Times New Roman" w:hAnsi="Times New Roman" w:cs="Times New Roman"/>
          <w:lang w:val="en-US"/>
        </w:rPr>
        <w:t xml:space="preserve">relevant </w:t>
      </w:r>
      <w:r w:rsidRPr="00C16A75">
        <w:rPr>
          <w:rFonts w:ascii="Times New Roman" w:hAnsi="Times New Roman" w:cs="Times New Roman"/>
          <w:lang w:val="en-US"/>
        </w:rPr>
        <w:t>substance. For example</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if we want to create the chemical reaction of this ‘unmeasurable’ hormone with </w:t>
      </w:r>
      <w:r w:rsidR="008F0DD3" w:rsidRPr="00C16A75">
        <w:rPr>
          <w:rFonts w:ascii="Times New Roman" w:hAnsi="Times New Roman" w:cs="Times New Roman"/>
          <w:lang w:val="en-US"/>
        </w:rPr>
        <w:t xml:space="preserve">its </w:t>
      </w:r>
      <w:r w:rsidRPr="00C16A75">
        <w:rPr>
          <w:rFonts w:ascii="Times New Roman" w:hAnsi="Times New Roman" w:cs="Times New Roman"/>
          <w:lang w:val="en-US"/>
        </w:rPr>
        <w:t>receptor</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the concentration and amount of receptors must </w:t>
      </w:r>
      <w:r w:rsidR="008F0DD3" w:rsidRPr="00C16A75">
        <w:rPr>
          <w:rFonts w:ascii="Times New Roman" w:hAnsi="Times New Roman" w:cs="Times New Roman"/>
          <w:lang w:val="en-US"/>
        </w:rPr>
        <w:t xml:space="preserve">also </w:t>
      </w:r>
      <w:r w:rsidRPr="00C16A75">
        <w:rPr>
          <w:rFonts w:ascii="Times New Roman" w:hAnsi="Times New Roman" w:cs="Times New Roman"/>
          <w:lang w:val="en-US"/>
        </w:rPr>
        <w:t>be in the same international units as the hormone.</w:t>
      </w:r>
      <w:r w:rsidR="00B02618" w:rsidRPr="00C16A75">
        <w:rPr>
          <w:rFonts w:ascii="Times New Roman" w:hAnsi="Times New Roman" w:cs="Times New Roman"/>
          <w:lang w:val="en-US"/>
        </w:rPr>
        <w:t xml:space="preserve"> </w:t>
      </w:r>
      <w:r w:rsidR="00515A19" w:rsidRPr="00C16A75">
        <w:rPr>
          <w:rFonts w:ascii="Times New Roman" w:hAnsi="Times New Roman" w:cs="Times New Roman"/>
          <w:lang w:val="en-US"/>
        </w:rPr>
        <w:t>H</w:t>
      </w:r>
      <w:r w:rsidRPr="00C16A75">
        <w:rPr>
          <w:rFonts w:ascii="Times New Roman" w:hAnsi="Times New Roman" w:cs="Times New Roman"/>
          <w:lang w:val="en-US"/>
        </w:rPr>
        <w:t>ormones, enzymes or cytokines with already known conversion</w:t>
      </w:r>
      <w:r w:rsidR="008F0DD3" w:rsidRPr="00C16A75">
        <w:rPr>
          <w:rFonts w:ascii="Times New Roman" w:hAnsi="Times New Roman" w:cs="Times New Roman"/>
          <w:lang w:val="en-US"/>
        </w:rPr>
        <w:t>s</w:t>
      </w:r>
      <w:r w:rsidRPr="00C16A75">
        <w:rPr>
          <w:rFonts w:ascii="Times New Roman" w:hAnsi="Times New Roman" w:cs="Times New Roman"/>
          <w:lang w:val="en-US"/>
        </w:rPr>
        <w:t xml:space="preserve"> should be </w:t>
      </w:r>
      <w:r w:rsidR="00515A19" w:rsidRPr="00C16A75">
        <w:rPr>
          <w:rFonts w:ascii="Times New Roman" w:hAnsi="Times New Roman" w:cs="Times New Roman"/>
          <w:lang w:val="en-US"/>
        </w:rPr>
        <w:t xml:space="preserve">used in their physical amount of substance </w:t>
      </w:r>
      <w:r w:rsidR="008F0DD3" w:rsidRPr="00C16A75">
        <w:rPr>
          <w:rFonts w:ascii="Times New Roman" w:hAnsi="Times New Roman" w:cs="Times New Roman"/>
          <w:lang w:val="en-US"/>
        </w:rPr>
        <w:t xml:space="preserve">rather </w:t>
      </w:r>
      <w:r w:rsidR="00515A19" w:rsidRPr="00C16A75">
        <w:rPr>
          <w:rFonts w:ascii="Times New Roman" w:hAnsi="Times New Roman" w:cs="Times New Roman"/>
          <w:lang w:val="en-US"/>
        </w:rPr>
        <w:t xml:space="preserve">than </w:t>
      </w:r>
      <w:r w:rsidR="008F0DD3" w:rsidRPr="00C16A75">
        <w:rPr>
          <w:rFonts w:ascii="Times New Roman" w:hAnsi="Times New Roman" w:cs="Times New Roman"/>
          <w:lang w:val="en-US"/>
        </w:rPr>
        <w:t xml:space="preserve">in </w:t>
      </w:r>
      <w:r w:rsidR="00515A19" w:rsidRPr="00C16A75">
        <w:rPr>
          <w:rFonts w:ascii="Times New Roman" w:hAnsi="Times New Roman" w:cs="Times New Roman"/>
          <w:lang w:val="en-US"/>
        </w:rPr>
        <w:t>international units</w:t>
      </w:r>
      <w:r w:rsidRPr="00C16A75">
        <w:rPr>
          <w:rFonts w:ascii="Times New Roman" w:hAnsi="Times New Roman" w:cs="Times New Roman"/>
          <w:lang w:val="en-US"/>
        </w:rPr>
        <w:t xml:space="preserve">. </w:t>
      </w:r>
    </w:p>
    <w:p w14:paraId="000C8513" w14:textId="237D7C9A"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It is not </w:t>
      </w:r>
      <w:r w:rsidR="009C5289" w:rsidRPr="00C16A75">
        <w:rPr>
          <w:rFonts w:ascii="Times New Roman" w:hAnsi="Times New Roman" w:cs="Times New Roman"/>
          <w:lang w:val="en-US"/>
        </w:rPr>
        <w:t xml:space="preserve">surprising </w:t>
      </w:r>
      <w:r w:rsidRPr="00C16A75">
        <w:rPr>
          <w:rFonts w:ascii="Times New Roman" w:hAnsi="Times New Roman" w:cs="Times New Roman"/>
          <w:lang w:val="en-US"/>
        </w:rPr>
        <w:t xml:space="preserve">that physical units can be a source of many mistakes in the models, especially </w:t>
      </w:r>
      <w:r w:rsidR="009C5289" w:rsidRPr="00C16A75">
        <w:rPr>
          <w:rFonts w:ascii="Times New Roman" w:hAnsi="Times New Roman" w:cs="Times New Roman"/>
          <w:lang w:val="en-US"/>
        </w:rPr>
        <w:t xml:space="preserve">in the case of </w:t>
      </w:r>
      <w:r w:rsidRPr="00C16A75">
        <w:rPr>
          <w:rFonts w:ascii="Times New Roman" w:hAnsi="Times New Roman" w:cs="Times New Roman"/>
          <w:lang w:val="en-US"/>
        </w:rPr>
        <w:t xml:space="preserve">hormones, where unusual prefixes </w:t>
      </w:r>
      <w:r w:rsidR="009C5289" w:rsidRPr="00C16A75">
        <w:rPr>
          <w:rFonts w:ascii="Times New Roman" w:hAnsi="Times New Roman" w:cs="Times New Roman"/>
          <w:lang w:val="en-US"/>
        </w:rPr>
        <w:t xml:space="preserve">such </w:t>
      </w:r>
      <w:r w:rsidRPr="00C16A75">
        <w:rPr>
          <w:rFonts w:ascii="Times New Roman" w:hAnsi="Times New Roman" w:cs="Times New Roman"/>
          <w:lang w:val="en-US"/>
        </w:rPr>
        <w:t>as micro-, nano-, piko-</w:t>
      </w:r>
      <w:r w:rsidR="009C528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fento are used together with more alternatives </w:t>
      </w:r>
      <w:r w:rsidR="009C5289" w:rsidRPr="00C16A75">
        <w:rPr>
          <w:rFonts w:ascii="Times New Roman" w:hAnsi="Times New Roman" w:cs="Times New Roman"/>
          <w:lang w:val="en-US"/>
        </w:rPr>
        <w:t>for expressing</w:t>
      </w:r>
      <w:r w:rsidRPr="00C16A75">
        <w:rPr>
          <w:rFonts w:ascii="Times New Roman" w:hAnsi="Times New Roman" w:cs="Times New Roman"/>
          <w:lang w:val="en-US"/>
        </w:rPr>
        <w:t xml:space="preserve"> concentrations such as molar concentration, mass concentration, molar fraction, mass fraction </w:t>
      </w:r>
      <w:r w:rsidR="009C5289" w:rsidRPr="00C16A75">
        <w:rPr>
          <w:rFonts w:ascii="Times New Roman" w:hAnsi="Times New Roman" w:cs="Times New Roman"/>
          <w:lang w:val="en-US"/>
        </w:rPr>
        <w:t xml:space="preserve">and </w:t>
      </w:r>
      <w:r w:rsidRPr="00C16A75">
        <w:rPr>
          <w:rFonts w:ascii="Times New Roman" w:hAnsi="Times New Roman" w:cs="Times New Roman"/>
          <w:lang w:val="en-US"/>
        </w:rPr>
        <w:t>international units. For example</w:t>
      </w:r>
      <w:r w:rsidR="009C5289" w:rsidRPr="00C16A75">
        <w:rPr>
          <w:rFonts w:ascii="Times New Roman" w:hAnsi="Times New Roman" w:cs="Times New Roman"/>
          <w:lang w:val="en-US"/>
        </w:rPr>
        <w:t>,</w:t>
      </w:r>
      <w:r w:rsidRPr="00C16A75">
        <w:rPr>
          <w:rFonts w:ascii="Times New Roman" w:hAnsi="Times New Roman" w:cs="Times New Roman"/>
          <w:lang w:val="en-US"/>
        </w:rPr>
        <w:t xml:space="preserve"> in HumMod 1.6</w:t>
      </w:r>
      <w:r w:rsidR="009C5289"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9C5289" w:rsidRPr="00C16A75">
        <w:rPr>
          <w:rFonts w:ascii="Times New Roman" w:hAnsi="Times New Roman" w:cs="Times New Roman"/>
          <w:lang w:val="en-US"/>
        </w:rPr>
        <w:t>combination of units</w:t>
      </w:r>
      <w:r w:rsidRPr="00C16A75">
        <w:rPr>
          <w:rFonts w:ascii="Times New Roman" w:hAnsi="Times New Roman" w:cs="Times New Roman"/>
          <w:lang w:val="en-US"/>
        </w:rPr>
        <w:t xml:space="preserve"> with thyroid hormones, where </w:t>
      </w:r>
      <w:r w:rsidR="009C5289" w:rsidRPr="00C16A75">
        <w:rPr>
          <w:rFonts w:ascii="Times New Roman" w:hAnsi="Times New Roman" w:cs="Times New Roman"/>
          <w:lang w:val="en-US"/>
        </w:rPr>
        <w:t xml:space="preserve">a </w:t>
      </w:r>
      <w:r w:rsidRPr="00C16A75">
        <w:rPr>
          <w:rFonts w:ascii="Times New Roman" w:hAnsi="Times New Roman" w:cs="Times New Roman"/>
          <w:lang w:val="en-US"/>
        </w:rPr>
        <w:t xml:space="preserve">concentration </w:t>
      </w:r>
      <w:r w:rsidR="009C5289" w:rsidRPr="00C16A75">
        <w:rPr>
          <w:rFonts w:ascii="Times New Roman" w:hAnsi="Times New Roman" w:cs="Times New Roman"/>
          <w:lang w:val="en-US"/>
        </w:rPr>
        <w:t>is 100 x</w:t>
      </w:r>
      <w:r w:rsidRPr="00C16A75">
        <w:rPr>
          <w:rFonts w:ascii="Times New Roman" w:hAnsi="Times New Roman" w:cs="Times New Roman"/>
          <w:lang w:val="en-US"/>
        </w:rPr>
        <w:t xml:space="preserve"> higher </w:t>
      </w:r>
      <w:r w:rsidR="009C5289" w:rsidRPr="00C16A75">
        <w:rPr>
          <w:rFonts w:ascii="Times New Roman" w:hAnsi="Times New Roman" w:cs="Times New Roman"/>
          <w:lang w:val="en-US"/>
        </w:rPr>
        <w:t xml:space="preserve">due to </w:t>
      </w:r>
      <w:r w:rsidRPr="00C16A75">
        <w:rPr>
          <w:rFonts w:ascii="Times New Roman" w:hAnsi="Times New Roman" w:cs="Times New Roman"/>
          <w:lang w:val="en-US"/>
        </w:rPr>
        <w:t>switch</w:t>
      </w:r>
      <w:r w:rsidR="009C5289" w:rsidRPr="00C16A75">
        <w:rPr>
          <w:rFonts w:ascii="Times New Roman" w:hAnsi="Times New Roman" w:cs="Times New Roman"/>
          <w:lang w:val="en-US"/>
        </w:rPr>
        <w:t>ing</w:t>
      </w:r>
      <w:r w:rsidRPr="00C16A75">
        <w:rPr>
          <w:rFonts w:ascii="Times New Roman" w:hAnsi="Times New Roman" w:cs="Times New Roman"/>
          <w:lang w:val="en-US"/>
        </w:rPr>
        <w:t xml:space="preserve"> ‘ug/ml’ for ‘ug/dl’ </w:t>
      </w:r>
      <w:r w:rsidR="009C5289" w:rsidRPr="00C16A75">
        <w:rPr>
          <w:rFonts w:ascii="Times New Roman" w:hAnsi="Times New Roman" w:cs="Times New Roman"/>
          <w:lang w:val="en-US"/>
        </w:rPr>
        <w:t xml:space="preserve">when </w:t>
      </w:r>
      <w:r w:rsidRPr="00C16A75">
        <w:rPr>
          <w:rFonts w:ascii="Times New Roman" w:hAnsi="Times New Roman" w:cs="Times New Roman"/>
          <w:lang w:val="en-US"/>
        </w:rPr>
        <w:t xml:space="preserve">compared </w:t>
      </w:r>
      <w:r w:rsidR="009C5289" w:rsidRPr="00C16A75">
        <w:rPr>
          <w:rFonts w:ascii="Times New Roman" w:hAnsi="Times New Roman" w:cs="Times New Roman"/>
          <w:lang w:val="en-US"/>
        </w:rPr>
        <w:t xml:space="preserve">to </w:t>
      </w:r>
      <w:r w:rsidRPr="00C16A75">
        <w:rPr>
          <w:rFonts w:ascii="Times New Roman" w:hAnsi="Times New Roman" w:cs="Times New Roman"/>
          <w:lang w:val="en-US"/>
        </w:rPr>
        <w:t xml:space="preserve">data </w:t>
      </w:r>
      <w:r w:rsidR="009C5289" w:rsidRPr="00C16A75">
        <w:rPr>
          <w:rFonts w:ascii="Times New Roman" w:hAnsi="Times New Roman" w:cs="Times New Roman"/>
          <w:lang w:val="en-US"/>
        </w:rPr>
        <w:t xml:space="preserve">presented by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(CHOPRA, et al., 1975)</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When using the </w:t>
      </w:r>
      <w:r w:rsidRPr="00C16A75">
        <w:rPr>
          <w:rFonts w:ascii="Times New Roman" w:hAnsi="Times New Roman" w:cs="Times New Roman"/>
          <w:lang w:val="en-US"/>
        </w:rPr>
        <w:t>Physiolibrary in some user-friendly Modelica environments</w:t>
      </w:r>
      <w:r w:rsidR="000D209B" w:rsidRPr="00C16A75">
        <w:rPr>
          <w:rFonts w:ascii="Times New Roman" w:hAnsi="Times New Roman" w:cs="Times New Roman"/>
          <w:lang w:val="en-US"/>
        </w:rPr>
        <w:t>,</w:t>
      </w:r>
      <w:r w:rsidRPr="00C16A75">
        <w:rPr>
          <w:rFonts w:ascii="Times New Roman" w:hAnsi="Times New Roman" w:cs="Times New Roman"/>
          <w:lang w:val="en-US"/>
        </w:rPr>
        <w:t xml:space="preserve"> there </w:t>
      </w:r>
      <w:r w:rsidR="000D209B" w:rsidRPr="00C16A75">
        <w:rPr>
          <w:rFonts w:ascii="Times New Roman" w:hAnsi="Times New Roman" w:cs="Times New Roman"/>
          <w:lang w:val="en-US"/>
        </w:rPr>
        <w:t xml:space="preserve">is </w:t>
      </w:r>
      <w:r w:rsidRPr="00C16A75">
        <w:rPr>
          <w:rFonts w:ascii="Times New Roman" w:hAnsi="Times New Roman" w:cs="Times New Roman"/>
          <w:lang w:val="en-US"/>
        </w:rPr>
        <w:t xml:space="preserve">automatic support </w:t>
      </w:r>
      <w:r w:rsidR="000D209B" w:rsidRPr="00C16A75">
        <w:rPr>
          <w:rFonts w:ascii="Times New Roman" w:hAnsi="Times New Roman" w:cs="Times New Roman"/>
          <w:lang w:val="en-US"/>
        </w:rPr>
        <w:t xml:space="preserve">for </w:t>
      </w:r>
      <w:r w:rsidRPr="00C16A75">
        <w:rPr>
          <w:rFonts w:ascii="Times New Roman" w:hAnsi="Times New Roman" w:cs="Times New Roman"/>
          <w:lang w:val="en-US"/>
        </w:rPr>
        <w:t>recalculation</w:t>
      </w:r>
      <w:r w:rsidR="000D209B" w:rsidRPr="00C16A75">
        <w:rPr>
          <w:rFonts w:ascii="Times New Roman" w:hAnsi="Times New Roman" w:cs="Times New Roman"/>
          <w:lang w:val="en-US"/>
        </w:rPr>
        <w:t xml:space="preserve"> of</w:t>
      </w:r>
      <w:r w:rsidRPr="00C16A75">
        <w:rPr>
          <w:rFonts w:ascii="Times New Roman" w:hAnsi="Times New Roman" w:cs="Times New Roman"/>
          <w:lang w:val="en-US"/>
        </w:rPr>
        <w:t xml:space="preserve"> </w:t>
      </w:r>
      <w:r w:rsidR="00034A93" w:rsidRPr="00C16A75">
        <w:rPr>
          <w:rFonts w:ascii="Times New Roman" w:hAnsi="Times New Roman" w:cs="Times New Roman"/>
          <w:lang w:val="en-US"/>
        </w:rPr>
        <w:t>non-</w:t>
      </w:r>
      <w:r w:rsidRPr="00C16A75">
        <w:rPr>
          <w:rFonts w:ascii="Times New Roman" w:hAnsi="Times New Roman" w:cs="Times New Roman"/>
          <w:lang w:val="en-US"/>
        </w:rPr>
        <w:t>SI units into</w:t>
      </w:r>
      <w:r w:rsidR="00034A93" w:rsidRPr="00C16A75">
        <w:rPr>
          <w:rFonts w:ascii="Times New Roman" w:hAnsi="Times New Roman" w:cs="Times New Roman"/>
          <w:lang w:val="en-US"/>
        </w:rPr>
        <w:t>/from</w:t>
      </w:r>
      <w:r w:rsidRPr="00C16A75">
        <w:rPr>
          <w:rFonts w:ascii="Times New Roman" w:hAnsi="Times New Roman" w:cs="Times New Roman"/>
          <w:lang w:val="en-US"/>
        </w:rPr>
        <w:t xml:space="preserve"> SI units, including </w:t>
      </w:r>
      <w:r w:rsidR="000D209B" w:rsidRPr="00C16A75">
        <w:rPr>
          <w:rFonts w:ascii="Times New Roman" w:hAnsi="Times New Roman" w:cs="Times New Roman"/>
          <w:lang w:val="en-US"/>
        </w:rPr>
        <w:t xml:space="preserve">those with </w:t>
      </w:r>
      <w:r w:rsidRPr="00C16A75">
        <w:rPr>
          <w:rFonts w:ascii="Times New Roman" w:hAnsi="Times New Roman" w:cs="Times New Roman"/>
          <w:lang w:val="en-US"/>
        </w:rPr>
        <w:t xml:space="preserve">different prefixes. Using this automated physical unit support for inputs and outputs of simulation the modeling process becomes more error-free in the </w:t>
      </w:r>
      <w:r w:rsidR="000D209B" w:rsidRPr="00C16A75">
        <w:rPr>
          <w:rFonts w:ascii="Times New Roman" w:hAnsi="Times New Roman" w:cs="Times New Roman"/>
          <w:lang w:val="en-US"/>
        </w:rPr>
        <w:t xml:space="preserve">area </w:t>
      </w:r>
      <w:r w:rsidRPr="00C16A75">
        <w:rPr>
          <w:rFonts w:ascii="Times New Roman" w:hAnsi="Times New Roman" w:cs="Times New Roman"/>
          <w:lang w:val="en-US"/>
        </w:rPr>
        <w:t>of unit conversions.</w:t>
      </w:r>
    </w:p>
    <w:p w14:paraId="7B59DECC" w14:textId="239A6D29"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 other example of change</w:t>
      </w:r>
      <w:r w:rsidR="000D209B" w:rsidRPr="00C16A75">
        <w:rPr>
          <w:rFonts w:ascii="Times New Roman" w:hAnsi="Times New Roman" w:cs="Times New Roman"/>
          <w:lang w:val="en-US"/>
        </w:rPr>
        <w:t>s</w:t>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in </w:t>
      </w:r>
      <w:r w:rsidRPr="00C16A75">
        <w:rPr>
          <w:rFonts w:ascii="Times New Roman" w:hAnsi="Times New Roman" w:cs="Times New Roman"/>
          <w:lang w:val="en-US"/>
        </w:rPr>
        <w:t>variable names in HumMod 1.6 is in</w:t>
      </w:r>
      <w:r w:rsidR="000D209B" w:rsidRPr="00C16A75">
        <w:rPr>
          <w:rFonts w:ascii="Times New Roman" w:hAnsi="Times New Roman" w:cs="Times New Roman"/>
          <w:lang w:val="en-US"/>
        </w:rPr>
        <w:t xml:space="preserve"> the case of</w:t>
      </w:r>
      <w:r w:rsidRPr="00C16A75">
        <w:rPr>
          <w:rFonts w:ascii="Times New Roman" w:hAnsi="Times New Roman" w:cs="Times New Roman"/>
          <w:lang w:val="en-US"/>
        </w:rPr>
        <w:t xml:space="preserve"> intracellular renin </w:t>
      </w:r>
      <w:r w:rsidR="00F213FE" w:rsidRPr="00C16A75">
        <w:rPr>
          <w:rFonts w:ascii="Times New Roman" w:hAnsi="Times New Roman" w:cs="Times New Roman"/>
          <w:lang w:val="en-US"/>
        </w:rPr>
        <w:t>fluc</w:t>
      </w:r>
      <w:r w:rsidR="000D209B" w:rsidRPr="00C16A75">
        <w:rPr>
          <w:rFonts w:ascii="Times New Roman" w:hAnsi="Times New Roman" w:cs="Times New Roman"/>
          <w:lang w:val="en-US"/>
        </w:rPr>
        <w:t xml:space="preserve">tuation </w:t>
      </w:r>
      <w:r w:rsidRPr="00C16A75">
        <w:rPr>
          <w:rFonts w:ascii="Times New Roman" w:hAnsi="Times New Roman" w:cs="Times New Roman"/>
          <w:lang w:val="en-US"/>
        </w:rPr>
        <w:t xml:space="preserve">calculations. Instead of </w:t>
      </w:r>
      <w:r w:rsidR="000D209B" w:rsidRPr="00C16A75">
        <w:rPr>
          <w:rFonts w:ascii="Times New Roman" w:hAnsi="Times New Roman" w:cs="Times New Roman"/>
          <w:lang w:val="en-US"/>
        </w:rPr>
        <w:t xml:space="preserve">calculating </w:t>
      </w:r>
      <w:r w:rsidRPr="00C16A75">
        <w:rPr>
          <w:rFonts w:ascii="Times New Roman" w:hAnsi="Times New Roman" w:cs="Times New Roman"/>
          <w:lang w:val="en-US"/>
        </w:rPr>
        <w:t xml:space="preserve">the flux from free renin synthesis to renin granules, the same variable </w:t>
      </w:r>
      <w:r w:rsidR="000D209B" w:rsidRPr="00C16A75">
        <w:rPr>
          <w:rFonts w:ascii="Times New Roman" w:hAnsi="Times New Roman" w:cs="Times New Roman"/>
          <w:lang w:val="en-US"/>
        </w:rPr>
        <w:t xml:space="preserve">is </w:t>
      </w:r>
      <w:r w:rsidR="00515A19" w:rsidRPr="00C16A75">
        <w:rPr>
          <w:rFonts w:ascii="Times New Roman" w:hAnsi="Times New Roman" w:cs="Times New Roman"/>
          <w:lang w:val="en-US"/>
        </w:rPr>
        <w:t xml:space="preserve">used </w:t>
      </w:r>
      <w:r w:rsidR="000D209B"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intake and outtake of the renin granules. </w:t>
      </w:r>
      <w:r w:rsidR="000D209B"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renin granules </w:t>
      </w:r>
      <w:r w:rsidR="000D209B" w:rsidRPr="00C16A75">
        <w:rPr>
          <w:rFonts w:ascii="Times New Roman" w:hAnsi="Times New Roman" w:cs="Times New Roman"/>
          <w:lang w:val="en-US"/>
        </w:rPr>
        <w:t xml:space="preserve">have </w:t>
      </w:r>
      <w:r w:rsidRPr="00C16A75">
        <w:rPr>
          <w:rFonts w:ascii="Times New Roman" w:hAnsi="Times New Roman" w:cs="Times New Roman"/>
          <w:lang w:val="en-US"/>
        </w:rPr>
        <w:t xml:space="preserve">the same concentration </w:t>
      </w:r>
      <w:r w:rsidR="00F213FE" w:rsidRPr="00C16A75">
        <w:rPr>
          <w:rFonts w:ascii="Times New Roman" w:hAnsi="Times New Roman" w:cs="Times New Roman"/>
          <w:lang w:val="en-US"/>
        </w:rPr>
        <w:t>every</w:t>
      </w:r>
      <w:r w:rsidRPr="00C16A75">
        <w:rPr>
          <w:rFonts w:ascii="Times New Roman" w:hAnsi="Times New Roman" w:cs="Times New Roman"/>
          <w:lang w:val="en-US"/>
        </w:rPr>
        <w:t xml:space="preserve"> time </w:t>
      </w:r>
      <w:r w:rsidR="00F213FE" w:rsidRPr="00C16A75">
        <w:rPr>
          <w:rFonts w:ascii="Times New Roman" w:hAnsi="Times New Roman" w:cs="Times New Roman"/>
          <w:lang w:val="en-US"/>
        </w:rPr>
        <w:t xml:space="preserve">for </w:t>
      </w:r>
      <w:r w:rsidRPr="00C16A75">
        <w:rPr>
          <w:rFonts w:ascii="Times New Roman" w:hAnsi="Times New Roman" w:cs="Times New Roman"/>
          <w:lang w:val="en-US"/>
        </w:rPr>
        <w:t>each simulation experiment</w:t>
      </w:r>
      <w:r w:rsidR="00F213FE" w:rsidRPr="00C16A75">
        <w:rPr>
          <w:rFonts w:ascii="Times New Roman" w:hAnsi="Times New Roman" w:cs="Times New Roman"/>
          <w:lang w:val="en-US"/>
        </w:rPr>
        <w:t xml:space="preserve">, </w:t>
      </w:r>
      <w:r w:rsidR="00515A19" w:rsidRPr="00C16A75">
        <w:rPr>
          <w:rFonts w:ascii="Times New Roman" w:hAnsi="Times New Roman" w:cs="Times New Roman"/>
          <w:lang w:val="en-US"/>
        </w:rPr>
        <w:t>even if rapid secretion occurs</w:t>
      </w:r>
      <w:r w:rsidRPr="00C16A75">
        <w:rPr>
          <w:rFonts w:ascii="Times New Roman" w:hAnsi="Times New Roman" w:cs="Times New Roman"/>
          <w:lang w:val="en-US"/>
        </w:rPr>
        <w:t>. Using the diagram modeling of</w:t>
      </w:r>
      <w:r w:rsidR="00F213FE"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Physiolibrary it </w:t>
      </w:r>
      <w:r w:rsidR="00F213FE" w:rsidRPr="00C16A75">
        <w:rPr>
          <w:rFonts w:ascii="Times New Roman" w:hAnsi="Times New Roman" w:cs="Times New Roman"/>
          <w:lang w:val="en-US"/>
        </w:rPr>
        <w:t xml:space="preserve">becomes very </w:t>
      </w:r>
      <w:r w:rsidRPr="00C16A75">
        <w:rPr>
          <w:rFonts w:ascii="Times New Roman" w:hAnsi="Times New Roman" w:cs="Times New Roman"/>
          <w:lang w:val="en-US"/>
        </w:rPr>
        <w:t xml:space="preserve">clear </w:t>
      </w:r>
      <w:r w:rsidRPr="00C16A75">
        <w:rPr>
          <w:rFonts w:ascii="Times New Roman" w:hAnsi="Times New Roman" w:cs="Times New Roman"/>
          <w:i/>
          <w:lang w:val="en-US"/>
        </w:rPr>
        <w:t>from</w:t>
      </w:r>
      <w:r w:rsidRPr="00C16A75">
        <w:rPr>
          <w:rFonts w:ascii="Times New Roman" w:hAnsi="Times New Roman" w:cs="Times New Roman"/>
          <w:lang w:val="en-US"/>
        </w:rPr>
        <w:t xml:space="preserve"> which or </w:t>
      </w:r>
      <w:r w:rsidRPr="00C16A75">
        <w:rPr>
          <w:rFonts w:ascii="Times New Roman" w:hAnsi="Times New Roman" w:cs="Times New Roman"/>
          <w:i/>
          <w:lang w:val="en-US"/>
        </w:rPr>
        <w:t>to</w:t>
      </w:r>
      <w:r w:rsidRPr="00C16A75">
        <w:rPr>
          <w:rFonts w:ascii="Times New Roman" w:hAnsi="Times New Roman" w:cs="Times New Roman"/>
          <w:lang w:val="en-US"/>
        </w:rPr>
        <w:t xml:space="preserve"> which compartment the </w:t>
      </w:r>
      <w:r w:rsidR="00F213FE" w:rsidRPr="00C16A75">
        <w:rPr>
          <w:rFonts w:ascii="Times New Roman" w:hAnsi="Times New Roman" w:cs="Times New Roman"/>
          <w:lang w:val="en-US"/>
        </w:rPr>
        <w:t xml:space="preserve">renin </w:t>
      </w:r>
      <w:r w:rsidRPr="00C16A75">
        <w:rPr>
          <w:rFonts w:ascii="Times New Roman" w:hAnsi="Times New Roman" w:cs="Times New Roman"/>
          <w:lang w:val="en-US"/>
        </w:rPr>
        <w:t xml:space="preserve">flows </w:t>
      </w:r>
      <w:r w:rsidR="00F213FE" w:rsidRPr="00C16A75">
        <w:rPr>
          <w:rFonts w:ascii="Times New Roman" w:hAnsi="Times New Roman" w:cs="Times New Roman"/>
          <w:lang w:val="en-US"/>
        </w:rPr>
        <w:t>move</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213FE" w:rsidRPr="00C16A75">
        <w:rPr>
          <w:rFonts w:ascii="Times New Roman" w:hAnsi="Times New Roman" w:cs="Times New Roman"/>
          <w:lang w:val="en-US"/>
        </w:rPr>
        <w:t>The</w:t>
      </w:r>
      <w:r w:rsidRPr="00C16A75">
        <w:rPr>
          <w:rFonts w:ascii="Times New Roman" w:hAnsi="Times New Roman" w:cs="Times New Roman"/>
          <w:lang w:val="en-US"/>
        </w:rPr>
        <w:t xml:space="preserve"> </w:t>
      </w:r>
      <w:r w:rsidR="00F213FE" w:rsidRPr="00C16A75">
        <w:rPr>
          <w:rFonts w:ascii="Times New Roman" w:hAnsi="Times New Roman" w:cs="Times New Roman"/>
          <w:lang w:val="en-US"/>
        </w:rPr>
        <w:t xml:space="preserve">likelihood </w:t>
      </w:r>
      <w:r w:rsidRPr="00C16A75">
        <w:rPr>
          <w:rFonts w:ascii="Times New Roman" w:hAnsi="Times New Roman" w:cs="Times New Roman"/>
          <w:lang w:val="en-US"/>
        </w:rPr>
        <w:t xml:space="preserve">of </w:t>
      </w:r>
      <w:r w:rsidR="00515A19" w:rsidRPr="00C16A75">
        <w:rPr>
          <w:rFonts w:ascii="Times New Roman" w:hAnsi="Times New Roman" w:cs="Times New Roman"/>
          <w:lang w:val="en-US"/>
        </w:rPr>
        <w:t>mistake</w:t>
      </w:r>
      <w:r w:rsidR="00F213FE" w:rsidRPr="00C16A75">
        <w:rPr>
          <w:rFonts w:ascii="Times New Roman" w:hAnsi="Times New Roman" w:cs="Times New Roman"/>
          <w:lang w:val="en-US"/>
        </w:rPr>
        <w:t>s occurring in this area therefore</w:t>
      </w:r>
      <w:r w:rsidRPr="00C16A75">
        <w:rPr>
          <w:rFonts w:ascii="Times New Roman" w:hAnsi="Times New Roman" w:cs="Times New Roman"/>
          <w:lang w:val="en-US"/>
        </w:rPr>
        <w:t xml:space="preserve"> decreases</w:t>
      </w:r>
      <w:r w:rsidR="00F213FE" w:rsidRPr="00C16A75">
        <w:rPr>
          <w:rFonts w:ascii="Times New Roman" w:hAnsi="Times New Roman" w:cs="Times New Roman"/>
          <w:lang w:val="en-US"/>
        </w:rPr>
        <w:t>,</w:t>
      </w:r>
      <w:r w:rsidRPr="00C16A75">
        <w:rPr>
          <w:rFonts w:ascii="Times New Roman" w:hAnsi="Times New Roman" w:cs="Times New Roman"/>
          <w:lang w:val="en-US"/>
        </w:rPr>
        <w:t xml:space="preserve"> because the connections are visually self-descriptive. </w:t>
      </w:r>
    </w:p>
    <w:p w14:paraId="41C54174" w14:textId="6E9FCA84" w:rsidR="00B04BF4" w:rsidRPr="00C16A75" w:rsidRDefault="00F213FE" w:rsidP="0040704F">
      <w:pPr>
        <w:jc w:val="both"/>
        <w:rPr>
          <w:rFonts w:ascii="Times New Roman" w:hAnsi="Times New Roman" w:cs="Times New Roman"/>
          <w:lang w:val="en-US"/>
        </w:rPr>
      </w:pPr>
      <w:r w:rsidRPr="00C16A75">
        <w:rPr>
          <w:rFonts w:ascii="Times New Roman" w:hAnsi="Times New Roman" w:cs="Times New Roman"/>
          <w:lang w:val="en-US"/>
        </w:rPr>
        <w:t>Changes</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physical units can hide more contextual errors. For example</w:t>
      </w:r>
      <w:r w:rsidRPr="00C16A75">
        <w:rPr>
          <w:rFonts w:ascii="Times New Roman" w:hAnsi="Times New Roman" w:cs="Times New Roman"/>
          <w:lang w:val="en-US"/>
        </w:rPr>
        <w:t>,</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a </w:t>
      </w:r>
      <w:r w:rsidR="00B04BF4" w:rsidRPr="00C16A75">
        <w:rPr>
          <w:rFonts w:ascii="Times New Roman" w:hAnsi="Times New Roman" w:cs="Times New Roman"/>
          <w:lang w:val="en-US"/>
        </w:rPr>
        <w:t xml:space="preserve">change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 xml:space="preserve">vasopressin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clearance in circulating blood through tissue must be less or equal than the amount of vasopressin inflowing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moving </w:t>
      </w:r>
      <w:r w:rsidR="00B04BF4" w:rsidRPr="00C16A75">
        <w:rPr>
          <w:rFonts w:ascii="Times New Roman" w:hAnsi="Times New Roman" w:cs="Times New Roman"/>
          <w:lang w:val="en-US"/>
        </w:rPr>
        <w:t xml:space="preserve">to this tissue. </w:t>
      </w:r>
      <w:r w:rsidR="00614ACC" w:rsidRPr="00C16A75">
        <w:rPr>
          <w:rFonts w:ascii="Times New Roman" w:hAnsi="Times New Roman" w:cs="Times New Roman"/>
          <w:lang w:val="en-US"/>
        </w:rPr>
        <w:t>B</w:t>
      </w:r>
      <w:r w:rsidR="00B04BF4" w:rsidRPr="00C16A75">
        <w:rPr>
          <w:rFonts w:ascii="Times New Roman" w:hAnsi="Times New Roman" w:cs="Times New Roman"/>
          <w:lang w:val="en-US"/>
        </w:rPr>
        <w:t xml:space="preserve">ecause </w:t>
      </w:r>
      <w:r w:rsidR="00614ACC" w:rsidRPr="00C16A75">
        <w:rPr>
          <w:rFonts w:ascii="Times New Roman" w:hAnsi="Times New Roman" w:cs="Times New Roman"/>
          <w:lang w:val="en-US"/>
        </w:rPr>
        <w:t xml:space="preserve">of </w:t>
      </w:r>
      <w:r w:rsidR="00B04BF4" w:rsidRPr="00C16A75">
        <w:rPr>
          <w:rFonts w:ascii="Times New Roman" w:hAnsi="Times New Roman" w:cs="Times New Roman"/>
          <w:lang w:val="en-US"/>
        </w:rPr>
        <w:t xml:space="preserve">the recalculation from milliliters to liters, </w:t>
      </w:r>
      <w:r w:rsidR="00253A38" w:rsidRPr="00C16A75">
        <w:rPr>
          <w:rFonts w:ascii="Times New Roman" w:hAnsi="Times New Roman" w:cs="Times New Roman"/>
          <w:lang w:val="en-US"/>
        </w:rPr>
        <w:t>values</w:t>
      </w:r>
      <w:r w:rsidR="00B04BF4" w:rsidRPr="00C16A75">
        <w:rPr>
          <w:rFonts w:ascii="Times New Roman" w:hAnsi="Times New Roman" w:cs="Times New Roman"/>
          <w:lang w:val="en-US"/>
        </w:rPr>
        <w:t xml:space="preserve"> higher than </w:t>
      </w:r>
      <w:r w:rsidR="00253A38" w:rsidRPr="00C16A75">
        <w:rPr>
          <w:rFonts w:ascii="Times New Roman" w:hAnsi="Times New Roman" w:cs="Times New Roman"/>
          <w:lang w:val="en-US"/>
        </w:rPr>
        <w:t xml:space="preserve">1 </w:t>
      </w:r>
      <w:r w:rsidR="00B04BF4" w:rsidRPr="00C16A75">
        <w:rPr>
          <w:rFonts w:ascii="Times New Roman" w:hAnsi="Times New Roman" w:cs="Times New Roman"/>
          <w:lang w:val="en-US"/>
        </w:rPr>
        <w:t xml:space="preserve">is hidden by </w:t>
      </w:r>
      <w:r w:rsidR="009A307B" w:rsidRPr="00C16A75">
        <w:rPr>
          <w:rFonts w:ascii="Times New Roman" w:hAnsi="Times New Roman" w:cs="Times New Roman"/>
          <w:lang w:val="en-US"/>
        </w:rPr>
        <w:t>physical unit conversion</w:t>
      </w:r>
      <w:r w:rsidR="00B04BF4" w:rsidRPr="00C16A75">
        <w:rPr>
          <w:rFonts w:ascii="Times New Roman" w:hAnsi="Times New Roman" w:cs="Times New Roman"/>
          <w:lang w:val="en-US"/>
        </w:rPr>
        <w:t>. This confusion is</w:t>
      </w:r>
      <w:r w:rsidR="00253A38" w:rsidRPr="00C16A75">
        <w:rPr>
          <w:rFonts w:ascii="Times New Roman" w:hAnsi="Times New Roman" w:cs="Times New Roman"/>
          <w:lang w:val="en-US"/>
        </w:rPr>
        <w:t xml:space="preserve"> also</w:t>
      </w:r>
      <w:r w:rsidR="00B04BF4" w:rsidRPr="00C16A75">
        <w:rPr>
          <w:rFonts w:ascii="Times New Roman" w:hAnsi="Times New Roman" w:cs="Times New Roman"/>
          <w:lang w:val="en-US"/>
        </w:rPr>
        <w:t xml:space="preserve"> visible in other </w:t>
      </w:r>
      <w:r w:rsidR="00253A38" w:rsidRPr="00C16A75">
        <w:rPr>
          <w:rFonts w:ascii="Times New Roman" w:hAnsi="Times New Roman" w:cs="Times New Roman"/>
          <w:lang w:val="en-US"/>
        </w:rPr>
        <w:t xml:space="preserve">instances of </w:t>
      </w:r>
      <w:r w:rsidR="00B04BF4" w:rsidRPr="00C16A75">
        <w:rPr>
          <w:rFonts w:ascii="Times New Roman" w:hAnsi="Times New Roman" w:cs="Times New Roman"/>
          <w:lang w:val="en-US"/>
        </w:rPr>
        <w:t>tissue clearance of vasopressin in HumMod 1.6</w:t>
      </w:r>
      <w:r w:rsidR="00253A38" w:rsidRPr="00C16A75">
        <w:rPr>
          <w:rFonts w:ascii="Times New Roman" w:hAnsi="Times New Roman" w:cs="Times New Roman"/>
          <w:lang w:val="en-US"/>
        </w:rPr>
        <w:t>; in the</w:t>
      </w:r>
      <w:r w:rsidR="00B04BF4" w:rsidRPr="00C16A75">
        <w:rPr>
          <w:rFonts w:ascii="Times New Roman" w:hAnsi="Times New Roman" w:cs="Times New Roman"/>
          <w:lang w:val="en-US"/>
        </w:rPr>
        <w:t xml:space="preserve"> Physiomodel</w:t>
      </w:r>
      <w:r w:rsidR="00253A38" w:rsidRPr="00C16A75">
        <w:rPr>
          <w:rFonts w:ascii="Times New Roman" w:hAnsi="Times New Roman" w:cs="Times New Roman"/>
          <w:lang w:val="en-US"/>
        </w:rPr>
        <w:t>,</w:t>
      </w:r>
      <w:r w:rsidR="00B04BF4" w:rsidRPr="00C16A75">
        <w:rPr>
          <w:rFonts w:ascii="Times New Roman" w:hAnsi="Times New Roman" w:cs="Times New Roman"/>
          <w:lang w:val="en-US"/>
        </w:rPr>
        <w:t xml:space="preserve"> it is resolved by selecting full clearance in this type of tissue, which generates only </w:t>
      </w:r>
      <w:r w:rsidR="00253A38" w:rsidRPr="00C16A75">
        <w:rPr>
          <w:rFonts w:ascii="Times New Roman" w:hAnsi="Times New Roman" w:cs="Times New Roman"/>
          <w:lang w:val="en-US"/>
        </w:rPr>
        <w:t xml:space="preserve">a small </w:t>
      </w:r>
      <w:r w:rsidR="00614ACC" w:rsidRPr="00C16A75">
        <w:rPr>
          <w:rFonts w:ascii="Times New Roman" w:hAnsi="Times New Roman" w:cs="Times New Roman"/>
          <w:lang w:val="en-US"/>
        </w:rPr>
        <w:t>differences in</w:t>
      </w:r>
      <w:r w:rsidR="00B04BF4" w:rsidRPr="00C16A75">
        <w:rPr>
          <w:rFonts w:ascii="Times New Roman" w:hAnsi="Times New Roman" w:cs="Times New Roman"/>
          <w:lang w:val="en-US"/>
        </w:rPr>
        <w:t xml:space="preserve"> </w:t>
      </w:r>
      <w:r w:rsidR="00253A38" w:rsidRPr="00C16A75">
        <w:rPr>
          <w:rFonts w:ascii="Times New Roman" w:hAnsi="Times New Roman" w:cs="Times New Roman"/>
          <w:lang w:val="en-US"/>
        </w:rPr>
        <w:t xml:space="preserve">vasopressin </w:t>
      </w:r>
      <w:r w:rsidR="00B04BF4" w:rsidRPr="00C16A75">
        <w:rPr>
          <w:rFonts w:ascii="Times New Roman" w:hAnsi="Times New Roman" w:cs="Times New Roman"/>
          <w:lang w:val="en-US"/>
        </w:rPr>
        <w:t xml:space="preserve">degradation. </w:t>
      </w:r>
    </w:p>
    <w:p w14:paraId="476CE4AB" w14:textId="77777777" w:rsidR="003362FC" w:rsidRPr="00C16A75" w:rsidRDefault="003362FC" w:rsidP="004F0385">
      <w:pPr>
        <w:pStyle w:val="Nadpis2"/>
        <w:rPr>
          <w:rStyle w:val="Znaknadpisu1"/>
          <w:rFonts w:ascii="Times New Roman" w:hAnsi="Times New Roman" w:cs="Times New Roman"/>
          <w:sz w:val="28"/>
        </w:rPr>
      </w:pPr>
      <w:bookmarkStart w:id="272" w:name="_Toc409289314"/>
      <w:bookmarkStart w:id="273" w:name="_Toc420288835"/>
      <w:bookmarkStart w:id="274" w:name="_Toc421792686"/>
      <w:r w:rsidRPr="00C16A75">
        <w:rPr>
          <w:rStyle w:val="Znaknadpisu1"/>
          <w:rFonts w:ascii="Times New Roman" w:hAnsi="Times New Roman" w:cs="Times New Roman"/>
          <w:sz w:val="28"/>
        </w:rPr>
        <w:lastRenderedPageBreak/>
        <w:t>Electrolytes</w:t>
      </w:r>
      <w:r w:rsidR="00A42A08" w:rsidRPr="00C16A75">
        <w:rPr>
          <w:rStyle w:val="Znaknadpisu1"/>
          <w:rFonts w:ascii="Times New Roman" w:hAnsi="Times New Roman" w:cs="Times New Roman"/>
          <w:sz w:val="28"/>
        </w:rPr>
        <w:t xml:space="preserve"> and Acid-Base</w:t>
      </w:r>
      <w:bookmarkEnd w:id="272"/>
      <w:bookmarkEnd w:id="273"/>
      <w:bookmarkEnd w:id="274"/>
    </w:p>
    <w:p w14:paraId="378D52AE" w14:textId="77777777" w:rsidR="00A42A08" w:rsidRPr="00C16A75" w:rsidRDefault="00A42A08" w:rsidP="00911E3F">
      <w:pPr>
        <w:pStyle w:val="Nadpis3"/>
        <w:jc w:val="both"/>
        <w:rPr>
          <w:rFonts w:ascii="Times New Roman" w:hAnsi="Times New Roman" w:cs="Times New Roman"/>
          <w:lang w:val="en-US"/>
        </w:rPr>
      </w:pPr>
      <w:bookmarkStart w:id="275" w:name="_Toc409289315"/>
      <w:bookmarkStart w:id="276" w:name="_Ref411275309"/>
      <w:bookmarkStart w:id="277" w:name="_Ref413744727"/>
      <w:bookmarkStart w:id="278" w:name="_Ref414302297"/>
      <w:bookmarkStart w:id="279" w:name="_Ref420274761"/>
      <w:bookmarkStart w:id="280" w:name="_Ref420407841"/>
      <w:r w:rsidRPr="00C16A75">
        <w:rPr>
          <w:rFonts w:ascii="Times New Roman" w:hAnsi="Times New Roman" w:cs="Times New Roman"/>
          <w:lang w:val="en-US"/>
        </w:rPr>
        <w:t>Acid-base</w:t>
      </w:r>
      <w:bookmarkEnd w:id="275"/>
      <w:bookmarkEnd w:id="276"/>
      <w:bookmarkEnd w:id="277"/>
      <w:bookmarkEnd w:id="278"/>
      <w:bookmarkEnd w:id="279"/>
      <w:bookmarkEnd w:id="280"/>
    </w:p>
    <w:p w14:paraId="43A9BFE4" w14:textId="27D70F3D" w:rsidR="00EC4006" w:rsidRDefault="00A42A08" w:rsidP="00911E3F">
      <w:pPr>
        <w:jc w:val="both"/>
        <w:rPr>
          <w:rFonts w:ascii="Times New Roman" w:hAnsi="Times New Roman" w:cs="Times New Roman"/>
          <w:lang w:val="en-US"/>
        </w:rPr>
      </w:pPr>
      <w:r w:rsidRPr="00C16A75">
        <w:rPr>
          <w:rFonts w:ascii="Times New Roman" w:hAnsi="Times New Roman" w:cs="Times New Roman"/>
          <w:lang w:val="en-US"/>
        </w:rPr>
        <w:t xml:space="preserve">The acid-base balance calculation is based on electroneutrality. In </w:t>
      </w:r>
      <w:r w:rsidR="00253A38" w:rsidRPr="00C16A75">
        <w:rPr>
          <w:rFonts w:ascii="Times New Roman" w:hAnsi="Times New Roman" w:cs="Times New Roman"/>
          <w:lang w:val="en-US"/>
        </w:rPr>
        <w:t xml:space="preserve">the case of </w:t>
      </w:r>
      <w:r w:rsidRPr="00C16A75">
        <w:rPr>
          <w:rFonts w:ascii="Times New Roman" w:hAnsi="Times New Roman" w:cs="Times New Roman"/>
          <w:lang w:val="en-US"/>
        </w:rPr>
        <w:t>plasma</w:t>
      </w:r>
      <w:r w:rsidR="00FF38D1" w:rsidRPr="00C16A75">
        <w:rPr>
          <w:rFonts w:ascii="Times New Roman" w:hAnsi="Times New Roman" w:cs="Times New Roman"/>
          <w:lang w:val="en-US"/>
        </w:rPr>
        <w:t>, in extracellular and in intracellular fluid</w:t>
      </w:r>
      <w:r w:rsidR="00253A38" w:rsidRPr="00C16A75">
        <w:rPr>
          <w:rFonts w:ascii="Times New Roman" w:hAnsi="Times New Roman" w:cs="Times New Roman"/>
          <w:lang w:val="en-US"/>
        </w:rPr>
        <w:t>,</w:t>
      </w:r>
      <w:r w:rsidR="00FF38D1" w:rsidRPr="00C16A75">
        <w:rPr>
          <w:rFonts w:ascii="Times New Roman" w:hAnsi="Times New Roman" w:cs="Times New Roman"/>
          <w:lang w:val="en-US"/>
        </w:rPr>
        <w:t xml:space="preserve"> </w:t>
      </w:r>
      <w:r w:rsidR="00253A38" w:rsidRPr="00C16A75">
        <w:rPr>
          <w:rFonts w:ascii="Times New Roman" w:hAnsi="Times New Roman" w:cs="Times New Roman"/>
          <w:lang w:val="en-US"/>
        </w:rPr>
        <w:t>the</w:t>
      </w:r>
      <w:r w:rsidR="00515A19" w:rsidRPr="00C16A75">
        <w:rPr>
          <w:rFonts w:ascii="Times New Roman" w:hAnsi="Times New Roman" w:cs="Times New Roman"/>
          <w:lang w:val="en-US"/>
        </w:rPr>
        <w:t xml:space="preserve"> </w:t>
      </w:r>
      <w:r w:rsidRPr="00C16A75">
        <w:rPr>
          <w:rFonts w:ascii="Times New Roman" w:hAnsi="Times New Roman" w:cs="Times New Roman"/>
          <w:lang w:val="en-US"/>
        </w:rPr>
        <w:t>charge</w:t>
      </w:r>
      <w:r w:rsidR="00515A19" w:rsidRPr="00C16A75">
        <w:rPr>
          <w:rFonts w:ascii="Times New Roman" w:hAnsi="Times New Roman" w:cs="Times New Roman"/>
          <w:lang w:val="en-US"/>
        </w:rPr>
        <w:t>s</w:t>
      </w:r>
      <w:r w:rsidRPr="00C16A75">
        <w:rPr>
          <w:rFonts w:ascii="Times New Roman" w:hAnsi="Times New Roman" w:cs="Times New Roman"/>
          <w:lang w:val="en-US"/>
        </w:rPr>
        <w:t xml:space="preserve"> </w:t>
      </w:r>
      <w:r w:rsidR="00515A19" w:rsidRPr="00C16A75">
        <w:rPr>
          <w:rFonts w:ascii="Times New Roman" w:hAnsi="Times New Roman" w:cs="Times New Roman"/>
          <w:lang w:val="en-US"/>
        </w:rPr>
        <w:t>of</w:t>
      </w:r>
      <w:r w:rsidRPr="00C16A75">
        <w:rPr>
          <w:rFonts w:ascii="Times New Roman" w:hAnsi="Times New Roman" w:cs="Times New Roman"/>
          <w:lang w:val="en-US"/>
        </w:rPr>
        <w:t xml:space="preserve"> strong ions</w:t>
      </w:r>
      <w:r w:rsidR="00253A38" w:rsidRPr="00C16A75">
        <w:rPr>
          <w:rFonts w:ascii="Times New Roman" w:hAnsi="Times New Roman" w:cs="Times New Roman"/>
          <w:lang w:val="en-US"/>
        </w:rPr>
        <w:t xml:space="preserve"> that do not significantly change their charge at a pH from 5 to 9 are summarized</w:t>
      </w:r>
      <w:r w:rsidRPr="00C16A75">
        <w:rPr>
          <w:rFonts w:ascii="Times New Roman" w:hAnsi="Times New Roman" w:cs="Times New Roman"/>
          <w:lang w:val="en-US"/>
        </w:rPr>
        <w:t>. This is called strong ion difference (</w:t>
      </w:r>
      <w:r w:rsidRPr="00C16A75">
        <w:rPr>
          <w:rFonts w:ascii="Times New Roman" w:hAnsi="Times New Roman" w:cs="Times New Roman"/>
          <w:b/>
          <w:lang w:val="en-US"/>
        </w:rPr>
        <w:t>SID</w:t>
      </w:r>
      <w:r w:rsidRPr="00C16A75">
        <w:rPr>
          <w:rFonts w:ascii="Times New Roman" w:hAnsi="Times New Roman" w:cs="Times New Roman"/>
          <w:lang w:val="en-US"/>
        </w:rPr>
        <w:t>)</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(Stewart, 1981)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F5B48" w:rsidRPr="00C16A75">
        <w:rPr>
          <w:rFonts w:ascii="Times New Roman" w:hAnsi="Times New Roman" w:cs="Times New Roman"/>
          <w:lang w:val="en-US"/>
        </w:rPr>
        <w:t>As an analogy of SID</w:t>
      </w:r>
      <w:r w:rsidR="00EC4006" w:rsidRPr="00C16A75">
        <w:rPr>
          <w:rFonts w:ascii="Times New Roman" w:hAnsi="Times New Roman" w:cs="Times New Roman"/>
          <w:lang w:val="en-US"/>
        </w:rPr>
        <w:t>,</w:t>
      </w:r>
      <w:r w:rsidR="008F5B48" w:rsidRPr="00C16A75">
        <w:rPr>
          <w:rFonts w:ascii="Times New Roman" w:hAnsi="Times New Roman" w:cs="Times New Roman"/>
          <w:lang w:val="en-US"/>
        </w:rPr>
        <w:t xml:space="preserve"> the variable anion gap (</w:t>
      </w:r>
      <w:r w:rsidR="008F5B48" w:rsidRPr="00C16A75">
        <w:rPr>
          <w:rFonts w:ascii="Times New Roman" w:hAnsi="Times New Roman" w:cs="Times New Roman"/>
          <w:b/>
          <w:lang w:val="en-US"/>
        </w:rPr>
        <w:t>AG</w:t>
      </w:r>
      <w:r w:rsidR="008F5B48" w:rsidRPr="00C16A75">
        <w:rPr>
          <w:rFonts w:ascii="Times New Roman" w:hAnsi="Times New Roman" w:cs="Times New Roman"/>
          <w:lang w:val="en-US"/>
        </w:rPr>
        <w:t xml:space="preserve">) </w:t>
      </w:r>
      <w:r w:rsidR="00EC4006" w:rsidRPr="00C16A75">
        <w:rPr>
          <w:rFonts w:ascii="Times New Roman" w:hAnsi="Times New Roman" w:cs="Times New Roman"/>
          <w:lang w:val="en-US"/>
        </w:rPr>
        <w:t xml:space="preserve">can be used, </w:t>
      </w:r>
      <w:r w:rsidR="008F5B48" w:rsidRPr="00C16A75">
        <w:rPr>
          <w:rFonts w:ascii="Times New Roman" w:hAnsi="Times New Roman" w:cs="Times New Roman"/>
          <w:lang w:val="en-US"/>
        </w:rPr>
        <w:t xml:space="preserve">which is the same as SID with </w:t>
      </w:r>
      <w:r w:rsidR="00EC4006" w:rsidRPr="00C16A75">
        <w:rPr>
          <w:rFonts w:ascii="Times New Roman" w:hAnsi="Times New Roman" w:cs="Times New Roman"/>
          <w:lang w:val="en-US"/>
        </w:rPr>
        <w:t xml:space="preserve">a </w:t>
      </w:r>
      <w:r w:rsidR="008F5B48" w:rsidRPr="00C16A75">
        <w:rPr>
          <w:rFonts w:ascii="Times New Roman" w:hAnsi="Times New Roman" w:cs="Times New Roman"/>
          <w:lang w:val="en-US"/>
        </w:rPr>
        <w:t>charge of bicarbonates (AG = SID – [HCO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lang w:val="en-US"/>
        </w:rPr>
        <w:t>]), where the amounts and properties of ot</w:t>
      </w:r>
      <w:r w:rsidR="00914D15">
        <w:rPr>
          <w:rFonts w:ascii="Times New Roman" w:hAnsi="Times New Roman" w:cs="Times New Roman"/>
          <w:lang w:val="en-US"/>
        </w:rPr>
        <w:t>her non-bicarbonates acid-base b</w:t>
      </w:r>
      <w:r w:rsidR="008F5B48" w:rsidRPr="00C16A75">
        <w:rPr>
          <w:rFonts w:ascii="Times New Roman" w:hAnsi="Times New Roman" w:cs="Times New Roman"/>
          <w:lang w:val="en-US"/>
        </w:rPr>
        <w:t>uffers</w:t>
      </w:r>
      <w:r w:rsidR="00EC4006" w:rsidRPr="00C16A75">
        <w:rPr>
          <w:rFonts w:ascii="Times New Roman" w:hAnsi="Times New Roman" w:cs="Times New Roman"/>
          <w:lang w:val="en-US"/>
        </w:rPr>
        <w:t xml:space="preserve"> are also not included</w:t>
      </w:r>
      <w:r w:rsidR="008F5B48" w:rsidRPr="00C16A75">
        <w:rPr>
          <w:rFonts w:ascii="Times New Roman" w:hAnsi="Times New Roman" w:cs="Times New Roman"/>
          <w:lang w:val="en-US"/>
        </w:rPr>
        <w:t>. The</w:t>
      </w:r>
      <w:r w:rsidRPr="00C16A75">
        <w:rPr>
          <w:rFonts w:ascii="Times New Roman" w:hAnsi="Times New Roman" w:cs="Times New Roman"/>
          <w:lang w:val="en-US"/>
        </w:rPr>
        <w:t xml:space="preserve"> acid-base buffers (</w:t>
      </w:r>
      <w:r w:rsidR="008F5B48" w:rsidRPr="00C16A75">
        <w:rPr>
          <w:rFonts w:ascii="Times New Roman" w:hAnsi="Times New Roman" w:cs="Times New Roman"/>
          <w:lang w:val="en-US"/>
        </w:rPr>
        <w:t>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vertAlign w:val="subscript"/>
          <w:lang w:val="en-US"/>
        </w:rPr>
        <w:t xml:space="preserve"> </w:t>
      </w:r>
      <w:r w:rsidR="008F5B48" w:rsidRPr="00C16A75">
        <w:rPr>
          <w:rFonts w:ascii="Times New Roman" w:hAnsi="Times New Roman" w:cs="Times New Roman"/>
          <w:lang w:val="en-US"/>
        </w:rPr>
        <w:t xml:space="preserve">and </w:t>
      </w:r>
      <w:r w:rsidR="00FF38D1" w:rsidRPr="00C16A75">
        <w:rPr>
          <w:rFonts w:ascii="Times New Roman" w:hAnsi="Times New Roman" w:cs="Times New Roman"/>
          <w:lang w:val="en-US"/>
        </w:rPr>
        <w:t xml:space="preserve">other </w:t>
      </w:r>
      <w:r w:rsidRPr="00C16A75">
        <w:rPr>
          <w:rFonts w:ascii="Times New Roman" w:hAnsi="Times New Roman" w:cs="Times New Roman"/>
          <w:lang w:val="en-US"/>
        </w:rPr>
        <w:t xml:space="preserve">weak ions) </w:t>
      </w:r>
      <w:r w:rsidR="008F5B48" w:rsidRPr="00C16A75">
        <w:rPr>
          <w:rFonts w:ascii="Times New Roman" w:hAnsi="Times New Roman" w:cs="Times New Roman"/>
          <w:lang w:val="en-US"/>
        </w:rPr>
        <w:t>are</w:t>
      </w:r>
      <w:r w:rsidRPr="00C16A75">
        <w:rPr>
          <w:rFonts w:ascii="Times New Roman" w:hAnsi="Times New Roman" w:cs="Times New Roman"/>
          <w:lang w:val="en-US"/>
        </w:rPr>
        <w:t xml:space="preserve"> calculated </w:t>
      </w:r>
      <w:r w:rsidR="008F5B48"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w:t>
      </w:r>
      <w:r w:rsidR="006F5556" w:rsidRPr="00C16A75">
        <w:rPr>
          <w:rFonts w:ascii="Times New Roman" w:hAnsi="Times New Roman" w:cs="Times New Roman"/>
          <w:b/>
          <w:lang w:val="en-US"/>
        </w:rPr>
        <w:t>negative</w:t>
      </w:r>
      <w:r w:rsidR="006F5556" w:rsidRPr="00C16A75">
        <w:rPr>
          <w:rFonts w:ascii="Times New Roman" w:hAnsi="Times New Roman" w:cs="Times New Roman"/>
          <w:lang w:val="en-US"/>
        </w:rPr>
        <w:t xml:space="preserve"> </w:t>
      </w:r>
      <w:r w:rsidRPr="00C16A75">
        <w:rPr>
          <w:rFonts w:ascii="Times New Roman" w:hAnsi="Times New Roman" w:cs="Times New Roman"/>
          <w:lang w:val="en-US"/>
        </w:rPr>
        <w:t>summary charge concentration at normal conditions (prefix N)</w:t>
      </w:r>
      <w:r w:rsidR="00EC4006" w:rsidRPr="00C16A75">
        <w:rPr>
          <w:rFonts w:ascii="Times New Roman" w:hAnsi="Times New Roman" w:cs="Times New Roman"/>
          <w:lang w:val="en-US"/>
        </w:rPr>
        <w:t xml:space="preserve">; this is </w:t>
      </w:r>
      <w:r w:rsidRPr="00C16A75">
        <w:rPr>
          <w:rFonts w:ascii="Times New Roman" w:hAnsi="Times New Roman" w:cs="Times New Roman"/>
          <w:lang w:val="en-US"/>
        </w:rPr>
        <w:t>called normal strong ion difference (</w:t>
      </w:r>
      <w:r w:rsidRPr="00C16A75">
        <w:rPr>
          <w:rFonts w:ascii="Times New Roman" w:hAnsi="Times New Roman" w:cs="Times New Roman"/>
          <w:b/>
          <w:lang w:val="en-US"/>
        </w:rPr>
        <w:t>NSID</w:t>
      </w:r>
      <w:r w:rsidRPr="00C16A75">
        <w:rPr>
          <w:rFonts w:ascii="Times New Roman" w:hAnsi="Times New Roman" w:cs="Times New Roman"/>
          <w:lang w:val="en-US"/>
        </w:rPr>
        <w:t>)</w:t>
      </w:r>
      <w:r w:rsidR="008F5B48" w:rsidRPr="00C16A75">
        <w:rPr>
          <w:rFonts w:ascii="Times New Roman" w:hAnsi="Times New Roman" w:cs="Times New Roman"/>
          <w:lang w:val="en-US"/>
        </w:rPr>
        <w:t>. T</w:t>
      </w:r>
      <w:r w:rsidRPr="00C16A75">
        <w:rPr>
          <w:rFonts w:ascii="Times New Roman" w:hAnsi="Times New Roman" w:cs="Times New Roman"/>
          <w:lang w:val="en-US"/>
        </w:rPr>
        <w:t xml:space="preserve">he </w:t>
      </w:r>
      <w:r w:rsidRPr="00C16A75">
        <w:rPr>
          <w:rFonts w:ascii="Times New Roman" w:hAnsi="Times New Roman" w:cs="Times New Roman"/>
          <w:b/>
          <w:lang w:val="en-US"/>
        </w:rPr>
        <w:t>normal conditions</w:t>
      </w:r>
      <w:r w:rsidRPr="00C16A75">
        <w:rPr>
          <w:rFonts w:ascii="Times New Roman" w:hAnsi="Times New Roman" w:cs="Times New Roman"/>
          <w:lang w:val="en-US"/>
        </w:rPr>
        <w:t xml:space="preserve"> </w:t>
      </w:r>
      <w:r w:rsidR="00496664"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defined as </w:t>
      </w:r>
      <w:r w:rsidRPr="00C16A75">
        <w:rPr>
          <w:rFonts w:ascii="Times New Roman" w:hAnsi="Times New Roman" w:cs="Times New Roman"/>
          <w:b/>
          <w:lang w:val="en-US"/>
        </w:rPr>
        <w:t>plasma pH</w:t>
      </w:r>
      <w:r w:rsidR="00836C8B" w:rsidRPr="00C16A75">
        <w:rPr>
          <w:rFonts w:ascii="Times New Roman" w:hAnsi="Times New Roman" w:cs="Times New Roman"/>
          <w:b/>
          <w:lang w:val="en-US"/>
        </w:rPr>
        <w:t>=</w:t>
      </w:r>
      <w:r w:rsidRPr="00C16A75">
        <w:rPr>
          <w:rFonts w:ascii="Times New Roman" w:hAnsi="Times New Roman" w:cs="Times New Roman"/>
          <w:b/>
          <w:lang w:val="en-US"/>
        </w:rPr>
        <w:t>7.4</w:t>
      </w:r>
      <w:r w:rsidR="00321EB9" w:rsidRPr="00C16A75">
        <w:rPr>
          <w:rFonts w:ascii="Times New Roman" w:hAnsi="Times New Roman" w:cs="Times New Roman"/>
          <w:b/>
          <w:lang w:val="en-US"/>
        </w:rPr>
        <w:t xml:space="preserve">, </w:t>
      </w:r>
      <w:r w:rsidRPr="00C16A75">
        <w:rPr>
          <w:rFonts w:ascii="Times New Roman" w:hAnsi="Times New Roman" w:cs="Times New Roman"/>
          <w:b/>
          <w:lang w:val="en-US"/>
        </w:rPr>
        <w:t>full oxygen saturation, CO</w:t>
      </w:r>
      <w:r w:rsidRPr="00C16A75">
        <w:rPr>
          <w:rFonts w:ascii="Times New Roman" w:hAnsi="Times New Roman" w:cs="Times New Roman"/>
          <w:b/>
          <w:vertAlign w:val="subscript"/>
          <w:lang w:val="en-US"/>
        </w:rPr>
        <w:t>2</w:t>
      </w:r>
      <w:r w:rsidRPr="00C16A75">
        <w:rPr>
          <w:rFonts w:ascii="Times New Roman" w:hAnsi="Times New Roman" w:cs="Times New Roman"/>
          <w:b/>
          <w:lang w:val="en-US"/>
        </w:rPr>
        <w:t xml:space="preserve"> </w:t>
      </w:r>
      <w:r w:rsidR="004F64F6" w:rsidRPr="00C16A75">
        <w:rPr>
          <w:rFonts w:ascii="Times New Roman" w:hAnsi="Times New Roman" w:cs="Times New Roman"/>
          <w:b/>
          <w:lang w:val="en-US"/>
        </w:rPr>
        <w:t>partial pressure</w:t>
      </w:r>
      <w:r w:rsidR="008F5B48" w:rsidRPr="00C16A75">
        <w:rPr>
          <w:rFonts w:ascii="Times New Roman" w:hAnsi="Times New Roman" w:cs="Times New Roman"/>
          <w:b/>
          <w:lang w:val="en-US"/>
        </w:rPr>
        <w:t xml:space="preserve"> </w:t>
      </w:r>
      <w:r w:rsidR="004F64F6" w:rsidRPr="00C16A75">
        <w:rPr>
          <w:rFonts w:ascii="Times New Roman" w:hAnsi="Times New Roman" w:cs="Times New Roman"/>
          <w:b/>
          <w:lang w:val="en-US"/>
        </w:rPr>
        <w:t>40mmHg and temperature</w:t>
      </w:r>
      <w:r w:rsidR="008F5B48" w:rsidRPr="00C16A75">
        <w:rPr>
          <w:rFonts w:ascii="Times New Roman" w:hAnsi="Times New Roman" w:cs="Times New Roman"/>
          <w:b/>
          <w:lang w:val="en-US"/>
        </w:rPr>
        <w:t xml:space="preserve"> </w:t>
      </w:r>
      <w:r w:rsidRPr="00C16A75">
        <w:rPr>
          <w:rFonts w:ascii="Times New Roman" w:hAnsi="Times New Roman" w:cs="Times New Roman"/>
          <w:b/>
          <w:lang w:val="en-US"/>
        </w:rPr>
        <w:t>37°C</w:t>
      </w:r>
      <w:r w:rsidRPr="00C16A75">
        <w:rPr>
          <w:rFonts w:ascii="Times New Roman" w:hAnsi="Times New Roman" w:cs="Times New Roman"/>
          <w:lang w:val="en-US"/>
        </w:rPr>
        <w:t xml:space="preserve">. </w:t>
      </w:r>
    </w:p>
    <w:p w14:paraId="11B8A14C" w14:textId="634B8139" w:rsidR="005D04B9" w:rsidRDefault="005D04B9" w:rsidP="00911E3F">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59264" behindDoc="1" locked="0" layoutInCell="1" allowOverlap="1" wp14:anchorId="7F226AF0" wp14:editId="1778CBED">
            <wp:simplePos x="0" y="0"/>
            <wp:positionH relativeFrom="column">
              <wp:posOffset>5617845</wp:posOffset>
            </wp:positionH>
            <wp:positionV relativeFrom="paragraph">
              <wp:posOffset>5715</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31094AF" wp14:editId="1287D286">
            <wp:extent cx="5346700" cy="5193938"/>
            <wp:effectExtent l="0" t="0" r="6350" b="6985"/>
            <wp:docPr id="88" name="Obrázek 88" descr="D20_Acid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descr="D20_AcidBas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347950" cy="5195152"/>
                    </a:xfrm>
                    <a:prstGeom prst="rect">
                      <a:avLst/>
                    </a:prstGeom>
                    <a:noFill/>
                    <a:ln>
                      <a:noFill/>
                    </a:ln>
                  </pic:spPr>
                </pic:pic>
              </a:graphicData>
            </a:graphic>
          </wp:inline>
        </w:drawing>
      </w:r>
    </w:p>
    <w:p w14:paraId="3FB18AA2" w14:textId="70F3D325" w:rsidR="005D04B9" w:rsidRPr="00C16A75" w:rsidRDefault="005D04B9" w:rsidP="005D04B9">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Acid-base subsystem.</w:t>
      </w:r>
    </w:p>
    <w:p w14:paraId="62337022" w14:textId="18E55DB8" w:rsidR="00A42A08" w:rsidRPr="00C16A75" w:rsidRDefault="008F5B48" w:rsidP="00911E3F">
      <w:pPr>
        <w:jc w:val="both"/>
        <w:rPr>
          <w:rFonts w:ascii="Times New Roman" w:hAnsi="Times New Roman" w:cs="Times New Roman"/>
          <w:lang w:val="en-US"/>
        </w:rPr>
      </w:pPr>
      <w:r w:rsidRPr="00C16A75">
        <w:rPr>
          <w:rFonts w:ascii="Times New Roman" w:hAnsi="Times New Roman" w:cs="Times New Roman"/>
          <w:lang w:val="en-US"/>
        </w:rPr>
        <w:t xml:space="preserve">NSID </w:t>
      </w:r>
      <w:r w:rsidR="00F10123" w:rsidRPr="00C16A75">
        <w:rPr>
          <w:rFonts w:ascii="Times New Roman" w:hAnsi="Times New Roman" w:cs="Times New Roman"/>
          <w:lang w:val="en-US"/>
        </w:rPr>
        <w:t>describes the potential of acid-base buffers</w:t>
      </w:r>
      <w:r w:rsidRPr="00C16A75">
        <w:rPr>
          <w:rFonts w:ascii="Times New Roman" w:hAnsi="Times New Roman" w:cs="Times New Roman"/>
          <w:lang w:val="en-US"/>
        </w:rPr>
        <w:t xml:space="preserve">. </w:t>
      </w:r>
      <w:r w:rsidR="00EC4006" w:rsidRPr="00C16A75">
        <w:rPr>
          <w:rFonts w:ascii="Times New Roman" w:hAnsi="Times New Roman" w:cs="Times New Roman"/>
          <w:lang w:val="en-US"/>
        </w:rPr>
        <w:t>I</w:t>
      </w:r>
      <w:r w:rsidR="005505DF" w:rsidRPr="00C16A75">
        <w:rPr>
          <w:rFonts w:ascii="Times New Roman" w:hAnsi="Times New Roman" w:cs="Times New Roman"/>
          <w:lang w:val="en-US"/>
        </w:rPr>
        <w:t>n normal condition</w:t>
      </w:r>
      <w:r w:rsidR="00EC4006" w:rsidRPr="00C16A75">
        <w:rPr>
          <w:rFonts w:ascii="Times New Roman" w:hAnsi="Times New Roman" w:cs="Times New Roman"/>
          <w:lang w:val="en-US"/>
        </w:rPr>
        <w:t>s it has</w:t>
      </w:r>
      <w:r w:rsidR="005505DF" w:rsidRPr="00C16A75">
        <w:rPr>
          <w:rFonts w:ascii="Times New Roman" w:hAnsi="Times New Roman" w:cs="Times New Roman"/>
          <w:lang w:val="en-US"/>
        </w:rPr>
        <w:t xml:space="preserve"> the </w:t>
      </w:r>
      <w:r w:rsidR="00496664" w:rsidRPr="00C16A75">
        <w:rPr>
          <w:rFonts w:ascii="Times New Roman" w:hAnsi="Times New Roman" w:cs="Times New Roman"/>
          <w:lang w:val="en-US"/>
        </w:rPr>
        <w:t>same value as SID</w:t>
      </w:r>
      <w:r w:rsidR="005E26FD" w:rsidRPr="00C16A75">
        <w:rPr>
          <w:rFonts w:ascii="Times New Roman" w:hAnsi="Times New Roman" w:cs="Times New Roman"/>
          <w:lang w:val="en-US"/>
        </w:rPr>
        <w:t>. I</w:t>
      </w:r>
      <w:r w:rsidR="005505DF" w:rsidRPr="00C16A75">
        <w:rPr>
          <w:rFonts w:ascii="Times New Roman" w:hAnsi="Times New Roman" w:cs="Times New Roman"/>
          <w:lang w:val="en-US"/>
        </w:rPr>
        <w:t xml:space="preserve">n </w:t>
      </w:r>
      <w:r w:rsidR="00EC4006" w:rsidRPr="00C16A75">
        <w:rPr>
          <w:rFonts w:ascii="Times New Roman" w:hAnsi="Times New Roman" w:cs="Times New Roman"/>
          <w:lang w:val="en-US"/>
        </w:rPr>
        <w:t xml:space="preserve">a </w:t>
      </w:r>
      <w:r w:rsidR="005505DF" w:rsidRPr="00C16A75">
        <w:rPr>
          <w:rFonts w:ascii="Times New Roman" w:hAnsi="Times New Roman" w:cs="Times New Roman"/>
          <w:lang w:val="en-US"/>
        </w:rPr>
        <w:t xml:space="preserve">situation </w:t>
      </w:r>
      <w:r w:rsidR="00EC4006" w:rsidRPr="00C16A75">
        <w:rPr>
          <w:rFonts w:ascii="Times New Roman" w:hAnsi="Times New Roman" w:cs="Times New Roman"/>
          <w:lang w:val="en-US"/>
        </w:rPr>
        <w:t xml:space="preserve">where there is a </w:t>
      </w:r>
      <w:r w:rsidR="005505DF" w:rsidRPr="00C16A75">
        <w:rPr>
          <w:rFonts w:ascii="Times New Roman" w:hAnsi="Times New Roman" w:cs="Times New Roman"/>
          <w:lang w:val="en-US"/>
        </w:rPr>
        <w:t>higher value of NSID than SID (for example</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there is an excess of strong acids) the</w:t>
      </w:r>
      <w:r w:rsidRPr="00C16A75">
        <w:rPr>
          <w:rFonts w:ascii="Times New Roman" w:hAnsi="Times New Roman" w:cs="Times New Roman"/>
          <w:lang w:val="en-US"/>
        </w:rPr>
        <w:t xml:space="preserve"> arterial</w:t>
      </w:r>
      <w:r w:rsidR="005505DF" w:rsidRPr="00C16A75">
        <w:rPr>
          <w:rFonts w:ascii="Times New Roman" w:hAnsi="Times New Roman" w:cs="Times New Roman"/>
          <w:lang w:val="en-US"/>
        </w:rPr>
        <w:t xml:space="preserve"> pH&lt;7.4 </w:t>
      </w:r>
      <w:r w:rsidR="005E26FD" w:rsidRPr="00C16A75">
        <w:rPr>
          <w:rFonts w:ascii="Times New Roman" w:hAnsi="Times New Roman" w:cs="Times New Roman"/>
          <w:lang w:val="en-US"/>
        </w:rPr>
        <w:t xml:space="preserve">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normal state of respiration</w:t>
      </w:r>
      <w:r w:rsidRPr="00C16A75">
        <w:rPr>
          <w:rFonts w:ascii="Times New Roman" w:hAnsi="Times New Roman" w:cs="Times New Roman"/>
          <w:lang w:val="en-US"/>
        </w:rPr>
        <w:t xml:space="preserve"> at 37°C</w:t>
      </w:r>
      <w:r w:rsidR="005E26FD" w:rsidRPr="00C16A75">
        <w:rPr>
          <w:rFonts w:ascii="Times New Roman" w:hAnsi="Times New Roman" w:cs="Times New Roman"/>
          <w:lang w:val="en-US"/>
        </w:rPr>
        <w:t xml:space="preserve">. </w:t>
      </w:r>
      <w:r w:rsidR="00EC4006" w:rsidRPr="00C16A75">
        <w:rPr>
          <w:rFonts w:ascii="Times New Roman" w:hAnsi="Times New Roman" w:cs="Times New Roman"/>
          <w:lang w:val="en-US"/>
        </w:rPr>
        <w:t>If</w:t>
      </w:r>
      <w:r w:rsidR="005505DF" w:rsidRPr="00C16A75">
        <w:rPr>
          <w:rFonts w:ascii="Times New Roman" w:hAnsi="Times New Roman" w:cs="Times New Roman"/>
          <w:lang w:val="en-US"/>
        </w:rPr>
        <w:t xml:space="preserve"> NSID&lt;SID</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then pH&gt;7.4</w:t>
      </w:r>
      <w:r w:rsidR="00321EB9" w:rsidRPr="00C16A75">
        <w:rPr>
          <w:rFonts w:ascii="Times New Roman" w:hAnsi="Times New Roman" w:cs="Times New Roman"/>
          <w:lang w:val="en-US"/>
        </w:rPr>
        <w:t xml:space="preserve"> (for example</w:t>
      </w:r>
      <w:r w:rsidR="00EC4006" w:rsidRPr="00C16A75">
        <w:rPr>
          <w:rFonts w:ascii="Times New Roman" w:hAnsi="Times New Roman" w:cs="Times New Roman"/>
          <w:lang w:val="en-US"/>
        </w:rPr>
        <w:t>, an</w:t>
      </w:r>
      <w:r w:rsidR="00321EB9" w:rsidRPr="00C16A75">
        <w:rPr>
          <w:rFonts w:ascii="Times New Roman" w:hAnsi="Times New Roman" w:cs="Times New Roman"/>
          <w:lang w:val="en-US"/>
        </w:rPr>
        <w:t xml:space="preserve"> excess of strong bases)</w:t>
      </w:r>
      <w:r w:rsidR="005E26FD" w:rsidRPr="00C16A75">
        <w:rPr>
          <w:rFonts w:ascii="Times New Roman" w:hAnsi="Times New Roman" w:cs="Times New Roman"/>
          <w:lang w:val="en-US"/>
        </w:rPr>
        <w:t xml:space="preserve"> 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 xml:space="preserve">normal state of </w:t>
      </w:r>
      <w:r w:rsidR="005E26FD" w:rsidRPr="00C16A75">
        <w:rPr>
          <w:rFonts w:ascii="Times New Roman" w:hAnsi="Times New Roman" w:cs="Times New Roman"/>
          <w:lang w:val="en-US"/>
        </w:rPr>
        <w:lastRenderedPageBreak/>
        <w:t>respiration</w:t>
      </w:r>
      <w:r w:rsidRPr="00C16A75">
        <w:rPr>
          <w:rFonts w:ascii="Times New Roman" w:hAnsi="Times New Roman" w:cs="Times New Roman"/>
          <w:lang w:val="en-US"/>
        </w:rPr>
        <w:t xml:space="preserve"> at 37°C</w:t>
      </w:r>
      <w:r w:rsidR="005505D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A42A08" w:rsidRPr="00C16A75">
        <w:rPr>
          <w:rFonts w:ascii="Times New Roman" w:hAnsi="Times New Roman" w:cs="Times New Roman"/>
          <w:lang w:val="en-US"/>
        </w:rPr>
        <w:t xml:space="preserve">Both SID and NSID can be calculated in plasma (suffix P) and inside erythrocytes (suffix E). The titration of one liter of blood </w:t>
      </w:r>
      <w:r w:rsidR="00EC4006" w:rsidRPr="00C16A75">
        <w:rPr>
          <w:rFonts w:ascii="Times New Roman" w:hAnsi="Times New Roman" w:cs="Times New Roman"/>
          <w:lang w:val="en-US"/>
        </w:rPr>
        <w:t xml:space="preserve">in order </w:t>
      </w:r>
      <w:r w:rsidR="00A42A08" w:rsidRPr="00C16A75">
        <w:rPr>
          <w:rFonts w:ascii="Times New Roman" w:hAnsi="Times New Roman" w:cs="Times New Roman"/>
          <w:lang w:val="en-US"/>
        </w:rPr>
        <w:t xml:space="preserve">to reach normal conditions </w:t>
      </w:r>
      <w:r w:rsidR="00EC4006" w:rsidRPr="00C16A75">
        <w:rPr>
          <w:rFonts w:ascii="Times New Roman" w:hAnsi="Times New Roman" w:cs="Times New Roman"/>
          <w:lang w:val="en-US"/>
        </w:rPr>
        <w:t>must</w:t>
      </w:r>
      <w:r w:rsidR="00A42A08" w:rsidRPr="00C16A75">
        <w:rPr>
          <w:rFonts w:ascii="Times New Roman" w:hAnsi="Times New Roman" w:cs="Times New Roman"/>
          <w:lang w:val="en-US"/>
        </w:rPr>
        <w:t xml:space="preserve"> use the</w:t>
      </w:r>
      <w:r w:rsidR="00321EB9" w:rsidRPr="00C16A75">
        <w:rPr>
          <w:rFonts w:ascii="Times New Roman" w:hAnsi="Times New Roman" w:cs="Times New Roman"/>
          <w:lang w:val="en-US"/>
        </w:rPr>
        <w:t xml:space="preserve"> same</w:t>
      </w:r>
      <w:r w:rsidR="00A42A08" w:rsidRPr="00C16A75">
        <w:rPr>
          <w:rFonts w:ascii="Times New Roman" w:hAnsi="Times New Roman" w:cs="Times New Roman"/>
          <w:lang w:val="en-US"/>
        </w:rPr>
        <w:t xml:space="preserve"> amount of strong acid </w:t>
      </w:r>
      <w:r w:rsidR="00321EB9" w:rsidRPr="00C16A75">
        <w:rPr>
          <w:rFonts w:ascii="Times New Roman" w:hAnsi="Times New Roman" w:cs="Times New Roman"/>
          <w:lang w:val="en-US"/>
        </w:rPr>
        <w:t>as the differences between SID and NSID in</w:t>
      </w:r>
      <w:r w:rsidR="00CB795F" w:rsidRPr="00C16A75">
        <w:rPr>
          <w:rFonts w:ascii="Times New Roman" w:hAnsi="Times New Roman" w:cs="Times New Roman"/>
          <w:lang w:val="en-US"/>
        </w:rPr>
        <w:t xml:space="preserve"> plasma and </w:t>
      </w:r>
      <w:r w:rsidR="005E26FD" w:rsidRPr="00C16A75">
        <w:rPr>
          <w:rFonts w:ascii="Times New Roman" w:hAnsi="Times New Roman" w:cs="Times New Roman"/>
          <w:lang w:val="en-US"/>
        </w:rPr>
        <w:t xml:space="preserve">in </w:t>
      </w:r>
      <w:r w:rsidR="00CB795F" w:rsidRPr="00C16A75">
        <w:rPr>
          <w:rFonts w:ascii="Times New Roman" w:hAnsi="Times New Roman" w:cs="Times New Roman"/>
          <w:lang w:val="en-US"/>
        </w:rPr>
        <w:t>erythrocytes</w:t>
      </w:r>
      <w:r w:rsidR="00D23AE3" w:rsidRPr="00C16A75">
        <w:rPr>
          <w:rFonts w:ascii="Times New Roman" w:hAnsi="Times New Roman" w:cs="Times New Roman"/>
          <w:lang w:val="en-US"/>
        </w:rPr>
        <w:t xml:space="preserve"> </w:t>
      </w:r>
      <w:r w:rsidR="00EC4006" w:rsidRPr="00C16A75">
        <w:rPr>
          <w:rFonts w:ascii="Times New Roman" w:hAnsi="Times New Roman" w:cs="Times New Roman"/>
          <w:lang w:val="en-US"/>
        </w:rPr>
        <w:fldChar w:fldCharType="begin"/>
      </w:r>
      <w:r w:rsidR="00EC4006" w:rsidRPr="00C16A75">
        <w:rPr>
          <w:rFonts w:ascii="Times New Roman" w:hAnsi="Times New Roman" w:cs="Times New Roman"/>
          <w:lang w:val="en-US"/>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C16A75">
        <w:rPr>
          <w:rFonts w:ascii="Times New Roman" w:hAnsi="Times New Roman" w:cs="Times New Roman"/>
          <w:lang w:val="en-US"/>
        </w:rPr>
        <w:fldChar w:fldCharType="separate"/>
      </w:r>
      <w:r w:rsidR="00EC4006" w:rsidRPr="00C16A75">
        <w:rPr>
          <w:rFonts w:ascii="Times New Roman" w:hAnsi="Times New Roman" w:cs="Times New Roman"/>
          <w:lang w:val="en-US"/>
        </w:rPr>
        <w:t>(Mateják, 2013)</w:t>
      </w:r>
      <w:r w:rsidR="00EC4006" w:rsidRPr="00C16A75">
        <w:rPr>
          <w:rFonts w:ascii="Times New Roman" w:hAnsi="Times New Roman" w:cs="Times New Roman"/>
          <w:lang w:val="en-US"/>
        </w:rPr>
        <w:fldChar w:fldCharType="end"/>
      </w:r>
      <w:r w:rsidR="0025239F" w:rsidRPr="00C16A75">
        <w:rPr>
          <w:rFonts w:ascii="Times New Roman" w:hAnsi="Times New Roman" w:cs="Times New Roman"/>
          <w:lang w:val="en-US"/>
        </w:rPr>
        <w:t>. T</w:t>
      </w:r>
      <w:r w:rsidR="00EC4006" w:rsidRPr="00C16A75">
        <w:rPr>
          <w:rFonts w:ascii="Times New Roman" w:hAnsi="Times New Roman" w:cs="Times New Roman"/>
          <w:lang w:val="en-US"/>
        </w:rPr>
        <w:t>his</w:t>
      </w:r>
      <w:r w:rsidR="00614ACC" w:rsidRPr="00C16A75">
        <w:rPr>
          <w:rFonts w:ascii="Times New Roman" w:hAnsi="Times New Roman" w:cs="Times New Roman"/>
          <w:lang w:val="en-US"/>
        </w:rPr>
        <w:t xml:space="preserve"> hypothetical titration</w:t>
      </w:r>
      <w:r w:rsidR="00EC4006" w:rsidRPr="00C16A75">
        <w:rPr>
          <w:rFonts w:ascii="Times New Roman" w:hAnsi="Times New Roman" w:cs="Times New Roman"/>
          <w:lang w:val="en-US"/>
        </w:rPr>
        <w:t xml:space="preserve"> is </w:t>
      </w:r>
      <w:r w:rsidR="00321EB9" w:rsidRPr="00C16A75">
        <w:rPr>
          <w:rFonts w:ascii="Times New Roman" w:hAnsi="Times New Roman" w:cs="Times New Roman"/>
          <w:lang w:val="en-US"/>
        </w:rPr>
        <w:t>e</w:t>
      </w:r>
      <w:r w:rsidR="00CB795F" w:rsidRPr="00C16A75">
        <w:rPr>
          <w:rFonts w:ascii="Times New Roman" w:hAnsi="Times New Roman" w:cs="Times New Roman"/>
          <w:lang w:val="en-US"/>
        </w:rPr>
        <w:t xml:space="preserve">xpressed as </w:t>
      </w:r>
      <w:r w:rsidR="00321EB9" w:rsidRPr="00C16A75">
        <w:rPr>
          <w:rFonts w:ascii="Times New Roman" w:hAnsi="Times New Roman" w:cs="Times New Roman"/>
          <w:b/>
          <w:lang w:val="en-US"/>
        </w:rPr>
        <w:t>BE</w:t>
      </w:r>
      <w:r w:rsidR="00321EB9"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CB795F" w:rsidRPr="00C16A75">
        <w:rPr>
          <w:rFonts w:ascii="Times New Roman" w:hAnsi="Times New Roman" w:cs="Times New Roman"/>
          <w:lang w:val="en-US"/>
        </w:rPr>
        <w:t>Hct</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321EB9" w:rsidRPr="00C16A75">
        <w:rPr>
          <w:rFonts w:ascii="Times New Roman" w:hAnsi="Times New Roman" w:cs="Times New Roman"/>
          <w:lang w:val="en-US"/>
        </w:rPr>
        <w:t>-N</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proofErr w:type="gramStart"/>
      <w:r w:rsidR="00A42A08" w:rsidRPr="00C16A75">
        <w:rPr>
          <w:rFonts w:ascii="Times New Roman" w:hAnsi="Times New Roman" w:cs="Times New Roman"/>
          <w:lang w:val="en-US"/>
        </w:rPr>
        <w:t>)+</w:t>
      </w:r>
      <w:proofErr w:type="gramEnd"/>
      <w:r w:rsidR="00A42A08" w:rsidRPr="00C16A75">
        <w:rPr>
          <w:rFonts w:ascii="Times New Roman" w:hAnsi="Times New Roman" w:cs="Times New Roman"/>
          <w:lang w:val="en-US"/>
        </w:rPr>
        <w:t>(1-Hct)*(SID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-NSID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w:t>
      </w:r>
      <w:r w:rsidR="00CB795F" w:rsidRPr="00C16A75">
        <w:rPr>
          <w:rFonts w:ascii="Times New Roman" w:hAnsi="Times New Roman" w:cs="Times New Roman"/>
          <w:lang w:val="en-US"/>
        </w:rPr>
        <w:t>, where Hct is the hematocrit</w:t>
      </w:r>
      <w:r w:rsidR="00321EB9" w:rsidRPr="00C16A75">
        <w:rPr>
          <w:rFonts w:ascii="Times New Roman" w:hAnsi="Times New Roman" w:cs="Times New Roman"/>
          <w:lang w:val="en-US"/>
        </w:rPr>
        <w:t xml:space="preserve"> and BE</w:t>
      </w:r>
      <w:r w:rsidR="00321EB9" w:rsidRPr="00C16A75">
        <w:rPr>
          <w:rFonts w:ascii="Times New Roman" w:hAnsi="Times New Roman" w:cs="Times New Roman"/>
          <w:vertAlign w:val="subscript"/>
          <w:lang w:val="en-US"/>
        </w:rPr>
        <w:t xml:space="preserve">ox </w:t>
      </w:r>
      <w:r w:rsidR="00321EB9" w:rsidRPr="00C16A75">
        <w:rPr>
          <w:rFonts w:ascii="Times New Roman" w:hAnsi="Times New Roman" w:cs="Times New Roman"/>
          <w:lang w:val="en-US"/>
        </w:rPr>
        <w:t xml:space="preserve">is </w:t>
      </w:r>
      <w:r w:rsidR="005E26FD" w:rsidRPr="00C16A75">
        <w:rPr>
          <w:rFonts w:ascii="Times New Roman" w:hAnsi="Times New Roman" w:cs="Times New Roman"/>
          <w:lang w:val="en-US"/>
        </w:rPr>
        <w:t xml:space="preserve">the </w:t>
      </w:r>
      <w:r w:rsidR="00321EB9" w:rsidRPr="00C16A75">
        <w:rPr>
          <w:rFonts w:ascii="Times New Roman" w:hAnsi="Times New Roman" w:cs="Times New Roman"/>
          <w:lang w:val="en-US"/>
        </w:rPr>
        <w:t>base excess of oxygenated blood</w:t>
      </w:r>
      <w:r w:rsidR="00EC4006" w:rsidRPr="00C16A75">
        <w:rPr>
          <w:rFonts w:ascii="Times New Roman" w:hAnsi="Times New Roman" w:cs="Times New Roman"/>
          <w:lang w:val="en-US"/>
        </w:rPr>
        <w:t xml:space="preserve">, </w:t>
      </w:r>
      <w:r w:rsidR="00D020DD" w:rsidRPr="00C16A75">
        <w:rPr>
          <w:rFonts w:ascii="Times New Roman" w:hAnsi="Times New Roman" w:cs="Times New Roman"/>
          <w:lang w:val="en-US"/>
        </w:rPr>
        <w:t xml:space="preserve">as defined by </w:t>
      </w:r>
      <w:r w:rsidR="00AE5364"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(Kofránek, 2009; Kofranek, et al., 2007)</w:t>
      </w:r>
      <w:r w:rsidR="00AE5364" w:rsidRPr="00C16A75">
        <w:rPr>
          <w:rFonts w:ascii="Times New Roman" w:hAnsi="Times New Roman" w:cs="Times New Roman"/>
          <w:lang w:val="en-US"/>
        </w:rPr>
        <w:fldChar w:fldCharType="end"/>
      </w:r>
      <w:r w:rsidR="00A42A08" w:rsidRPr="00C16A75">
        <w:rPr>
          <w:rFonts w:ascii="Times New Roman" w:hAnsi="Times New Roman" w:cs="Times New Roman"/>
          <w:lang w:val="en-US"/>
        </w:rPr>
        <w:t>. Th</w:t>
      </w:r>
      <w:r w:rsidR="0025239F" w:rsidRPr="00C16A75">
        <w:rPr>
          <w:rFonts w:ascii="Times New Roman" w:hAnsi="Times New Roman" w:cs="Times New Roman"/>
          <w:lang w:val="en-US"/>
        </w:rPr>
        <w:t>e</w:t>
      </w:r>
      <w:r w:rsidR="00A42A08" w:rsidRPr="00C16A75">
        <w:rPr>
          <w:rFonts w:ascii="Times New Roman" w:hAnsi="Times New Roman" w:cs="Times New Roman"/>
          <w:lang w:val="en-US"/>
        </w:rPr>
        <w:t xml:space="preserve"> measurable amount of titrant can </w:t>
      </w:r>
      <w:r w:rsidR="00E64FA1" w:rsidRPr="00C16A75">
        <w:rPr>
          <w:rFonts w:ascii="Times New Roman" w:hAnsi="Times New Roman" w:cs="Times New Roman"/>
          <w:lang w:val="en-US"/>
        </w:rPr>
        <w:t xml:space="preserve">also </w:t>
      </w:r>
      <w:r w:rsidR="00A42A08" w:rsidRPr="00C16A75">
        <w:rPr>
          <w:rFonts w:ascii="Times New Roman" w:hAnsi="Times New Roman" w:cs="Times New Roman"/>
          <w:lang w:val="en-US"/>
        </w:rPr>
        <w:t xml:space="preserve">be </w:t>
      </w:r>
      <w:r w:rsidR="00321EB9" w:rsidRPr="00C16A75">
        <w:rPr>
          <w:rFonts w:ascii="Times New Roman" w:hAnsi="Times New Roman" w:cs="Times New Roman"/>
          <w:lang w:val="en-US"/>
        </w:rPr>
        <w:t>expressed</w:t>
      </w:r>
      <w:r w:rsidR="00A42A08" w:rsidRPr="00C16A75">
        <w:rPr>
          <w:rFonts w:ascii="Times New Roman" w:hAnsi="Times New Roman" w:cs="Times New Roman"/>
          <w:lang w:val="en-US"/>
        </w:rPr>
        <w:t xml:space="preserve"> as </w:t>
      </w:r>
      <w:r w:rsidR="00E64FA1" w:rsidRPr="00C16A75">
        <w:rPr>
          <w:rFonts w:ascii="Times New Roman" w:hAnsi="Times New Roman" w:cs="Times New Roman"/>
          <w:lang w:val="en-US"/>
        </w:rPr>
        <w:t xml:space="preserve">a </w:t>
      </w:r>
      <w:r w:rsidR="00A42A08" w:rsidRPr="00C16A75">
        <w:rPr>
          <w:rFonts w:ascii="Times New Roman" w:hAnsi="Times New Roman" w:cs="Times New Roman"/>
          <w:lang w:val="en-US"/>
        </w:rPr>
        <w:t>negative</w:t>
      </w:r>
      <w:r w:rsidR="00321EB9" w:rsidRPr="00C16A75">
        <w:rPr>
          <w:rFonts w:ascii="Times New Roman" w:hAnsi="Times New Roman" w:cs="Times New Roman"/>
          <w:lang w:val="en-US"/>
        </w:rPr>
        <w:t xml:space="preserve"> value</w:t>
      </w:r>
      <w:r w:rsidR="00E64FA1" w:rsidRPr="00C16A75">
        <w:rPr>
          <w:rFonts w:ascii="Times New Roman" w:hAnsi="Times New Roman" w:cs="Times New Roman"/>
          <w:lang w:val="en-US"/>
        </w:rPr>
        <w:t xml:space="preserve">, referred to as </w:t>
      </w:r>
      <w:r w:rsidR="00A42A08" w:rsidRPr="00C16A75">
        <w:rPr>
          <w:rFonts w:ascii="Times New Roman" w:hAnsi="Times New Roman" w:cs="Times New Roman"/>
          <w:lang w:val="en-US"/>
        </w:rPr>
        <w:t>titratable hydrogen ions of oxygenated blood (</w:t>
      </w:r>
      <w:r w:rsidR="00A42A08" w:rsidRPr="00C16A75">
        <w:rPr>
          <w:rFonts w:ascii="Times New Roman" w:hAnsi="Times New Roman" w:cs="Times New Roman"/>
          <w:b/>
          <w:lang w:val="en-US"/>
        </w:rPr>
        <w:t>cTH</w:t>
      </w:r>
      <w:r w:rsidR="00A42A08"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5E26FD" w:rsidRPr="00C16A75">
        <w:rPr>
          <w:rFonts w:ascii="Times New Roman" w:hAnsi="Times New Roman" w:cs="Times New Roman"/>
          <w:lang w:val="en-US"/>
        </w:rPr>
        <w:noBreakHyphen/>
      </w:r>
      <w:r w:rsidR="00321EB9" w:rsidRPr="00C16A75">
        <w:rPr>
          <w:rFonts w:ascii="Times New Roman" w:hAnsi="Times New Roman" w:cs="Times New Roman"/>
          <w:lang w:val="en-US"/>
        </w:rPr>
        <w:t>BE</w:t>
      </w:r>
      <w:r w:rsidR="00321EB9" w:rsidRPr="00C16A75">
        <w:rPr>
          <w:rFonts w:ascii="Times New Roman" w:hAnsi="Times New Roman" w:cs="Times New Roman"/>
          <w:vertAlign w:val="subscript"/>
          <w:lang w:val="en-US"/>
        </w:rPr>
        <w:t>ox</w:t>
      </w:r>
      <w:r w:rsidR="00A42A08" w:rsidRPr="00C16A75">
        <w:rPr>
          <w:rFonts w:ascii="Times New Roman" w:hAnsi="Times New Roman" w:cs="Times New Roman"/>
          <w:lang w:val="en-US"/>
        </w:rPr>
        <w:t>)</w:t>
      </w:r>
      <w:r w:rsidR="00E64FA1" w:rsidRPr="00C16A75">
        <w:rPr>
          <w:rFonts w:ascii="Times New Roman" w:hAnsi="Times New Roman" w:cs="Times New Roman"/>
          <w:lang w:val="en-US"/>
        </w:rPr>
        <w:t>, as applied</w:t>
      </w:r>
      <w:r w:rsidR="00A42A08" w:rsidRPr="00C16A75">
        <w:rPr>
          <w:rFonts w:ascii="Times New Roman" w:hAnsi="Times New Roman" w:cs="Times New Roman"/>
          <w:lang w:val="en-US"/>
        </w:rPr>
        <w:t xml:space="preserve"> by Siggaard </w:t>
      </w:r>
      <w:r w:rsidR="00E64FA1" w:rsidRPr="00C16A75">
        <w:rPr>
          <w:rFonts w:ascii="Times New Roman" w:hAnsi="Times New Roman" w:cs="Times New Roman"/>
          <w:lang w:val="en-US"/>
        </w:rPr>
        <w:t xml:space="preserve">using the </w:t>
      </w:r>
      <w:r w:rsidR="00A42A08" w:rsidRPr="00C16A75">
        <w:rPr>
          <w:rFonts w:ascii="Times New Roman" w:hAnsi="Times New Roman" w:cs="Times New Roman"/>
          <w:lang w:val="en-US"/>
        </w:rPr>
        <w:t>Van-Slyke equation</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2005)</w:t>
      </w:r>
      <w:r w:rsidR="00781A0D" w:rsidRPr="00C16A75">
        <w:rPr>
          <w:rFonts w:ascii="Times New Roman" w:hAnsi="Times New Roman" w:cs="Times New Roman"/>
          <w:lang w:val="en-US"/>
        </w:rPr>
        <w:fldChar w:fldCharType="end"/>
      </w:r>
      <w:r w:rsidR="00A42A08" w:rsidRPr="00C16A75">
        <w:rPr>
          <w:rFonts w:ascii="Times New Roman" w:hAnsi="Times New Roman" w:cs="Times New Roman"/>
          <w:lang w:val="en-US"/>
        </w:rPr>
        <w:t>.</w:t>
      </w:r>
      <w:r w:rsidR="008969C8" w:rsidRPr="00C16A75">
        <w:rPr>
          <w:rFonts w:ascii="Times New Roman" w:hAnsi="Times New Roman" w:cs="Times New Roman"/>
          <w:lang w:val="en-US"/>
        </w:rPr>
        <w:t xml:space="preserve"> The BE</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and cTH</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are independent of blood gases (CO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HCO</w:t>
      </w:r>
      <w:r w:rsidR="008969C8" w:rsidRPr="00C16A75">
        <w:rPr>
          <w:rFonts w:ascii="Times New Roman" w:hAnsi="Times New Roman" w:cs="Times New Roman"/>
          <w:vertAlign w:val="subscript"/>
          <w:lang w:val="en-US"/>
        </w:rPr>
        <w:t>3</w:t>
      </w:r>
      <w:r w:rsidR="008969C8" w:rsidRPr="00C16A75">
        <w:rPr>
          <w:rFonts w:ascii="Times New Roman" w:hAnsi="Times New Roman" w:cs="Times New Roman"/>
          <w:vertAlign w:val="superscript"/>
          <w:lang w:val="en-US"/>
        </w:rPr>
        <w:t>-</w:t>
      </w:r>
      <w:r w:rsidR="008969C8" w:rsidRPr="00C16A75">
        <w:rPr>
          <w:rFonts w:ascii="Times New Roman" w:hAnsi="Times New Roman" w:cs="Times New Roman"/>
          <w:lang w:val="en-US"/>
        </w:rPr>
        <w:t>, 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xml:space="preserve">), which </w:t>
      </w:r>
      <w:r w:rsidR="00E64FA1" w:rsidRPr="00C16A75">
        <w:rPr>
          <w:rFonts w:ascii="Times New Roman" w:hAnsi="Times New Roman" w:cs="Times New Roman"/>
          <w:lang w:val="en-US"/>
        </w:rPr>
        <w:t>renders</w:t>
      </w:r>
      <w:r w:rsidR="008969C8" w:rsidRPr="00C16A75">
        <w:rPr>
          <w:rFonts w:ascii="Times New Roman" w:hAnsi="Times New Roman" w:cs="Times New Roman"/>
          <w:lang w:val="en-US"/>
        </w:rPr>
        <w:t xml:space="preserve"> them perfect candidates for describing </w:t>
      </w:r>
      <w:r w:rsidR="00E64FA1" w:rsidRPr="00C16A75">
        <w:rPr>
          <w:rFonts w:ascii="Times New Roman" w:hAnsi="Times New Roman" w:cs="Times New Roman"/>
          <w:lang w:val="en-US"/>
        </w:rPr>
        <w:t xml:space="preserve">the </w:t>
      </w:r>
      <w:r w:rsidR="008969C8" w:rsidRPr="00C16A75">
        <w:rPr>
          <w:rFonts w:ascii="Times New Roman" w:hAnsi="Times New Roman" w:cs="Times New Roman"/>
          <w:lang w:val="en-US"/>
        </w:rPr>
        <w:t>metabolic part</w:t>
      </w:r>
      <w:r w:rsidR="00E64FA1" w:rsidRPr="00C16A75">
        <w:rPr>
          <w:rFonts w:ascii="Times New Roman" w:hAnsi="Times New Roman" w:cs="Times New Roman"/>
          <w:lang w:val="en-US"/>
        </w:rPr>
        <w:t>s</w:t>
      </w:r>
      <w:r w:rsidR="008969C8" w:rsidRPr="00C16A75">
        <w:rPr>
          <w:rFonts w:ascii="Times New Roman" w:hAnsi="Times New Roman" w:cs="Times New Roman"/>
          <w:lang w:val="en-US"/>
        </w:rPr>
        <w:t xml:space="preserve"> of acid-base disorders.</w:t>
      </w:r>
      <w:r w:rsidR="005E26FD" w:rsidRPr="00C16A75">
        <w:rPr>
          <w:rFonts w:ascii="Times New Roman" w:hAnsi="Times New Roman" w:cs="Times New Roman"/>
          <w:lang w:val="en-US"/>
        </w:rPr>
        <w:t xml:space="preserve"> </w:t>
      </w:r>
      <w:r w:rsidR="00E64FA1" w:rsidRPr="00C16A75">
        <w:rPr>
          <w:rFonts w:ascii="Times New Roman" w:hAnsi="Times New Roman" w:cs="Times New Roman"/>
          <w:lang w:val="en-US"/>
        </w:rPr>
        <w:t>Re</w:t>
      </w:r>
      <w:r w:rsidR="005E26FD" w:rsidRPr="00C16A75">
        <w:rPr>
          <w:rFonts w:ascii="Times New Roman" w:hAnsi="Times New Roman" w:cs="Times New Roman"/>
          <w:lang w:val="en-US"/>
        </w:rPr>
        <w:t xml:space="preserve">spiratory problems or </w:t>
      </w:r>
      <w:r w:rsidR="0096786A" w:rsidRPr="00C16A75">
        <w:rPr>
          <w:rFonts w:ascii="Times New Roman" w:hAnsi="Times New Roman" w:cs="Times New Roman"/>
          <w:lang w:val="en-US"/>
        </w:rPr>
        <w:t xml:space="preserve">additional </w:t>
      </w:r>
      <w:r w:rsidR="005E26FD" w:rsidRPr="00C16A75">
        <w:rPr>
          <w:rFonts w:ascii="Times New Roman" w:hAnsi="Times New Roman" w:cs="Times New Roman"/>
          <w:lang w:val="en-US"/>
        </w:rPr>
        <w:t xml:space="preserve">regulation of acid-base disorders should be immediately </w:t>
      </w:r>
      <w:r w:rsidR="00E64FA1" w:rsidRPr="00C16A75">
        <w:rPr>
          <w:rFonts w:ascii="Times New Roman" w:hAnsi="Times New Roman" w:cs="Times New Roman"/>
          <w:lang w:val="en-US"/>
        </w:rPr>
        <w:t xml:space="preserve">observable </w:t>
      </w:r>
      <w:r w:rsidR="005E26FD" w:rsidRPr="00C16A75">
        <w:rPr>
          <w:rFonts w:ascii="Times New Roman" w:hAnsi="Times New Roman" w:cs="Times New Roman"/>
          <w:lang w:val="en-US"/>
        </w:rPr>
        <w:t xml:space="preserve">from </w:t>
      </w:r>
      <w:r w:rsidR="00E64FA1" w:rsidRPr="00C16A75">
        <w:rPr>
          <w:rFonts w:ascii="Times New Roman" w:hAnsi="Times New Roman" w:cs="Times New Roman"/>
          <w:lang w:val="en-US"/>
        </w:rPr>
        <w:t xml:space="preserve">the </w:t>
      </w:r>
      <w:r w:rsidR="005E26FD" w:rsidRPr="00C16A75">
        <w:rPr>
          <w:rFonts w:ascii="Times New Roman" w:hAnsi="Times New Roman" w:cs="Times New Roman"/>
          <w:lang w:val="en-US"/>
        </w:rPr>
        <w:t>arterial blood partial pressure of CO</w:t>
      </w:r>
      <w:r w:rsidR="005E26FD" w:rsidRPr="00C16A75">
        <w:rPr>
          <w:rFonts w:ascii="Times New Roman" w:hAnsi="Times New Roman" w:cs="Times New Roman"/>
          <w:vertAlign w:val="subscript"/>
          <w:lang w:val="en-US"/>
        </w:rPr>
        <w:t>2</w:t>
      </w:r>
      <w:r w:rsidR="005E26FD" w:rsidRPr="00C16A75">
        <w:rPr>
          <w:rFonts w:ascii="Times New Roman" w:hAnsi="Times New Roman" w:cs="Times New Roman"/>
          <w:lang w:val="en-US"/>
        </w:rPr>
        <w:t xml:space="preserve">, </w:t>
      </w:r>
      <w:r w:rsidR="00401092" w:rsidRPr="00C16A75">
        <w:rPr>
          <w:rFonts w:ascii="Times New Roman" w:hAnsi="Times New Roman" w:cs="Times New Roman"/>
          <w:noProof/>
          <w:lang w:val="en-US" w:eastAsia="sk-SK"/>
        </w:rPr>
        <w:drawing>
          <wp:anchor distT="0" distB="0" distL="114300" distR="114300" simplePos="0" relativeHeight="251755520" behindDoc="1" locked="0" layoutInCell="1" allowOverlap="1" wp14:anchorId="1CB6C4E8" wp14:editId="477409BF">
            <wp:simplePos x="0" y="0"/>
            <wp:positionH relativeFrom="column">
              <wp:posOffset>-960120</wp:posOffset>
            </wp:positionH>
            <wp:positionV relativeFrom="paragraph">
              <wp:posOffset>2359025</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5E26FD" w:rsidRPr="00C16A75">
        <w:rPr>
          <w:rFonts w:ascii="Times New Roman" w:hAnsi="Times New Roman" w:cs="Times New Roman"/>
          <w:lang w:val="en-US"/>
        </w:rPr>
        <w:t xml:space="preserve">which should normally </w:t>
      </w:r>
      <w:r w:rsidR="00E64FA1" w:rsidRPr="00C16A75">
        <w:rPr>
          <w:rFonts w:ascii="Times New Roman" w:hAnsi="Times New Roman" w:cs="Times New Roman"/>
          <w:lang w:val="en-US"/>
        </w:rPr>
        <w:t xml:space="preserve">be </w:t>
      </w:r>
      <w:r w:rsidR="005E26FD" w:rsidRPr="00C16A75">
        <w:rPr>
          <w:rFonts w:ascii="Times New Roman" w:hAnsi="Times New Roman" w:cs="Times New Roman"/>
          <w:lang w:val="en-US"/>
        </w:rPr>
        <w:t xml:space="preserve">regulated </w:t>
      </w:r>
      <w:r w:rsidR="00EA376E" w:rsidRPr="00C16A75">
        <w:rPr>
          <w:rFonts w:ascii="Times New Roman" w:hAnsi="Times New Roman" w:cs="Times New Roman"/>
          <w:lang w:val="en-US"/>
        </w:rPr>
        <w:t xml:space="preserve">by respiration </w:t>
      </w:r>
      <w:r w:rsidR="005E26FD" w:rsidRPr="00C16A75">
        <w:rPr>
          <w:rFonts w:ascii="Times New Roman" w:hAnsi="Times New Roman" w:cs="Times New Roman"/>
          <w:lang w:val="en-US"/>
        </w:rPr>
        <w:t>to 40mmHg.</w:t>
      </w:r>
    </w:p>
    <w:p w14:paraId="66731C83" w14:textId="6D235128" w:rsidR="00953180" w:rsidRPr="00C16A75" w:rsidRDefault="001646D7" w:rsidP="00953180">
      <w:pPr>
        <w:keepNext/>
        <w:jc w:val="both"/>
        <w:rPr>
          <w:rFonts w:ascii="Times New Roman" w:hAnsi="Times New Roman" w:cs="Times New Roman"/>
          <w:lang w:val="en-US"/>
        </w:rPr>
      </w:pPr>
      <w:r w:rsidRPr="00C16A75">
        <w:rPr>
          <w:rFonts w:ascii="Times New Roman" w:hAnsi="Times New Roman" w:cs="Times New Roman"/>
          <w:lang w:val="en-US"/>
        </w:rPr>
        <w:tab/>
      </w:r>
      <w:r w:rsidR="00953180" w:rsidRPr="00C16A75">
        <w:rPr>
          <w:rFonts w:ascii="Times New Roman" w:hAnsi="Times New Roman" w:cs="Times New Roman"/>
          <w:noProof/>
          <w:lang w:val="sk-SK" w:eastAsia="sk-SK"/>
        </w:rPr>
        <w:drawing>
          <wp:inline distT="0" distB="0" distL="0" distR="0" wp14:anchorId="37FC55C4" wp14:editId="3BEFFFC5">
            <wp:extent cx="4572000" cy="4648200"/>
            <wp:effectExtent l="0" t="0" r="0" b="0"/>
            <wp:docPr id="89" name="Obrázek 89" descr="D21_N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D21_NSI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919C566"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 Acid buffers (normal strong ion difference).</w:t>
      </w:r>
    </w:p>
    <w:p w14:paraId="54CC40DA" w14:textId="7FD3BCCE" w:rsidR="00171967" w:rsidRPr="00C16A75" w:rsidRDefault="008969C8" w:rsidP="00911E3F">
      <w:pPr>
        <w:jc w:val="both"/>
        <w:rPr>
          <w:rFonts w:ascii="Times New Roman" w:hAnsi="Times New Roman" w:cs="Times New Roman"/>
          <w:lang w:val="en-US"/>
        </w:rPr>
      </w:pPr>
      <w:r w:rsidRPr="00C16A75">
        <w:rPr>
          <w:rFonts w:ascii="Times New Roman" w:hAnsi="Times New Roman" w:cs="Times New Roman"/>
          <w:lang w:val="en-US"/>
        </w:rPr>
        <w:t>T</w:t>
      </w:r>
      <w:r w:rsidR="00CB795F" w:rsidRPr="00C16A75">
        <w:rPr>
          <w:rFonts w:ascii="Times New Roman" w:hAnsi="Times New Roman" w:cs="Times New Roman"/>
          <w:lang w:val="en-US"/>
        </w:rPr>
        <w:t>he acid-base</w:t>
      </w:r>
      <w:r w:rsidR="001772ED" w:rsidRPr="00C16A75">
        <w:rPr>
          <w:rFonts w:ascii="Times New Roman" w:hAnsi="Times New Roman" w:cs="Times New Roman"/>
          <w:lang w:val="en-US"/>
        </w:rPr>
        <w:t xml:space="preserve"> equilibrium </w:t>
      </w:r>
      <w:r w:rsidR="00CB795F" w:rsidRPr="00C16A75">
        <w:rPr>
          <w:rFonts w:ascii="Times New Roman" w:hAnsi="Times New Roman" w:cs="Times New Roman"/>
          <w:lang w:val="en-US"/>
        </w:rPr>
        <w:t xml:space="preserve">is connected </w:t>
      </w:r>
      <w:r w:rsidR="00E64FA1" w:rsidRPr="00C16A75">
        <w:rPr>
          <w:rFonts w:ascii="Times New Roman" w:hAnsi="Times New Roman" w:cs="Times New Roman"/>
          <w:lang w:val="en-US"/>
        </w:rPr>
        <w:t xml:space="preserve">to </w:t>
      </w:r>
      <w:r w:rsidR="001772ED" w:rsidRPr="00C16A75">
        <w:rPr>
          <w:rFonts w:ascii="Times New Roman" w:hAnsi="Times New Roman" w:cs="Times New Roman"/>
          <w:lang w:val="en-US"/>
        </w:rPr>
        <w:t>all charged substances</w:t>
      </w:r>
      <w:r w:rsidR="00A44A7F" w:rsidRPr="00C16A75">
        <w:rPr>
          <w:rFonts w:ascii="Times New Roman" w:hAnsi="Times New Roman" w:cs="Times New Roman"/>
          <w:lang w:val="en-US"/>
        </w:rPr>
        <w:t xml:space="preserve"> by electroneutrality</w:t>
      </w:r>
      <w:r w:rsidR="001772ED" w:rsidRPr="00C16A75">
        <w:rPr>
          <w:rFonts w:ascii="Times New Roman" w:hAnsi="Times New Roman" w:cs="Times New Roman"/>
          <w:lang w:val="en-US"/>
        </w:rPr>
        <w:t xml:space="preserve">. </w:t>
      </w:r>
      <w:r w:rsidR="00C40DEB" w:rsidRPr="00C16A75">
        <w:rPr>
          <w:rFonts w:ascii="Times New Roman" w:hAnsi="Times New Roman" w:cs="Times New Roman"/>
          <w:lang w:val="en-US"/>
        </w:rPr>
        <w:t>The charges of substances are calculated in physical unit</w:t>
      </w:r>
      <w:r w:rsidR="00E64FA1" w:rsidRPr="00C16A75">
        <w:rPr>
          <w:rFonts w:ascii="Times New Roman" w:hAnsi="Times New Roman" w:cs="Times New Roman"/>
          <w:lang w:val="en-US"/>
        </w:rPr>
        <w:t>s</w:t>
      </w:r>
      <w:r w:rsidR="00C40DEB" w:rsidRPr="00C16A75">
        <w:rPr>
          <w:rFonts w:ascii="Times New Roman" w:hAnsi="Times New Roman" w:cs="Times New Roman"/>
          <w:lang w:val="en-US"/>
        </w:rPr>
        <w:t xml:space="preserve"> called equivalent (</w:t>
      </w:r>
      <w:r w:rsidR="00C40DEB" w:rsidRPr="00C16A75">
        <w:rPr>
          <w:rFonts w:ascii="Times New Roman" w:hAnsi="Times New Roman" w:cs="Times New Roman"/>
          <w:b/>
          <w:lang w:val="en-US"/>
        </w:rPr>
        <w:t>eq</w:t>
      </w:r>
      <w:r w:rsidR="00C40DEB" w:rsidRPr="00C16A75">
        <w:rPr>
          <w:rFonts w:ascii="Times New Roman" w:hAnsi="Times New Roman" w:cs="Times New Roman"/>
          <w:lang w:val="en-US"/>
        </w:rPr>
        <w:t>) or mil</w:t>
      </w:r>
      <w:r w:rsidR="007C1AF8" w:rsidRPr="00C16A75">
        <w:rPr>
          <w:rFonts w:ascii="Times New Roman" w:hAnsi="Times New Roman" w:cs="Times New Roman"/>
          <w:lang w:val="en-US"/>
        </w:rPr>
        <w:t>l</w:t>
      </w:r>
      <w:r w:rsidR="00C40DEB" w:rsidRPr="00C16A75">
        <w:rPr>
          <w:rFonts w:ascii="Times New Roman" w:hAnsi="Times New Roman" w:cs="Times New Roman"/>
          <w:lang w:val="en-US"/>
        </w:rPr>
        <w:t xml:space="preserve">iequivalent (1 meq = 0.001 eq).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value means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charge, </w:t>
      </w:r>
      <w:r w:rsidR="00E64FA1" w:rsidRPr="00C16A75">
        <w:rPr>
          <w:rFonts w:ascii="Times New Roman" w:hAnsi="Times New Roman" w:cs="Times New Roman"/>
          <w:lang w:val="en-US"/>
        </w:rPr>
        <w:t xml:space="preserve">while a </w:t>
      </w:r>
      <w:r w:rsidR="00C40DEB" w:rsidRPr="00C16A75">
        <w:rPr>
          <w:rFonts w:ascii="Times New Roman" w:hAnsi="Times New Roman" w:cs="Times New Roman"/>
          <w:lang w:val="en-US"/>
        </w:rPr>
        <w:t xml:space="preserve">negative </w:t>
      </w:r>
      <w:r w:rsidR="00E64FA1" w:rsidRPr="00C16A75">
        <w:rPr>
          <w:rFonts w:ascii="Times New Roman" w:hAnsi="Times New Roman" w:cs="Times New Roman"/>
          <w:lang w:val="en-US"/>
        </w:rPr>
        <w:t xml:space="preserve">value indicates a </w:t>
      </w:r>
      <w:r w:rsidR="00C40DEB" w:rsidRPr="00C16A75">
        <w:rPr>
          <w:rFonts w:ascii="Times New Roman" w:hAnsi="Times New Roman" w:cs="Times New Roman"/>
          <w:lang w:val="en-US"/>
        </w:rPr>
        <w:t xml:space="preserve">negative charge. </w:t>
      </w:r>
      <w:r w:rsidR="00E64FA1" w:rsidRPr="00C16A75">
        <w:rPr>
          <w:rFonts w:ascii="Times New Roman" w:hAnsi="Times New Roman" w:cs="Times New Roman"/>
          <w:lang w:val="en-US"/>
        </w:rPr>
        <w:t>O</w:t>
      </w:r>
      <w:r w:rsidR="00C40DEB" w:rsidRPr="00C16A75">
        <w:rPr>
          <w:rFonts w:ascii="Times New Roman" w:hAnsi="Times New Roman" w:cs="Times New Roman"/>
          <w:lang w:val="en-US"/>
        </w:rPr>
        <w:t xml:space="preserve">ne </w:t>
      </w:r>
      <w:r w:rsidR="00C40DEB" w:rsidRPr="00C16A75">
        <w:rPr>
          <w:rFonts w:ascii="Times New Roman" w:hAnsi="Times New Roman" w:cs="Times New Roman"/>
          <w:b/>
          <w:lang w:val="en-US"/>
        </w:rPr>
        <w:t>equivalent</w:t>
      </w:r>
      <w:r w:rsidR="00C40DEB" w:rsidRPr="00C16A75">
        <w:rPr>
          <w:rFonts w:ascii="Times New Roman" w:hAnsi="Times New Roman" w:cs="Times New Roman"/>
          <w:lang w:val="en-US"/>
        </w:rPr>
        <w:t xml:space="preserve"> is the charge of one mol of protons, which is the same as one mol of sodium cations Na</w:t>
      </w:r>
      <w:r w:rsidR="00C40DEB"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or</w:t>
      </w:r>
      <w:r w:rsidR="00C40DEB" w:rsidRPr="00C16A75">
        <w:rPr>
          <w:rFonts w:ascii="Times New Roman" w:hAnsi="Times New Roman" w:cs="Times New Roman"/>
          <w:lang w:val="en-US"/>
        </w:rPr>
        <w:t xml:space="preserve"> the same as half </w:t>
      </w:r>
      <w:r w:rsidR="0062585A" w:rsidRPr="00C16A75">
        <w:rPr>
          <w:rFonts w:ascii="Times New Roman" w:hAnsi="Times New Roman" w:cs="Times New Roman"/>
          <w:lang w:val="en-US"/>
        </w:rPr>
        <w:t xml:space="preserve">a </w:t>
      </w:r>
      <w:r w:rsidR="00C40DEB" w:rsidRPr="00C16A75">
        <w:rPr>
          <w:rFonts w:ascii="Times New Roman" w:hAnsi="Times New Roman" w:cs="Times New Roman"/>
          <w:lang w:val="en-US"/>
        </w:rPr>
        <w:t>mole of calcium cations Ca</w:t>
      </w:r>
      <w:r w:rsidR="00C40DEB" w:rsidRPr="00C16A75">
        <w:rPr>
          <w:rFonts w:ascii="Times New Roman" w:hAnsi="Times New Roman" w:cs="Times New Roman"/>
          <w:vertAlign w:val="superscript"/>
          <w:lang w:val="en-US"/>
        </w:rPr>
        <w:t>2+</w:t>
      </w:r>
      <w:r w:rsidR="00C40DEB" w:rsidRPr="00C16A75">
        <w:rPr>
          <w:rFonts w:ascii="Times New Roman" w:hAnsi="Times New Roman" w:cs="Times New Roman"/>
          <w:lang w:val="en-US"/>
        </w:rPr>
        <w:t xml:space="preserve">. </w:t>
      </w:r>
      <w:r w:rsidR="00171967" w:rsidRPr="00C16A75">
        <w:rPr>
          <w:rFonts w:ascii="Times New Roman" w:hAnsi="Times New Roman" w:cs="Times New Roman"/>
          <w:lang w:val="en-US"/>
        </w:rPr>
        <w:t>The typical 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composed </w:t>
      </w:r>
      <w:r w:rsidR="0062585A" w:rsidRPr="00C16A75">
        <w:rPr>
          <w:rFonts w:ascii="Times New Roman" w:hAnsi="Times New Roman" w:cs="Times New Roman"/>
          <w:lang w:val="en-US"/>
        </w:rPr>
        <w:t xml:space="preserve">of </w:t>
      </w:r>
      <w:r w:rsidR="00171967" w:rsidRPr="00C16A75">
        <w:rPr>
          <w:rFonts w:ascii="Times New Roman" w:hAnsi="Times New Roman" w:cs="Times New Roman"/>
          <w:lang w:val="en-US"/>
        </w:rPr>
        <w:t>Na</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C40DEB" w:rsidRPr="00C16A75">
        <w:rPr>
          <w:rFonts w:ascii="Times New Roman" w:hAnsi="Times New Roman" w:cs="Times New Roman"/>
          <w:lang w:val="en-US"/>
        </w:rPr>
        <w:t>, SO</w:t>
      </w:r>
      <w:r w:rsidR="00017466" w:rsidRPr="00C16A75">
        <w:rPr>
          <w:rFonts w:ascii="Times New Roman" w:hAnsi="Times New Roman" w:cs="Times New Roman"/>
          <w:vertAlign w:val="subscript"/>
          <w:lang w:val="en-US"/>
        </w:rPr>
        <w:t>4</w:t>
      </w:r>
      <w:r w:rsidR="00C40DEB" w:rsidRPr="00C16A75">
        <w:rPr>
          <w:rFonts w:ascii="Times New Roman" w:hAnsi="Times New Roman" w:cs="Times New Roman"/>
          <w:vertAlign w:val="superscript"/>
          <w:lang w:val="en-US"/>
        </w:rPr>
        <w:t>2</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Lactate</w:t>
      </w:r>
      <w:r w:rsidR="00017466" w:rsidRPr="00C16A75">
        <w:rPr>
          <w:rFonts w:ascii="Times New Roman" w:hAnsi="Times New Roman" w:cs="Times New Roman"/>
          <w:vertAlign w:val="superscript"/>
          <w:lang w:val="en-US"/>
        </w:rPr>
        <w:noBreakHyphen/>
      </w:r>
      <w:r w:rsidR="00171967" w:rsidRPr="00C16A75">
        <w:rPr>
          <w:rFonts w:ascii="Times New Roman" w:hAnsi="Times New Roman" w:cs="Times New Roman"/>
          <w:lang w:val="en-US"/>
        </w:rPr>
        <w:t xml:space="preserve"> and the typical NSID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w:t>
      </w:r>
      <w:r w:rsidR="004F64F6" w:rsidRPr="00C16A75">
        <w:rPr>
          <w:rFonts w:ascii="Times New Roman" w:hAnsi="Times New Roman" w:cs="Times New Roman"/>
          <w:lang w:val="en-US"/>
        </w:rPr>
        <w:t xml:space="preserve">alculated </w:t>
      </w:r>
      <w:r w:rsidR="006F5556" w:rsidRPr="00C16A75">
        <w:rPr>
          <w:rFonts w:ascii="Times New Roman" w:hAnsi="Times New Roman" w:cs="Times New Roman"/>
          <w:lang w:val="en-US"/>
        </w:rPr>
        <w:t xml:space="preserve">as </w:t>
      </w:r>
      <w:r w:rsidR="0096786A" w:rsidRPr="00C16A75">
        <w:rPr>
          <w:rFonts w:ascii="Times New Roman" w:hAnsi="Times New Roman" w:cs="Times New Roman"/>
          <w:lang w:val="en-US"/>
        </w:rPr>
        <w:t xml:space="preserve">a negative </w:t>
      </w:r>
      <w:r w:rsidR="006F5556" w:rsidRPr="00C16A75">
        <w:rPr>
          <w:rFonts w:ascii="Times New Roman" w:hAnsi="Times New Roman" w:cs="Times New Roman"/>
          <w:lang w:val="en-US"/>
        </w:rPr>
        <w:t>sum of</w:t>
      </w:r>
      <w:r w:rsidR="00171967" w:rsidRPr="00C16A75">
        <w:rPr>
          <w:rFonts w:ascii="Times New Roman" w:hAnsi="Times New Roman" w:cs="Times New Roman"/>
          <w:lang w:val="en-US"/>
        </w:rPr>
        <w:t xml:space="preserve"> </w:t>
      </w:r>
      <w:r w:rsidR="0096786A" w:rsidRPr="00C16A75">
        <w:rPr>
          <w:rFonts w:ascii="Times New Roman" w:hAnsi="Times New Roman" w:cs="Times New Roman"/>
          <w:lang w:val="en-US"/>
        </w:rPr>
        <w:t xml:space="preserve">normal </w:t>
      </w:r>
      <w:r w:rsidR="00171967" w:rsidRPr="00C16A75">
        <w:rPr>
          <w:rFonts w:ascii="Times New Roman" w:hAnsi="Times New Roman" w:cs="Times New Roman"/>
          <w:lang w:val="en-US"/>
        </w:rPr>
        <w:t xml:space="preserve">bicarbonate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albumin</w:t>
      </w:r>
      <w:r w:rsidR="00C40DEB" w:rsidRPr="00C16A75">
        <w:rPr>
          <w:rFonts w:ascii="Times New Roman" w:hAnsi="Times New Roman" w:cs="Times New Roman"/>
          <w:lang w:val="en-US"/>
        </w:rPr>
        <w:t>,</w:t>
      </w:r>
      <w:r w:rsidR="00017466" w:rsidRPr="00C16A75">
        <w:rPr>
          <w:rFonts w:ascii="Times New Roman" w:hAnsi="Times New Roman" w:cs="Times New Roman"/>
          <w:lang w:val="en-US"/>
        </w:rPr>
        <w:t xml:space="preserve"> </w:t>
      </w:r>
      <w:r w:rsidR="00C40DEB" w:rsidRPr="00C16A75">
        <w:rPr>
          <w:rFonts w:ascii="Times New Roman" w:hAnsi="Times New Roman" w:cs="Times New Roman"/>
          <w:lang w:val="en-US"/>
        </w:rPr>
        <w:t>phosphates and globu</w:t>
      </w:r>
      <w:r w:rsidR="00171967" w:rsidRPr="00C16A75">
        <w:rPr>
          <w:rFonts w:ascii="Times New Roman" w:hAnsi="Times New Roman" w:cs="Times New Roman"/>
          <w:lang w:val="en-US"/>
        </w:rPr>
        <w:t>lins</w:t>
      </w:r>
      <w:r w:rsidR="004F64F6" w:rsidRPr="00C16A75">
        <w:rPr>
          <w:rFonts w:ascii="Times New Roman" w:hAnsi="Times New Roman" w:cs="Times New Roman"/>
          <w:lang w:val="en-US"/>
        </w:rPr>
        <w:t xml:space="preserve"> charge</w:t>
      </w:r>
      <w:r w:rsidRPr="00C16A75">
        <w:rPr>
          <w:rFonts w:ascii="Times New Roman" w:hAnsi="Times New Roman" w:cs="Times New Roman"/>
          <w:lang w:val="en-US"/>
        </w:rPr>
        <w:t>s</w:t>
      </w:r>
      <w:r w:rsidR="004F64F6" w:rsidRPr="00C16A75">
        <w:rPr>
          <w:rFonts w:ascii="Times New Roman" w:hAnsi="Times New Roman" w:cs="Times New Roman"/>
          <w:lang w:val="en-US"/>
        </w:rPr>
        <w:t xml:space="preserve"> at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lastRenderedPageBreak/>
        <w:t xml:space="preserve">hypothetical pH=7.4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171967" w:rsidRPr="00C16A75">
        <w:rPr>
          <w:rFonts w:ascii="Times New Roman" w:hAnsi="Times New Roman" w:cs="Times New Roman"/>
          <w:lang w:val="en-US"/>
        </w:rPr>
        <w:t>. In erythrocytes</w:t>
      </w:r>
      <w:r w:rsidR="0062585A" w:rsidRPr="00C16A75">
        <w:rPr>
          <w:rFonts w:ascii="Times New Roman" w:hAnsi="Times New Roman" w:cs="Times New Roman"/>
          <w:lang w:val="en-US"/>
        </w:rPr>
        <w:t>,</w:t>
      </w:r>
      <w:r w:rsidR="00171967" w:rsidRPr="00C16A75">
        <w:rPr>
          <w:rFonts w:ascii="Times New Roman" w:hAnsi="Times New Roman" w:cs="Times New Roman"/>
          <w:lang w:val="en-US"/>
        </w:rPr>
        <w:t xml:space="preserve"> the SID</w:t>
      </w:r>
      <w:r w:rsidR="00171967" w:rsidRPr="00C16A75">
        <w:rPr>
          <w:rFonts w:ascii="Times New Roman" w:hAnsi="Times New Roman" w:cs="Times New Roman"/>
          <w:vertAlign w:val="subscript"/>
          <w:lang w:val="en-US"/>
        </w:rPr>
        <w:t>E</w:t>
      </w:r>
      <w:r w:rsidR="001719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typically </w:t>
      </w:r>
      <w:r w:rsidR="0062585A" w:rsidRPr="00C16A75">
        <w:rPr>
          <w:rFonts w:ascii="Times New Roman" w:hAnsi="Times New Roman" w:cs="Times New Roman"/>
          <w:lang w:val="en-US"/>
        </w:rPr>
        <w:t xml:space="preserve">the </w:t>
      </w:r>
      <w:r w:rsidR="0096786A"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charges </w:t>
      </w:r>
      <w:r w:rsidR="0025239F" w:rsidRPr="00C16A75">
        <w:rPr>
          <w:rFonts w:ascii="Times New Roman" w:hAnsi="Times New Roman" w:cs="Times New Roman"/>
          <w:lang w:val="en-US"/>
        </w:rPr>
        <w:t xml:space="preserve">of </w:t>
      </w:r>
      <w:r w:rsidR="00171967" w:rsidRPr="00C16A75">
        <w:rPr>
          <w:rFonts w:ascii="Times New Roman" w:hAnsi="Times New Roman" w:cs="Times New Roman"/>
          <w:lang w:val="en-US"/>
        </w:rPr>
        <w:t>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Na</w:t>
      </w:r>
      <w:r w:rsidR="00A44A7F"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Mg</w:t>
      </w:r>
      <w:r w:rsidR="00A44A7F" w:rsidRPr="00C16A75">
        <w:rPr>
          <w:rFonts w:ascii="Times New Roman" w:hAnsi="Times New Roman" w:cs="Times New Roman"/>
          <w:vertAlign w:val="superscript"/>
          <w:lang w:val="en-US"/>
        </w:rPr>
        <w:t xml:space="preserve">2+ </w:t>
      </w:r>
      <w:r w:rsidR="008F5B48" w:rsidRPr="00C16A75">
        <w:rPr>
          <w:rFonts w:ascii="Times New Roman" w:hAnsi="Times New Roman" w:cs="Times New Roman"/>
          <w:lang w:val="en-US"/>
        </w:rPr>
        <w:t>and</w:t>
      </w:r>
      <w:r w:rsidR="00171967" w:rsidRPr="00C16A75">
        <w:rPr>
          <w:rFonts w:ascii="Times New Roman" w:hAnsi="Times New Roman" w:cs="Times New Roman"/>
          <w:lang w:val="en-US"/>
        </w:rPr>
        <w:t xml:space="preserve"> </w:t>
      </w:r>
      <w:r w:rsidR="00017466" w:rsidRPr="00C16A75">
        <w:rPr>
          <w:rFonts w:ascii="Times New Roman" w:hAnsi="Times New Roman" w:cs="Times New Roman"/>
          <w:lang w:val="en-US"/>
        </w:rPr>
        <w:t>SO</w:t>
      </w:r>
      <w:r w:rsidR="00017466" w:rsidRPr="00C16A75">
        <w:rPr>
          <w:rFonts w:ascii="Times New Roman" w:hAnsi="Times New Roman" w:cs="Times New Roman"/>
          <w:vertAlign w:val="subscript"/>
          <w:lang w:val="en-US"/>
        </w:rPr>
        <w:t>4</w:t>
      </w:r>
      <w:r w:rsidR="00017466" w:rsidRPr="00C16A75">
        <w:rPr>
          <w:rFonts w:ascii="Times New Roman" w:hAnsi="Times New Roman" w:cs="Times New Roman"/>
          <w:vertAlign w:val="superscript"/>
          <w:lang w:val="en-US"/>
        </w:rPr>
        <w:t>2-</w:t>
      </w:r>
      <w:r w:rsidR="008E24D5" w:rsidRPr="00C16A75">
        <w:rPr>
          <w:rFonts w:ascii="Times New Roman" w:hAnsi="Times New Roman" w:cs="Times New Roman"/>
          <w:lang w:val="en-US"/>
        </w:rPr>
        <w:t>. The</w:t>
      </w:r>
      <w:r w:rsidR="00171967" w:rsidRPr="00C16A75">
        <w:rPr>
          <w:rFonts w:ascii="Times New Roman" w:hAnsi="Times New Roman" w:cs="Times New Roman"/>
          <w:lang w:val="en-US"/>
        </w:rPr>
        <w:t xml:space="preserve"> NSID</w:t>
      </w:r>
      <w:r w:rsidR="00171967" w:rsidRPr="00C16A75">
        <w:rPr>
          <w:rFonts w:ascii="Times New Roman" w:hAnsi="Times New Roman" w:cs="Times New Roman"/>
          <w:vertAlign w:val="subscript"/>
          <w:lang w:val="en-US"/>
        </w:rPr>
        <w:t>E</w:t>
      </w:r>
      <w:r w:rsidR="004F64F6" w:rsidRPr="00C16A75">
        <w:rPr>
          <w:rFonts w:ascii="Times New Roman" w:hAnsi="Times New Roman" w:cs="Times New Roman"/>
          <w:lang w:val="en-US"/>
        </w:rPr>
        <w:t xml:space="preserve"> is the </w:t>
      </w:r>
      <w:r w:rsidR="0096786A" w:rsidRPr="00C16A75">
        <w:rPr>
          <w:rFonts w:ascii="Times New Roman" w:hAnsi="Times New Roman" w:cs="Times New Roman"/>
          <w:lang w:val="en-US"/>
        </w:rPr>
        <w:t xml:space="preserve">negative </w:t>
      </w:r>
      <w:r w:rsidR="004F64F6"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charges</w:t>
      </w:r>
      <w:r w:rsidR="0025239F" w:rsidRPr="00C16A75">
        <w:rPr>
          <w:rFonts w:ascii="Times New Roman" w:hAnsi="Times New Roman" w:cs="Times New Roman"/>
          <w:lang w:val="en-US"/>
        </w:rPr>
        <w:t xml:space="preserve"> of</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hemoglobin</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phosphates</w:t>
      </w:r>
      <w:r w:rsidR="008F5B48" w:rsidRPr="00C16A75">
        <w:rPr>
          <w:rFonts w:ascii="Times New Roman" w:hAnsi="Times New Roman" w:cs="Times New Roman"/>
          <w:lang w:val="en-US"/>
        </w:rPr>
        <w:t xml:space="preserve"> such as </w:t>
      </w:r>
      <w:r w:rsidR="00171967" w:rsidRPr="00C16A75">
        <w:rPr>
          <w:rFonts w:ascii="Times New Roman" w:hAnsi="Times New Roman" w:cs="Times New Roman"/>
          <w:lang w:val="en-US"/>
        </w:rPr>
        <w:t>2</w:t>
      </w:r>
      <w:proofErr w:type="gramStart"/>
      <w:r w:rsidR="00171967" w:rsidRPr="00C16A75">
        <w:rPr>
          <w:rFonts w:ascii="Times New Roman" w:hAnsi="Times New Roman" w:cs="Times New Roman"/>
          <w:lang w:val="en-US"/>
        </w:rPr>
        <w:t>,3</w:t>
      </w:r>
      <w:proofErr w:type="gramEnd"/>
      <w:r w:rsidR="00171967" w:rsidRPr="00C16A75">
        <w:rPr>
          <w:rFonts w:ascii="Times New Roman" w:hAnsi="Times New Roman" w:cs="Times New Roman"/>
          <w:lang w:val="en-US"/>
        </w:rPr>
        <w:t>-DPG</w:t>
      </w:r>
      <w:r w:rsidR="008E24D5" w:rsidRPr="00C16A75">
        <w:rPr>
          <w:rFonts w:ascii="Times New Roman" w:hAnsi="Times New Roman" w:cs="Times New Roman"/>
          <w:lang w:val="en-US"/>
        </w:rPr>
        <w:t>, ATP, ADP</w:t>
      </w:r>
      <w:r w:rsidR="008F5B48" w:rsidRPr="00C16A75">
        <w:rPr>
          <w:rFonts w:ascii="Times New Roman" w:hAnsi="Times New Roman" w:cs="Times New Roman"/>
          <w:lang w:val="en-US"/>
        </w:rPr>
        <w:t xml:space="preserve"> and GSH </w:t>
      </w:r>
      <w:r w:rsidR="004F64F6" w:rsidRPr="00C16A75">
        <w:rPr>
          <w:rFonts w:ascii="Times New Roman" w:hAnsi="Times New Roman" w:cs="Times New Roman"/>
          <w:lang w:val="en-US"/>
        </w:rPr>
        <w:t>at hypothetical</w:t>
      </w:r>
      <w:r w:rsidR="008F5B48" w:rsidRPr="00C16A75">
        <w:rPr>
          <w:rFonts w:ascii="Times New Roman" w:hAnsi="Times New Roman" w:cs="Times New Roman"/>
          <w:lang w:val="en-US"/>
        </w:rPr>
        <w:t xml:space="preserve"> plasma</w:t>
      </w:r>
      <w:r w:rsidR="004F64F6" w:rsidRPr="00C16A75">
        <w:rPr>
          <w:rFonts w:ascii="Times New Roman" w:hAnsi="Times New Roman" w:cs="Times New Roman"/>
          <w:lang w:val="en-US"/>
        </w:rPr>
        <w:t xml:space="preserve"> pH=7.</w:t>
      </w:r>
      <w:r w:rsidR="008F5B48" w:rsidRPr="00C16A75">
        <w:rPr>
          <w:rFonts w:ascii="Times New Roman" w:hAnsi="Times New Roman" w:cs="Times New Roman"/>
          <w:lang w:val="en-US"/>
        </w:rPr>
        <w:t>4</w:t>
      </w:r>
      <w:r w:rsidR="004F64F6" w:rsidRPr="00C16A75">
        <w:rPr>
          <w:rFonts w:ascii="Times New Roman" w:hAnsi="Times New Roman" w:cs="Times New Roman"/>
          <w:lang w:val="en-US"/>
        </w:rPr>
        <w:t xml:space="preserve">, full oxygen saturation of hemoglobin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8E24D5" w:rsidRPr="00C16A75">
        <w:rPr>
          <w:rFonts w:ascii="Times New Roman" w:hAnsi="Times New Roman" w:cs="Times New Roman"/>
          <w:lang w:val="en-US"/>
        </w:rPr>
        <w:t>. Other electrolytes and buffers are neglected</w:t>
      </w:r>
      <w:r w:rsidR="0062585A" w:rsidRPr="00C16A75">
        <w:rPr>
          <w:rFonts w:ascii="Times New Roman" w:hAnsi="Times New Roman" w:cs="Times New Roman"/>
          <w:lang w:val="en-US"/>
        </w:rPr>
        <w:t>,</w:t>
      </w:r>
      <w:r w:rsidR="008E24D5" w:rsidRPr="00C16A75">
        <w:rPr>
          <w:rFonts w:ascii="Times New Roman" w:hAnsi="Times New Roman" w:cs="Times New Roman"/>
          <w:lang w:val="en-US"/>
        </w:rPr>
        <w:t xml:space="preserve"> because of their small concentration and/or small charge.</w:t>
      </w:r>
      <w:r w:rsidR="001E2EC5" w:rsidRPr="00C16A75">
        <w:rPr>
          <w:rFonts w:ascii="Times New Roman" w:hAnsi="Times New Roman" w:cs="Times New Roman"/>
          <w:lang w:val="en-US"/>
        </w:rPr>
        <w:t xml:space="preserve"> This</w:t>
      </w:r>
      <w:r w:rsidR="008F5B48" w:rsidRPr="00C16A75">
        <w:rPr>
          <w:rFonts w:ascii="Times New Roman" w:hAnsi="Times New Roman" w:cs="Times New Roman"/>
          <w:lang w:val="en-US"/>
        </w:rPr>
        <w:t xml:space="preserve"> calculation in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Physiomodel is similar as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calculation of Raftos et al</w:t>
      </w:r>
      <w:r w:rsidR="001E2EC5"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(Raftos, et al., 1990)</w:t>
      </w:r>
      <w:r w:rsidR="00447C6D" w:rsidRPr="00C16A75">
        <w:rPr>
          <w:rFonts w:ascii="Times New Roman" w:hAnsi="Times New Roman" w:cs="Times New Roman"/>
          <w:lang w:val="en-US"/>
        </w:rPr>
        <w:fldChar w:fldCharType="end"/>
      </w:r>
      <w:r w:rsidR="00447C6D" w:rsidRPr="00C16A75">
        <w:rPr>
          <w:rFonts w:ascii="Times New Roman" w:hAnsi="Times New Roman" w:cs="Times New Roman"/>
          <w:lang w:val="en-US"/>
        </w:rPr>
        <w:t>,</w:t>
      </w:r>
      <w:r w:rsidR="008A2F54" w:rsidRPr="00C16A75">
        <w:rPr>
          <w:rFonts w:ascii="Times New Roman" w:hAnsi="Times New Roman" w:cs="Times New Roman"/>
          <w:lang w:val="en-US"/>
        </w:rPr>
        <w:t xml:space="preserve"> Wolf </w:t>
      </w:r>
      <w:r w:rsidR="00447C6D" w:rsidRPr="00C16A75">
        <w:rPr>
          <w:rFonts w:ascii="Times New Roman" w:hAnsi="Times New Roman" w:cs="Times New Roman"/>
          <w:lang w:val="en-US"/>
        </w:rPr>
        <w:t>et al.</w:t>
      </w:r>
      <w:r w:rsidR="008A2F54"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(Wolf, 2013; Wolf and DeLand, 2011)</w:t>
      </w:r>
      <w:r w:rsidR="00447C6D" w:rsidRPr="00C16A75">
        <w:rPr>
          <w:rFonts w:ascii="Times New Roman" w:hAnsi="Times New Roman" w:cs="Times New Roman"/>
          <w:lang w:val="en-US"/>
        </w:rPr>
        <w:fldChar w:fldCharType="end"/>
      </w:r>
      <w:r w:rsidR="008F5B48" w:rsidRPr="00C16A75">
        <w:rPr>
          <w:rFonts w:ascii="Times New Roman" w:hAnsi="Times New Roman" w:cs="Times New Roman"/>
          <w:lang w:val="en-US"/>
        </w:rPr>
        <w:t>.</w:t>
      </w:r>
    </w:p>
    <w:p w14:paraId="7B12E965" w14:textId="49AC7AAE" w:rsidR="00BF40E6" w:rsidRPr="00C16A75" w:rsidRDefault="00017466" w:rsidP="00911E3F">
      <w:pPr>
        <w:jc w:val="both"/>
        <w:rPr>
          <w:rFonts w:ascii="Times New Roman" w:hAnsi="Times New Roman" w:cs="Times New Roman"/>
          <w:lang w:val="en-US"/>
        </w:rPr>
      </w:pPr>
      <w:r w:rsidRPr="00C16A75">
        <w:rPr>
          <w:rFonts w:ascii="Times New Roman" w:hAnsi="Times New Roman" w:cs="Times New Roman"/>
          <w:lang w:val="en-US"/>
        </w:rPr>
        <w:t>The calculation of charge of the weak ions</w:t>
      </w:r>
      <w:r w:rsidR="004A57B8" w:rsidRPr="00C16A75">
        <w:rPr>
          <w:rFonts w:ascii="Times New Roman" w:hAnsi="Times New Roman" w:cs="Times New Roman"/>
          <w:lang w:val="en-US"/>
        </w:rPr>
        <w:t xml:space="preserve"> (weak acids)</w:t>
      </w:r>
      <w:r w:rsidRPr="00C16A75">
        <w:rPr>
          <w:rFonts w:ascii="Times New Roman" w:hAnsi="Times New Roman" w:cs="Times New Roman"/>
          <w:lang w:val="en-US"/>
        </w:rPr>
        <w:t xml:space="preserve"> is dependent on pH</w:t>
      </w:r>
      <w:r w:rsidR="00BF40E6" w:rsidRPr="00C16A75">
        <w:rPr>
          <w:rFonts w:ascii="Times New Roman" w:hAnsi="Times New Roman" w:cs="Times New Roman"/>
          <w:lang w:val="en-US"/>
        </w:rPr>
        <w:t>, because they are equilibrated as chemical reactions</w:t>
      </w:r>
      <w:r w:rsidR="004A57B8" w:rsidRPr="00C16A75">
        <w:rPr>
          <w:rFonts w:ascii="Times New Roman" w:hAnsi="Times New Roman" w:cs="Times New Roman"/>
          <w:lang w:val="en-US"/>
        </w:rPr>
        <w:t xml:space="preserve"> </w:t>
      </w:r>
      <w:r w:rsidR="003109FF" w:rsidRPr="00C16A75">
        <w:rPr>
          <w:rFonts w:ascii="Times New Roman" w:hAnsi="Times New Roman" w:cs="Times New Roman"/>
          <w:lang w:val="en-US"/>
        </w:rPr>
        <w:t>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_Ref421679879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X</w:t>
      </w:r>
      <w:r w:rsidR="000A35BD"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t>
      </w:r>
      <w:r w:rsidR="009E478C" w:rsidRPr="00C16A75">
        <w:rPr>
          <w:rFonts w:ascii="Times New Roman" w:hAnsi="Times New Roman" w:cs="Times New Roman"/>
          <w:lang w:val="en-US"/>
        </w:rPr>
        <w:t xml:space="preserve">The first </w:t>
      </w:r>
      <w:r w:rsidR="003109FF" w:rsidRPr="00C16A75">
        <w:rPr>
          <w:rFonts w:ascii="Times New Roman" w:hAnsi="Times New Roman" w:cs="Times New Roman"/>
          <w:lang w:val="en-US"/>
        </w:rPr>
        <w:t>s</w:t>
      </w:r>
      <w:r w:rsidR="000E661E" w:rsidRPr="00C16A75">
        <w:rPr>
          <w:rFonts w:ascii="Times New Roman" w:hAnsi="Times New Roman" w:cs="Times New Roman"/>
          <w:lang w:val="en-US"/>
        </w:rPr>
        <w:t>chematic reaction</w:t>
      </w:r>
      <w:r w:rsidR="003109FF" w:rsidRPr="00C16A75">
        <w:rPr>
          <w:rFonts w:ascii="Times New Roman" w:hAnsi="Times New Roman" w:cs="Times New Roman"/>
          <w:lang w:val="en-US"/>
        </w:rPr>
        <w:t xml:space="preserve"> is called </w:t>
      </w:r>
      <w:r w:rsidR="009E478C" w:rsidRPr="00C16A75">
        <w:rPr>
          <w:rFonts w:ascii="Times New Roman" w:hAnsi="Times New Roman" w:cs="Times New Roman"/>
          <w:lang w:val="en-US"/>
        </w:rPr>
        <w:t xml:space="preserve">the </w:t>
      </w:r>
      <w:r w:rsidR="003109FF" w:rsidRPr="00C16A75">
        <w:rPr>
          <w:rFonts w:ascii="Times New Roman" w:hAnsi="Times New Roman" w:cs="Times New Roman"/>
          <w:lang w:val="en-US"/>
        </w:rPr>
        <w:t>Henderson-Hasselbalch equation</w:t>
      </w:r>
      <w:r w:rsidR="000E661E" w:rsidRPr="00C16A75">
        <w:rPr>
          <w:rFonts w:ascii="Times New Roman" w:hAnsi="Times New Roman" w:cs="Times New Roman"/>
          <w:lang w:val="en-US"/>
        </w:rPr>
        <w:t xml:space="preserve"> and is </w:t>
      </w:r>
      <w:r w:rsidR="009E478C" w:rsidRPr="00C16A75">
        <w:rPr>
          <w:rFonts w:ascii="Times New Roman" w:hAnsi="Times New Roman" w:cs="Times New Roman"/>
          <w:lang w:val="en-US"/>
        </w:rPr>
        <w:t xml:space="preserve">generally </w:t>
      </w:r>
      <w:r w:rsidR="000E661E" w:rsidRPr="00C16A75">
        <w:rPr>
          <w:rFonts w:ascii="Times New Roman" w:hAnsi="Times New Roman" w:cs="Times New Roman"/>
          <w:lang w:val="en-US"/>
        </w:rPr>
        <w:t xml:space="preserve">used to calculate the carbonic acid dissociation to bicarbonate, </w:t>
      </w:r>
      <w:r w:rsidR="009E478C" w:rsidRPr="00C16A75">
        <w:rPr>
          <w:rFonts w:ascii="Times New Roman" w:hAnsi="Times New Roman" w:cs="Times New Roman"/>
          <w:lang w:val="en-US"/>
        </w:rPr>
        <w:t>which is often</w:t>
      </w:r>
      <w:r w:rsidR="000E661E" w:rsidRPr="00C16A75">
        <w:rPr>
          <w:rFonts w:ascii="Times New Roman" w:hAnsi="Times New Roman" w:cs="Times New Roman"/>
          <w:lang w:val="en-US"/>
        </w:rPr>
        <w:t xml:space="preserve"> connected with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dissolution in water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13</w:t>
      </w:r>
      <w:r w:rsidR="00D23AE3" w:rsidRPr="00C16A75">
        <w:rPr>
          <w:rFonts w:ascii="Times New Roman" w:hAnsi="Times New Roman" w:cs="Times New Roman"/>
          <w:lang w:val="en-US"/>
        </w:rPr>
        <w:fldChar w:fldCharType="end"/>
      </w:r>
      <w:r w:rsidR="000E661E" w:rsidRPr="00C16A75">
        <w:rPr>
          <w:rFonts w:ascii="Times New Roman" w:hAnsi="Times New Roman" w:cs="Times New Roman"/>
          <w:lang w:val="en-US"/>
        </w:rPr>
        <w:t>) and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hydration to H</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CO</w:t>
      </w:r>
      <w:r w:rsidR="000E661E" w:rsidRPr="00C16A75">
        <w:rPr>
          <w:rFonts w:ascii="Times New Roman" w:hAnsi="Times New Roman" w:cs="Times New Roman"/>
          <w:vertAlign w:val="subscript"/>
          <w:lang w:val="en-US"/>
        </w:rPr>
        <w:t>3</w:t>
      </w:r>
      <w:r w:rsidR="009E478C" w:rsidRPr="00C16A75">
        <w:rPr>
          <w:rFonts w:ascii="Times New Roman" w:hAnsi="Times New Roman" w:cs="Times New Roman"/>
          <w:vertAlign w:val="subscript"/>
          <w:lang w:val="en-US"/>
        </w:rPr>
        <w:t xml:space="preserve"> </w:t>
      </w:r>
      <w:r w:rsidR="009E478C" w:rsidRPr="00C16A75">
        <w:rPr>
          <w:rFonts w:ascii="Times New Roman" w:hAnsi="Times New Roman" w:cs="Times New Roman"/>
          <w:lang w:val="en-US"/>
        </w:rPr>
        <w:t>and</w:t>
      </w:r>
      <w:r w:rsidR="00EA376E" w:rsidRPr="00C16A75">
        <w:rPr>
          <w:rFonts w:ascii="Times New Roman" w:hAnsi="Times New Roman" w:cs="Times New Roman"/>
          <w:lang w:val="en-US"/>
        </w:rPr>
        <w:t xml:space="preserve"> accelerated by carbonic anhydrase inside red cells</w:t>
      </w:r>
      <w:r w:rsidR="003109FF" w:rsidRPr="00C16A75">
        <w:rPr>
          <w:rFonts w:ascii="Times New Roman" w:hAnsi="Times New Roman" w:cs="Times New Roman"/>
          <w:lang w:val="en-US"/>
        </w:rPr>
        <w:t>. The</w:t>
      </w:r>
      <w:r w:rsidR="000E661E" w:rsidRPr="00C16A75">
        <w:rPr>
          <w:rFonts w:ascii="Times New Roman" w:hAnsi="Times New Roman" w:cs="Times New Roman"/>
          <w:lang w:val="en-US"/>
        </w:rPr>
        <w:t xml:space="preserve"> acid-base</w:t>
      </w:r>
      <w:r w:rsidR="003109FF" w:rsidRPr="00C16A75">
        <w:rPr>
          <w:rFonts w:ascii="Times New Roman" w:hAnsi="Times New Roman" w:cs="Times New Roman"/>
          <w:lang w:val="en-US"/>
        </w:rPr>
        <w:t xml:space="preserve"> equilibrium can be calculated </w:t>
      </w:r>
      <w:r w:rsidR="000E661E" w:rsidRPr="00C16A75">
        <w:rPr>
          <w:rFonts w:ascii="Times New Roman" w:hAnsi="Times New Roman" w:cs="Times New Roman"/>
          <w:lang w:val="en-US"/>
        </w:rPr>
        <w:t>as</w:t>
      </w:r>
      <w:r w:rsidR="009E478C" w:rsidRPr="00C16A75">
        <w:rPr>
          <w:rFonts w:ascii="Times New Roman" w:hAnsi="Times New Roman" w:cs="Times New Roman"/>
          <w:lang w:val="en-US"/>
        </w:rPr>
        <w:t xml:space="preserve"> in</w:t>
      </w:r>
      <w:r w:rsidR="000E661E" w:rsidRPr="00C16A75">
        <w:rPr>
          <w:rFonts w:ascii="Times New Roman" w:hAnsi="Times New Roman" w:cs="Times New Roman"/>
          <w:lang w:val="en-US"/>
        </w:rPr>
        <w:t xml:space="preserve">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11</w:t>
      </w:r>
      <w:r w:rsidR="00D23AE3"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where the dissociation constant K can be defined using </w:t>
      </w:r>
      <w:r w:rsidR="009E478C" w:rsidRPr="00C16A75">
        <w:rPr>
          <w:rFonts w:ascii="Times New Roman" w:hAnsi="Times New Roman" w:cs="Times New Roman"/>
          <w:lang w:val="en-US"/>
        </w:rPr>
        <w:t xml:space="preserve">a </w:t>
      </w:r>
      <w:r w:rsidR="003109FF" w:rsidRPr="00C16A75">
        <w:rPr>
          <w:rFonts w:ascii="Times New Roman" w:hAnsi="Times New Roman" w:cs="Times New Roman"/>
          <w:lang w:val="en-US"/>
        </w:rPr>
        <w:t>n</w:t>
      </w:r>
      <w:r w:rsidR="002F1262" w:rsidRPr="00C16A75">
        <w:rPr>
          <w:rFonts w:ascii="Times New Roman" w:hAnsi="Times New Roman" w:cs="Times New Roman"/>
          <w:lang w:val="en-US"/>
        </w:rPr>
        <w:t xml:space="preserve">egative decimal logarithm </w:t>
      </w:r>
      <w:r w:rsidR="009E478C" w:rsidRPr="00C16A75">
        <w:rPr>
          <w:rFonts w:ascii="Times New Roman" w:hAnsi="Times New Roman" w:cs="Times New Roman"/>
          <w:lang w:val="en-US"/>
        </w:rPr>
        <w:t xml:space="preserve">such as </w:t>
      </w:r>
      <w:r w:rsidR="002F1262" w:rsidRPr="00C16A75">
        <w:rPr>
          <w:rFonts w:ascii="Times New Roman" w:hAnsi="Times New Roman" w:cs="Times New Roman"/>
          <w:lang w:val="en-US"/>
        </w:rPr>
        <w:t>pK </w:t>
      </w:r>
      <w:r w:rsidR="003109FF" w:rsidRPr="00C16A75">
        <w:rPr>
          <w:rFonts w:ascii="Times New Roman" w:hAnsi="Times New Roman" w:cs="Times New Roman"/>
          <w:lang w:val="en-US"/>
        </w:rPr>
        <w:t xml:space="preserve">= </w:t>
      </w:r>
      <w:r w:rsidR="00882511" w:rsidRPr="00C16A75">
        <w:rPr>
          <w:rFonts w:ascii="Times New Roman" w:hAnsi="Times New Roman" w:cs="Times New Roman"/>
          <w:lang w:val="en-US"/>
        </w:rPr>
        <w:noBreakHyphen/>
      </w:r>
      <w:proofErr w:type="gramStart"/>
      <w:r w:rsidR="003109FF" w:rsidRPr="00C16A75">
        <w:rPr>
          <w:rFonts w:ascii="Times New Roman" w:hAnsi="Times New Roman" w:cs="Times New Roman"/>
          <w:lang w:val="en-US"/>
        </w:rPr>
        <w:t>log</w:t>
      </w:r>
      <w:r w:rsidR="003109FF" w:rsidRPr="00C16A75">
        <w:rPr>
          <w:rFonts w:ascii="Times New Roman" w:hAnsi="Times New Roman" w:cs="Times New Roman"/>
          <w:vertAlign w:val="subscript"/>
          <w:lang w:val="en-US"/>
        </w:rPr>
        <w:t>10</w:t>
      </w:r>
      <w:r w:rsidR="003109FF" w:rsidRPr="00C16A75">
        <w:rPr>
          <w:rFonts w:ascii="Times New Roman" w:hAnsi="Times New Roman" w:cs="Times New Roman"/>
          <w:lang w:val="en-US"/>
        </w:rPr>
        <w:t>(</w:t>
      </w:r>
      <w:proofErr w:type="gramEnd"/>
      <w:r w:rsidR="003109FF" w:rsidRPr="00C16A75">
        <w:rPr>
          <w:rFonts w:ascii="Times New Roman" w:hAnsi="Times New Roman" w:cs="Times New Roman"/>
          <w:lang w:val="en-US"/>
        </w:rPr>
        <w:t>K).</w:t>
      </w:r>
      <w:r w:rsidR="002F1262" w:rsidRPr="00C16A75">
        <w:rPr>
          <w:rFonts w:ascii="Times New Roman" w:hAnsi="Times New Roman" w:cs="Times New Roman"/>
          <w:lang w:val="en-US"/>
        </w:rPr>
        <w:t xml:space="preserve"> </w:t>
      </w:r>
    </w:p>
    <w:p w14:paraId="1F90C7BF" w14:textId="6DAE3A5E" w:rsidR="004A57B8" w:rsidRPr="00C16A75" w:rsidRDefault="004A57B8" w:rsidP="00911E3F">
      <w:pPr>
        <w:pStyle w:val="Titulek"/>
        <w:keepNext/>
        <w:jc w:val="both"/>
        <w:rPr>
          <w:rFonts w:ascii="Times New Roman" w:hAnsi="Times New Roman" w:cs="Times New Roman"/>
          <w:lang w:val="en-US"/>
        </w:rPr>
      </w:pPr>
      <w:bookmarkStart w:id="281" w:name="_Ref410344277"/>
      <w:bookmarkStart w:id="282" w:name="_Ref421679879"/>
      <w:bookmarkStart w:id="283" w:name="_Toc421679623"/>
      <w:r w:rsidRPr="00C16A75">
        <w:rPr>
          <w:rFonts w:ascii="Times New Roman" w:hAnsi="Times New Roman" w:cs="Times New Roman"/>
          <w:lang w:val="en-US"/>
        </w:rPr>
        <w:t xml:space="preserve">Table </w:t>
      </w:r>
      <w:bookmarkEnd w:id="281"/>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B5903">
        <w:rPr>
          <w:rFonts w:ascii="Times New Roman" w:hAnsi="Times New Roman" w:cs="Times New Roman"/>
          <w:noProof/>
          <w:lang w:val="en-US"/>
        </w:rPr>
        <w:t>X</w:t>
      </w:r>
      <w:r w:rsidR="00CA641B" w:rsidRPr="00C16A75">
        <w:rPr>
          <w:rFonts w:ascii="Times New Roman" w:hAnsi="Times New Roman" w:cs="Times New Roman"/>
          <w:lang w:val="en-US"/>
        </w:rPr>
        <w:fldChar w:fldCharType="end"/>
      </w:r>
      <w:bookmarkEnd w:id="282"/>
      <w:r w:rsidR="0068540B" w:rsidRPr="00C16A75">
        <w:rPr>
          <w:rFonts w:ascii="Times New Roman" w:hAnsi="Times New Roman" w:cs="Times New Roman"/>
          <w:lang w:val="en-US"/>
        </w:rPr>
        <w:t>:</w:t>
      </w:r>
      <w:r w:rsidRPr="00C16A75">
        <w:rPr>
          <w:rFonts w:ascii="Times New Roman" w:hAnsi="Times New Roman" w:cs="Times New Roman"/>
          <w:lang w:val="en-US"/>
        </w:rPr>
        <w:t xml:space="preserve"> </w:t>
      </w:r>
      <w:r w:rsidR="009C2A87">
        <w:rPr>
          <w:rFonts w:ascii="Times New Roman" w:hAnsi="Times New Roman" w:cs="Times New Roman"/>
          <w:lang w:val="en-US"/>
        </w:rPr>
        <w:t>Schemes</w:t>
      </w:r>
      <w:r w:rsidRPr="00C16A75">
        <w:rPr>
          <w:rFonts w:ascii="Times New Roman" w:hAnsi="Times New Roman" w:cs="Times New Roman"/>
          <w:lang w:val="en-US"/>
        </w:rPr>
        <w:t xml:space="preserve"> of acid-base reactions</w:t>
      </w:r>
      <w:r w:rsidR="0068540B" w:rsidRPr="00C16A75">
        <w:rPr>
          <w:rFonts w:ascii="Times New Roman" w:hAnsi="Times New Roman" w:cs="Times New Roman"/>
          <w:lang w:val="en-US"/>
        </w:rPr>
        <w:t>.</w:t>
      </w:r>
      <w:bookmarkEnd w:id="283"/>
    </w:p>
    <w:tbl>
      <w:tblPr>
        <w:tblStyle w:val="Svtltabulkaseznamu1zvraznn31"/>
        <w:tblW w:w="0" w:type="auto"/>
        <w:tblLook w:val="04A0" w:firstRow="1" w:lastRow="0" w:firstColumn="1" w:lastColumn="0" w:noHBand="0" w:noVBand="1"/>
      </w:tblPr>
      <w:tblGrid>
        <w:gridCol w:w="1701"/>
        <w:gridCol w:w="2972"/>
        <w:gridCol w:w="3686"/>
      </w:tblGrid>
      <w:tr w:rsidR="00F32AE8" w:rsidRPr="00C16A75"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lang w:val="en-US"/>
              </w:rPr>
              <w:t xml:space="preserve">Group of acid </w:t>
            </w:r>
          </w:p>
        </w:tc>
        <w:tc>
          <w:tcPr>
            <w:tcW w:w="2972" w:type="dxa"/>
          </w:tcPr>
          <w:p w14:paraId="42669CC4"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Type of reaction</w:t>
            </w:r>
          </w:p>
        </w:tc>
        <w:tc>
          <w:tcPr>
            <w:tcW w:w="3686" w:type="dxa"/>
          </w:tcPr>
          <w:p w14:paraId="7598D48E"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Example of acids</w:t>
            </w:r>
          </w:p>
        </w:tc>
      </w:tr>
      <w:tr w:rsidR="00F32AE8" w:rsidRPr="00C16A75"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M</w:t>
            </w:r>
            <w:r w:rsidR="00F32AE8" w:rsidRPr="00C16A75">
              <w:rPr>
                <w:rFonts w:ascii="Times New Roman" w:hAnsi="Times New Roman" w:cs="Times New Roman"/>
                <w:lang w:val="en-US"/>
              </w:rPr>
              <w:t>onoprotic</w:t>
            </w:r>
          </w:p>
        </w:tc>
        <w:tc>
          <w:tcPr>
            <w:tcW w:w="2972" w:type="dxa"/>
          </w:tcPr>
          <w:p w14:paraId="0B9C1FF4"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HA ↔ 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p>
        </w:tc>
        <w:tc>
          <w:tcPr>
            <w:tcW w:w="3686" w:type="dxa"/>
          </w:tcPr>
          <w:p w14:paraId="7F828F48"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HCl, -COOH, some protein side chains</w:t>
            </w:r>
          </w:p>
        </w:tc>
      </w:tr>
      <w:tr w:rsidR="00F32AE8" w:rsidRPr="00C16A75"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D</w:t>
            </w:r>
            <w:r w:rsidR="00F32AE8" w:rsidRPr="00C16A75">
              <w:rPr>
                <w:rFonts w:ascii="Times New Roman" w:hAnsi="Times New Roman" w:cs="Times New Roman"/>
                <w:lang w:val="en-US"/>
              </w:rPr>
              <w:t>iprotic</w:t>
            </w:r>
          </w:p>
        </w:tc>
        <w:tc>
          <w:tcPr>
            <w:tcW w:w="2972" w:type="dxa"/>
          </w:tcPr>
          <w:p w14:paraId="7A845528"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A ↔ HA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A</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+ 2H</w:t>
            </w:r>
            <w:r w:rsidRPr="00C16A75">
              <w:rPr>
                <w:rFonts w:ascii="Times New Roman" w:hAnsi="Times New Roman" w:cs="Times New Roman"/>
                <w:vertAlign w:val="superscript"/>
                <w:lang w:val="en-US"/>
              </w:rPr>
              <w:t>+</w:t>
            </w:r>
          </w:p>
        </w:tc>
        <w:tc>
          <w:tcPr>
            <w:tcW w:w="3686" w:type="dxa"/>
          </w:tcPr>
          <w:p w14:paraId="41C3CD4D"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SO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CO</w:t>
            </w:r>
            <w:r w:rsidRPr="00C16A75">
              <w:rPr>
                <w:rFonts w:ascii="Times New Roman" w:hAnsi="Times New Roman" w:cs="Times New Roman"/>
                <w:vertAlign w:val="subscript"/>
                <w:lang w:val="en-US"/>
              </w:rPr>
              <w:t>3</w:t>
            </w:r>
          </w:p>
        </w:tc>
      </w:tr>
      <w:tr w:rsidR="00F32AE8" w:rsidRPr="00C16A75"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P</w:t>
            </w:r>
            <w:r w:rsidR="00F32AE8" w:rsidRPr="00C16A75">
              <w:rPr>
                <w:rFonts w:ascii="Times New Roman" w:hAnsi="Times New Roman" w:cs="Times New Roman"/>
                <w:lang w:val="en-US"/>
              </w:rPr>
              <w:t>olyprotic</w:t>
            </w:r>
          </w:p>
        </w:tc>
        <w:tc>
          <w:tcPr>
            <w:tcW w:w="2972" w:type="dxa"/>
          </w:tcPr>
          <w:p w14:paraId="20B0D249"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n</w:t>
            </w:r>
            <w:r w:rsidRPr="00C16A75">
              <w:rPr>
                <w:rFonts w:ascii="Times New Roman" w:hAnsi="Times New Roman" w:cs="Times New Roman"/>
                <w:lang w:val="en-US"/>
              </w:rPr>
              <w:t>A ↔ H</w:t>
            </w:r>
            <w:r w:rsidRPr="00C16A75">
              <w:rPr>
                <w:rFonts w:ascii="Times New Roman" w:hAnsi="Times New Roman" w:cs="Times New Roman"/>
                <w:vertAlign w:val="subscript"/>
                <w:lang w:val="en-US"/>
              </w:rPr>
              <w:t>n-1</w:t>
            </w:r>
            <w:r w:rsidRPr="00C16A75">
              <w:rPr>
                <w:rFonts w:ascii="Times New Roman" w:hAnsi="Times New Roman" w:cs="Times New Roman"/>
                <w:lang w:val="en-US"/>
              </w:rPr>
              <w:t>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w:t>
            </w:r>
          </w:p>
        </w:tc>
        <w:tc>
          <w:tcPr>
            <w:tcW w:w="3686" w:type="dxa"/>
          </w:tcPr>
          <w:p w14:paraId="3A7FF69D"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p>
        </w:tc>
      </w:tr>
      <w:tr w:rsidR="00F32AE8" w:rsidRPr="00C16A75"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sz w:val="21"/>
                <w:szCs w:val="21"/>
                <w:shd w:val="clear" w:color="auto" w:fill="FFFFFF"/>
                <w:lang w:val="en-US"/>
              </w:rPr>
              <w:t>Brønsted</w:t>
            </w:r>
          </w:p>
        </w:tc>
        <w:tc>
          <w:tcPr>
            <w:tcW w:w="2972" w:type="dxa"/>
          </w:tcPr>
          <w:p w14:paraId="051120E7"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AH + H</w:t>
            </w:r>
            <w:r w:rsidRPr="00C16A75">
              <w:rPr>
                <w:rFonts w:ascii="Times New Roman" w:hAnsi="Times New Roman" w:cs="Times New Roman"/>
                <w:vertAlign w:val="superscript"/>
                <w:lang w:val="en-US"/>
              </w:rPr>
              <w:t>+</w:t>
            </w:r>
          </w:p>
        </w:tc>
        <w:tc>
          <w:tcPr>
            <w:tcW w:w="3686" w:type="dxa"/>
          </w:tcPr>
          <w:p w14:paraId="7D27F450"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-NH</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Pr="00C16A75">
              <w:rPr>
                <w:rFonts w:ascii="Times New Roman" w:hAnsi="Times New Roman" w:cs="Times New Roman"/>
                <w:lang w:val="en-US"/>
              </w:rPr>
              <w:t>, some protein side chains</w:t>
            </w:r>
          </w:p>
        </w:tc>
      </w:tr>
    </w:tbl>
    <w:p w14:paraId="777DC7FB" w14:textId="77777777" w:rsidR="00A42A08" w:rsidRPr="00C16A75" w:rsidRDefault="00A42A08" w:rsidP="00911E3F">
      <w:pPr>
        <w:jc w:val="both"/>
        <w:rPr>
          <w:rFonts w:ascii="Times New Roman" w:hAnsi="Times New Roman" w:cs="Times New Roman"/>
          <w:lang w:val="en-US"/>
        </w:rPr>
      </w:pPr>
    </w:p>
    <w:p w14:paraId="2F6DF25B" w14:textId="7A50E521" w:rsidR="00342C43" w:rsidRPr="00C16A75" w:rsidRDefault="00342C43" w:rsidP="00911E3F">
      <w:pPr>
        <w:pStyle w:val="Titulek"/>
        <w:keepNext/>
        <w:jc w:val="both"/>
        <w:rPr>
          <w:rFonts w:ascii="Times New Roman" w:hAnsi="Times New Roman" w:cs="Times New Roman"/>
          <w:lang w:val="en-US"/>
        </w:rPr>
      </w:pPr>
      <w:bookmarkStart w:id="284" w:name="_Ref410726698"/>
      <w:bookmarkStart w:id="285" w:name="_Ref421679903"/>
      <w:bookmarkStart w:id="286" w:name="_Toc421679624"/>
      <w:r w:rsidRPr="00C16A75">
        <w:rPr>
          <w:rFonts w:ascii="Times New Roman" w:hAnsi="Times New Roman" w:cs="Times New Roman"/>
          <w:lang w:val="en-US"/>
        </w:rPr>
        <w:t xml:space="preserve">Table </w:t>
      </w:r>
      <w:bookmarkEnd w:id="284"/>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B5903">
        <w:rPr>
          <w:rFonts w:ascii="Times New Roman" w:hAnsi="Times New Roman" w:cs="Times New Roman"/>
          <w:noProof/>
          <w:lang w:val="en-US"/>
        </w:rPr>
        <w:t>XI</w:t>
      </w:r>
      <w:r w:rsidR="00CA641B" w:rsidRPr="00C16A75">
        <w:rPr>
          <w:rFonts w:ascii="Times New Roman" w:hAnsi="Times New Roman" w:cs="Times New Roman"/>
          <w:lang w:val="en-US"/>
        </w:rPr>
        <w:fldChar w:fldCharType="end"/>
      </w:r>
      <w:bookmarkEnd w:id="285"/>
      <w:r w:rsidR="0068540B" w:rsidRPr="00C16A75">
        <w:rPr>
          <w:rFonts w:ascii="Times New Roman" w:hAnsi="Times New Roman" w:cs="Times New Roman"/>
          <w:lang w:val="en-US"/>
        </w:rPr>
        <w:t>:</w:t>
      </w:r>
      <w:r w:rsidRPr="00C16A75">
        <w:rPr>
          <w:rFonts w:ascii="Times New Roman" w:hAnsi="Times New Roman" w:cs="Times New Roman"/>
          <w:lang w:val="en-US"/>
        </w:rPr>
        <w:t xml:space="preserve"> Dissociation constants (pK) of selected acid-base reactions</w:t>
      </w:r>
      <w:r w:rsidR="0068540B" w:rsidRPr="00C16A75">
        <w:rPr>
          <w:rFonts w:ascii="Times New Roman" w:hAnsi="Times New Roman" w:cs="Times New Roman"/>
          <w:lang w:val="en-US"/>
        </w:rPr>
        <w:t>.</w:t>
      </w:r>
      <w:bookmarkEnd w:id="286"/>
    </w:p>
    <w:tbl>
      <w:tblPr>
        <w:tblStyle w:val="Svtltabulkaseznamu1zvraznn31"/>
        <w:tblW w:w="0" w:type="auto"/>
        <w:tblLook w:val="04A0" w:firstRow="1" w:lastRow="0" w:firstColumn="1" w:lastColumn="0" w:noHBand="0" w:noVBand="1"/>
      </w:tblPr>
      <w:tblGrid>
        <w:gridCol w:w="3828"/>
        <w:gridCol w:w="1984"/>
        <w:gridCol w:w="2552"/>
      </w:tblGrid>
      <w:tr w:rsidR="00342C43" w:rsidRPr="00C16A75"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C16A75" w:rsidRDefault="00831546" w:rsidP="00911E3F">
            <w:pPr>
              <w:jc w:val="both"/>
              <w:rPr>
                <w:rFonts w:ascii="Times New Roman" w:hAnsi="Times New Roman" w:cs="Times New Roman"/>
                <w:lang w:val="en-US"/>
              </w:rPr>
            </w:pPr>
            <w:r w:rsidRPr="00C16A75">
              <w:rPr>
                <w:rFonts w:ascii="Times New Roman" w:hAnsi="Times New Roman" w:cs="Times New Roman"/>
                <w:lang w:val="en-US"/>
              </w:rPr>
              <w:t>C</w:t>
            </w:r>
            <w:r w:rsidR="00342C43" w:rsidRPr="00C16A75">
              <w:rPr>
                <w:rFonts w:ascii="Times New Roman" w:hAnsi="Times New Roman" w:cs="Times New Roman"/>
                <w:lang w:val="en-US"/>
              </w:rPr>
              <w:t>hemical reaction</w:t>
            </w:r>
          </w:p>
        </w:tc>
        <w:tc>
          <w:tcPr>
            <w:tcW w:w="1984" w:type="dxa"/>
          </w:tcPr>
          <w:p w14:paraId="54DDC925" w14:textId="77777777" w:rsidR="00342C43" w:rsidRPr="00C16A75"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pK</w:t>
            </w:r>
          </w:p>
        </w:tc>
        <w:tc>
          <w:tcPr>
            <w:tcW w:w="2552" w:type="dxa"/>
          </w:tcPr>
          <w:p w14:paraId="5B7A7BAA" w14:textId="77777777" w:rsidR="00342C43" w:rsidRPr="00C16A75"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w:t>
            </w:r>
            <w:r w:rsidR="00342C43" w:rsidRPr="00C16A75">
              <w:rPr>
                <w:rFonts w:ascii="Times New Roman" w:hAnsi="Times New Roman" w:cs="Times New Roman"/>
                <w:lang w:val="en-US"/>
              </w:rPr>
              <w:t>emperature of pK</w:t>
            </w:r>
          </w:p>
        </w:tc>
      </w:tr>
      <w:tr w:rsidR="00342C43" w:rsidRPr="00C16A75"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C16A75" w:rsidRDefault="00EA376E" w:rsidP="00EA376E">
            <w:pPr>
              <w:jc w:val="both"/>
              <w:rPr>
                <w:rFonts w:ascii="Times New Roman" w:hAnsi="Times New Roman" w:cs="Times New Roman"/>
                <w:vertAlign w:val="superscript"/>
                <w:lang w:val="en-US"/>
              </w:rPr>
            </w:pPr>
            <w:r w:rsidRPr="00C16A75">
              <w:rPr>
                <w:rFonts w:ascii="Times New Roman" w:hAnsi="Times New Roman" w:cs="Times New Roman"/>
                <w:lang w:val="en-US"/>
              </w:rPr>
              <w:t>CO</w:t>
            </w:r>
            <w:r w:rsidRPr="00C16A75">
              <w:rPr>
                <w:rFonts w:ascii="Times New Roman" w:hAnsi="Times New Roman" w:cs="Times New Roman"/>
                <w:vertAlign w:val="subscript"/>
                <w:lang w:val="en-US"/>
              </w:rPr>
              <w:t>2</w:t>
            </w:r>
            <w:r w:rsidRPr="00C16A75">
              <w:rPr>
                <w:rFonts w:ascii="Times New Roman" w:hAnsi="Times New Roman" w:cs="Times New Roman"/>
                <w:lang w:val="en-US"/>
              </w:rPr>
              <w:t>(aq)</w:t>
            </w:r>
            <w:r w:rsidR="00831546" w:rsidRPr="00C16A75">
              <w:rPr>
                <w:rFonts w:ascii="Times New Roman" w:hAnsi="Times New Roman" w:cs="Times New Roman"/>
                <w:lang w:val="en-US"/>
              </w:rPr>
              <w:t xml:space="preserve"> + H</w:t>
            </w:r>
            <w:r w:rsidR="00831546" w:rsidRPr="00C16A75">
              <w:rPr>
                <w:rFonts w:ascii="Times New Roman" w:hAnsi="Times New Roman" w:cs="Times New Roman"/>
                <w:vertAlign w:val="subscript"/>
                <w:lang w:val="en-US"/>
              </w:rPr>
              <w:t>2</w:t>
            </w:r>
            <w:r w:rsidR="00831546" w:rsidRPr="00C16A75">
              <w:rPr>
                <w:rFonts w:ascii="Times New Roman" w:hAnsi="Times New Roman" w:cs="Times New Roman"/>
                <w:lang w:val="en-US"/>
              </w:rPr>
              <w:t xml:space="preserve">O </w:t>
            </w:r>
            <w:r w:rsidRPr="00C16A75">
              <w:rPr>
                <w:rFonts w:ascii="Times New Roman" w:hAnsi="Times New Roman" w:cs="Times New Roman"/>
                <w:lang w:val="en-US"/>
              </w:rPr>
              <w:t>↔</w:t>
            </w:r>
            <w:r w:rsidR="00342C43" w:rsidRPr="00C16A75">
              <w:rPr>
                <w:rFonts w:ascii="Times New Roman" w:hAnsi="Times New Roman" w:cs="Times New Roman"/>
                <w:lang w:val="en-US"/>
              </w:rPr>
              <w:t xml:space="preserve"> H</w:t>
            </w:r>
            <w:r w:rsidR="00342C43" w:rsidRPr="00C16A75">
              <w:rPr>
                <w:rFonts w:ascii="Times New Roman" w:hAnsi="Times New Roman" w:cs="Times New Roman"/>
                <w:vertAlign w:val="superscript"/>
                <w:lang w:val="en-US"/>
              </w:rPr>
              <w:t xml:space="preserve">+ </w:t>
            </w:r>
            <w:r w:rsidR="00342C43" w:rsidRPr="00C16A75">
              <w:rPr>
                <w:rFonts w:ascii="Times New Roman" w:hAnsi="Times New Roman" w:cs="Times New Roman"/>
                <w:lang w:val="en-US"/>
              </w:rPr>
              <w:t>+ HCO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w:t>
            </w:r>
          </w:p>
        </w:tc>
        <w:tc>
          <w:tcPr>
            <w:tcW w:w="1984" w:type="dxa"/>
          </w:tcPr>
          <w:p w14:paraId="391A3E0D"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6.103</w:t>
            </w:r>
          </w:p>
        </w:tc>
        <w:tc>
          <w:tcPr>
            <w:tcW w:w="2552" w:type="dxa"/>
          </w:tcPr>
          <w:p w14:paraId="3ECB3916"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2-</w:t>
            </w:r>
          </w:p>
        </w:tc>
        <w:tc>
          <w:tcPr>
            <w:tcW w:w="1984" w:type="dxa"/>
          </w:tcPr>
          <w:p w14:paraId="53FBD379"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10.329</w:t>
            </w:r>
          </w:p>
        </w:tc>
        <w:tc>
          <w:tcPr>
            <w:tcW w:w="2552" w:type="dxa"/>
          </w:tcPr>
          <w:p w14:paraId="7EEC9CCC"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AcAc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AcAc</w:t>
            </w:r>
            <w:r w:rsidRPr="00C16A75">
              <w:rPr>
                <w:rFonts w:ascii="Times New Roman" w:hAnsi="Times New Roman" w:cs="Times New Roman"/>
                <w:vertAlign w:val="superscript"/>
                <w:lang w:val="en-US"/>
              </w:rPr>
              <w:t>-</w:t>
            </w:r>
          </w:p>
        </w:tc>
        <w:tc>
          <w:tcPr>
            <w:tcW w:w="1984" w:type="dxa"/>
          </w:tcPr>
          <w:p w14:paraId="664C791A"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3.6</w:t>
            </w:r>
          </w:p>
        </w:tc>
        <w:tc>
          <w:tcPr>
            <w:tcW w:w="2552" w:type="dxa"/>
          </w:tcPr>
          <w:p w14:paraId="1ECED182"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β-Hb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β-Hb</w:t>
            </w:r>
            <w:r w:rsidRPr="00C16A75">
              <w:rPr>
                <w:rFonts w:ascii="Times New Roman" w:hAnsi="Times New Roman" w:cs="Times New Roman"/>
                <w:vertAlign w:val="superscript"/>
                <w:lang w:val="en-US"/>
              </w:rPr>
              <w:t>-</w:t>
            </w:r>
          </w:p>
        </w:tc>
        <w:tc>
          <w:tcPr>
            <w:tcW w:w="1984" w:type="dxa"/>
          </w:tcPr>
          <w:p w14:paraId="777CF82D"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4.7</w:t>
            </w:r>
          </w:p>
        </w:tc>
        <w:tc>
          <w:tcPr>
            <w:tcW w:w="2552" w:type="dxa"/>
          </w:tcPr>
          <w:p w14:paraId="1049D714"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3D1699B5"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1.99</w:t>
            </w:r>
          </w:p>
        </w:tc>
        <w:tc>
          <w:tcPr>
            <w:tcW w:w="2552" w:type="dxa"/>
          </w:tcPr>
          <w:p w14:paraId="2713769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p>
        </w:tc>
        <w:tc>
          <w:tcPr>
            <w:tcW w:w="1984" w:type="dxa"/>
          </w:tcPr>
          <w:p w14:paraId="68D983AE"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1.91</w:t>
            </w:r>
          </w:p>
        </w:tc>
        <w:tc>
          <w:tcPr>
            <w:tcW w:w="2552" w:type="dxa"/>
          </w:tcPr>
          <w:p w14:paraId="7B9DAAB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67F96039"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6.66</w:t>
            </w:r>
          </w:p>
        </w:tc>
        <w:tc>
          <w:tcPr>
            <w:tcW w:w="2552" w:type="dxa"/>
          </w:tcPr>
          <w:p w14:paraId="64ED467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2-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p>
        </w:tc>
        <w:tc>
          <w:tcPr>
            <w:tcW w:w="1984" w:type="dxa"/>
          </w:tcPr>
          <w:p w14:paraId="118117AF"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11.78</w:t>
            </w:r>
          </w:p>
        </w:tc>
        <w:tc>
          <w:tcPr>
            <w:tcW w:w="2552" w:type="dxa"/>
          </w:tcPr>
          <w:p w14:paraId="2076587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EA376E" w:rsidRPr="00C16A75"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C16A75" w:rsidRDefault="00EA376E" w:rsidP="00EA376E">
            <w:pPr>
              <w:jc w:val="both"/>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3</w:t>
            </w:r>
          </w:p>
        </w:tc>
        <w:tc>
          <w:tcPr>
            <w:tcW w:w="1984" w:type="dxa"/>
          </w:tcPr>
          <w:p w14:paraId="31C6684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9.25</w:t>
            </w:r>
          </w:p>
        </w:tc>
        <w:tc>
          <w:tcPr>
            <w:tcW w:w="2552" w:type="dxa"/>
          </w:tcPr>
          <w:p w14:paraId="239A9A3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bl>
    <w:p w14:paraId="75B26D3B" w14:textId="77777777" w:rsidR="00342C43" w:rsidRPr="00C16A75" w:rsidRDefault="00342C43" w:rsidP="00911E3F">
      <w:pPr>
        <w:jc w:val="both"/>
        <w:rPr>
          <w:rFonts w:ascii="Times New Roman" w:hAnsi="Times New Roman" w:cs="Times New Roman"/>
          <w:lang w:val="en-US"/>
        </w:rPr>
      </w:pPr>
    </w:p>
    <w:p w14:paraId="25EA83B4" w14:textId="3645337D" w:rsidR="004C7756" w:rsidRPr="00C16A75" w:rsidRDefault="004C7756" w:rsidP="00911E3F">
      <w:pPr>
        <w:jc w:val="both"/>
        <w:rPr>
          <w:rFonts w:ascii="Times New Roman" w:hAnsi="Times New Roman" w:cs="Times New Roman"/>
          <w:lang w:val="en-US"/>
        </w:rPr>
      </w:pPr>
      <w:r w:rsidRPr="00C16A75">
        <w:rPr>
          <w:rFonts w:ascii="Times New Roman" w:hAnsi="Times New Roman" w:cs="Times New Roman"/>
          <w:lang w:val="en-US"/>
        </w:rPr>
        <w:t xml:space="preserve">The special attention was served to hemoglobin titration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because during deoxygenation hemoglobin change the affinity for some hydrogen ions called Bohr protons</w:t>
      </w:r>
      <w:r w:rsidR="000148A2" w:rsidRPr="00C16A75">
        <w:rPr>
          <w:rFonts w:ascii="Times New Roman" w:hAnsi="Times New Roman" w:cs="Times New Roman"/>
          <w:lang w:val="en-US"/>
        </w:rPr>
        <w:t xml:space="preserve"> noted as ΔH</w:t>
      </w:r>
      <w:r w:rsidR="000148A2" w:rsidRPr="00C16A75">
        <w:rPr>
          <w:rFonts w:ascii="Times New Roman" w:hAnsi="Times New Roman" w:cs="Times New Roman"/>
          <w:vertAlign w:val="superscript"/>
          <w:lang w:val="en-US"/>
        </w:rPr>
        <w:t>+</w:t>
      </w:r>
      <w:r w:rsidR="000148A2" w:rsidRPr="00C16A75">
        <w:rPr>
          <w:rFonts w:ascii="Times New Roman" w:hAnsi="Times New Roman" w:cs="Times New Roman"/>
          <w:lang w:val="en-US"/>
        </w:rPr>
        <w:t xml:space="preserve"> in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Figure </w:t>
      </w:r>
      <w:r w:rsidR="00DB5903">
        <w:rPr>
          <w:rFonts w:ascii="Times New Roman" w:hAnsi="Times New Roman" w:cs="Times New Roman"/>
          <w:noProof/>
          <w:lang w:val="en-US"/>
        </w:rPr>
        <w:t>1</w:t>
      </w:r>
      <w:r w:rsidR="000148A2" w:rsidRPr="00C16A75">
        <w:rPr>
          <w:rFonts w:ascii="Times New Roman" w:hAnsi="Times New Roman" w:cs="Times New Roman"/>
          <w:lang w:val="en-US"/>
        </w:rPr>
        <w:fldChar w:fldCharType="end"/>
      </w:r>
      <w:r w:rsidRPr="00C16A75">
        <w:rPr>
          <w:rFonts w:ascii="Times New Roman" w:hAnsi="Times New Roman" w:cs="Times New Roman"/>
          <w:lang w:val="en-US"/>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sidRPr="00C16A75">
        <w:rPr>
          <w:rFonts w:ascii="Times New Roman" w:hAnsi="Times New Roman" w:cs="Times New Roman"/>
          <w:lang w:val="en-US"/>
        </w:rPr>
        <w:t>, which is competitively binding with one of the Bohr proton to the amino terminus of each of four hemoglobin subunits.</w:t>
      </w:r>
      <w:r w:rsidRPr="00C16A75">
        <w:rPr>
          <w:rFonts w:ascii="Times New Roman" w:hAnsi="Times New Roman" w:cs="Times New Roman"/>
          <w:lang w:val="en-US"/>
        </w:rPr>
        <w:t xml:space="preserve"> </w:t>
      </w:r>
      <w:r w:rsidR="0003089E" w:rsidRPr="00C16A75">
        <w:rPr>
          <w:rFonts w:ascii="Times New Roman" w:hAnsi="Times New Roman" w:cs="Times New Roman"/>
          <w:lang w:val="en-US"/>
        </w:rPr>
        <w:t>This way the CO</w:t>
      </w:r>
      <w:r w:rsidR="0003089E" w:rsidRPr="00C16A75">
        <w:rPr>
          <w:rFonts w:ascii="Times New Roman" w:hAnsi="Times New Roman" w:cs="Times New Roman"/>
          <w:vertAlign w:val="subscript"/>
          <w:lang w:val="en-US"/>
        </w:rPr>
        <w:t>2</w:t>
      </w:r>
      <w:r w:rsidR="0003089E" w:rsidRPr="00C16A75">
        <w:rPr>
          <w:rFonts w:ascii="Times New Roman" w:hAnsi="Times New Roman" w:cs="Times New Roman"/>
          <w:lang w:val="en-US"/>
        </w:rPr>
        <w:t xml:space="preserve"> also stabilize the tense form of hemoglobin tetramer. As a result each three ligands are nonlinearly connected using principle </w:t>
      </w:r>
      <w:proofErr w:type="gramStart"/>
      <w:r w:rsidR="0003089E" w:rsidRPr="00C16A75">
        <w:rPr>
          <w:rFonts w:ascii="Times New Roman" w:hAnsi="Times New Roman" w:cs="Times New Roman"/>
          <w:lang w:val="en-US"/>
        </w:rPr>
        <w:t xml:space="preserve">of  </w:t>
      </w:r>
      <w:r w:rsidR="000148A2" w:rsidRPr="00C16A75">
        <w:rPr>
          <w:rFonts w:ascii="Times New Roman" w:hAnsi="Times New Roman" w:cs="Times New Roman"/>
          <w:lang w:val="en-US"/>
        </w:rPr>
        <w:t>macromolecule</w:t>
      </w:r>
      <w:proofErr w:type="gramEnd"/>
      <w:r w:rsidR="000148A2" w:rsidRPr="00C16A75">
        <w:rPr>
          <w:rFonts w:ascii="Times New Roman" w:hAnsi="Times New Roman" w:cs="Times New Roman"/>
          <w:lang w:val="en-US"/>
        </w:rPr>
        <w:t xml:space="preserve"> equilibria described in section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_Ref420408123 \r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DB5903">
        <w:rPr>
          <w:rFonts w:ascii="Times New Roman" w:hAnsi="Times New Roman" w:cs="Times New Roman"/>
          <w:lang w:val="en-US"/>
        </w:rPr>
        <w:t>3.1.5</w:t>
      </w:r>
      <w:r w:rsidR="000148A2" w:rsidRPr="00C16A75">
        <w:rPr>
          <w:rFonts w:ascii="Times New Roman" w:hAnsi="Times New Roman" w:cs="Times New Roman"/>
          <w:lang w:val="en-US"/>
        </w:rPr>
        <w:fldChar w:fldCharType="end"/>
      </w:r>
      <w:r w:rsidR="000148A2" w:rsidRPr="00C16A75">
        <w:rPr>
          <w:rFonts w:ascii="Times New Roman" w:hAnsi="Times New Roman" w:cs="Times New Roman"/>
          <w:lang w:val="en-US"/>
        </w:rPr>
        <w:t>.</w:t>
      </w:r>
    </w:p>
    <w:p w14:paraId="5AFF2C01" w14:textId="77777777" w:rsidR="007D7C0B" w:rsidRPr="00C16A75" w:rsidRDefault="007D7C0B" w:rsidP="000148A2">
      <w:pPr>
        <w:keepNext/>
        <w:jc w:val="center"/>
        <w:rPr>
          <w:rFonts w:ascii="Times New Roman" w:hAnsi="Times New Roman" w:cs="Times New Roman"/>
          <w:lang w:val="en-US"/>
        </w:rPr>
      </w:pPr>
      <w:r w:rsidRPr="00C16A75">
        <w:rPr>
          <w:rFonts w:ascii="Times New Roman" w:hAnsi="Times New Roman" w:cs="Times New Roman"/>
          <w:noProof/>
          <w:lang w:val="en-US" w:eastAsia="sk-SK"/>
        </w:rPr>
        <w:lastRenderedPageBreak/>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4176CD75" w:rsidR="007D7C0B" w:rsidRPr="00C16A75" w:rsidRDefault="007D7C0B" w:rsidP="007D7C0B">
      <w:pPr>
        <w:pStyle w:val="Titulek"/>
        <w:jc w:val="both"/>
        <w:rPr>
          <w:rFonts w:ascii="Times New Roman" w:hAnsi="Times New Roman" w:cs="Times New Roman"/>
          <w:lang w:val="en-US"/>
        </w:rPr>
      </w:pPr>
      <w:bookmarkStart w:id="287" w:name="_Ref421525228"/>
      <w:bookmarkStart w:id="288" w:name="_Toc421535217"/>
      <w:bookmarkStart w:id="289" w:name="_Toc421558546"/>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w:t>
      </w:r>
      <w:r w:rsidRPr="00C16A75">
        <w:rPr>
          <w:rFonts w:ascii="Times New Roman" w:hAnsi="Times New Roman" w:cs="Times New Roman"/>
          <w:lang w:val="en-US"/>
        </w:rPr>
        <w:fldChar w:fldCharType="end"/>
      </w:r>
      <w:bookmarkEnd w:id="287"/>
      <w:r w:rsidRPr="00C16A75">
        <w:rPr>
          <w:rFonts w:ascii="Times New Roman" w:hAnsi="Times New Roman" w:cs="Times New Roman"/>
          <w:lang w:val="en-US"/>
        </w:rPr>
        <w:t xml:space="preserve">, Hemoglobin subunit titration change </w:t>
      </w:r>
      <w:r w:rsidR="004C7756" w:rsidRPr="00C16A75">
        <w:rPr>
          <w:rFonts w:ascii="Times New Roman" w:hAnsi="Times New Roman" w:cs="Times New Roman"/>
          <w:lang w:val="en-US"/>
        </w:rPr>
        <w:t>caused by deoxy</w:t>
      </w:r>
      <w:r w:rsidRPr="00C16A75">
        <w:rPr>
          <w:rFonts w:ascii="Times New Roman" w:hAnsi="Times New Roman" w:cs="Times New Roman"/>
          <w:lang w:val="en-US"/>
        </w:rPr>
        <w:t xml:space="preserve">genation. Curve are results from </w:t>
      </w:r>
      <w:r w:rsidR="0022737A" w:rsidRPr="00C16A75">
        <w:rPr>
          <w:rFonts w:ascii="Times New Roman" w:hAnsi="Times New Roman" w:cs="Times New Roman"/>
          <w:lang w:val="en-US"/>
        </w:rPr>
        <w:t xml:space="preserve">our </w:t>
      </w:r>
      <w:r w:rsidRPr="00C16A75">
        <w:rPr>
          <w:rFonts w:ascii="Times New Roman" w:hAnsi="Times New Roman" w:cs="Times New Roman"/>
          <w:lang w:val="en-US"/>
        </w:rPr>
        <w:t>model</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circles are data from Siggaard-Andersen</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1971)</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288"/>
      <w:bookmarkEnd w:id="289"/>
    </w:p>
    <w:p w14:paraId="591557E9" w14:textId="77777777" w:rsidR="006079D3" w:rsidRPr="00C16A75" w:rsidRDefault="00B359CC" w:rsidP="00911E3F">
      <w:pPr>
        <w:pStyle w:val="Nadpis3"/>
        <w:jc w:val="both"/>
        <w:rPr>
          <w:rFonts w:ascii="Times New Roman" w:hAnsi="Times New Roman" w:cs="Times New Roman"/>
          <w:lang w:val="en-US"/>
        </w:rPr>
      </w:pPr>
      <w:bookmarkStart w:id="290" w:name="_Toc409289316"/>
      <w:bookmarkStart w:id="291" w:name="_Ref420274765"/>
      <w:r w:rsidRPr="00C16A75">
        <w:rPr>
          <w:rFonts w:ascii="Times New Roman" w:hAnsi="Times New Roman" w:cs="Times New Roman"/>
          <w:lang w:val="en-US"/>
        </w:rPr>
        <w:t>Kidney acid-base regulation</w:t>
      </w:r>
      <w:bookmarkEnd w:id="290"/>
      <w:bookmarkEnd w:id="291"/>
    </w:p>
    <w:p w14:paraId="22DA59A4" w14:textId="6D38075B" w:rsidR="00116CD4" w:rsidRPr="00C16A75" w:rsidRDefault="00116AB6" w:rsidP="00911E3F">
      <w:pPr>
        <w:jc w:val="both"/>
        <w:rPr>
          <w:rFonts w:ascii="Times New Roman" w:hAnsi="Times New Roman" w:cs="Times New Roman"/>
          <w:lang w:val="en-US"/>
        </w:rPr>
      </w:pPr>
      <w:r w:rsidRPr="00C16A75">
        <w:rPr>
          <w:rFonts w:ascii="Times New Roman" w:hAnsi="Times New Roman" w:cs="Times New Roman"/>
          <w:lang w:val="en-US"/>
        </w:rPr>
        <w:t>I</w:t>
      </w:r>
      <w:r w:rsidR="00B359CC" w:rsidRPr="00C16A75">
        <w:rPr>
          <w:rFonts w:ascii="Times New Roman" w:hAnsi="Times New Roman" w:cs="Times New Roman"/>
          <w:lang w:val="en-US"/>
        </w:rPr>
        <w:t>n</w:t>
      </w:r>
      <w:r w:rsidRPr="00C16A75">
        <w:rPr>
          <w:rFonts w:ascii="Times New Roman" w:hAnsi="Times New Roman" w:cs="Times New Roman"/>
          <w:lang w:val="en-US"/>
        </w:rPr>
        <w:t xml:space="preserve"> the</w:t>
      </w:r>
      <w:r w:rsidR="002F1262" w:rsidRPr="00C16A75">
        <w:rPr>
          <w:rFonts w:ascii="Times New Roman" w:hAnsi="Times New Roman" w:cs="Times New Roman"/>
          <w:lang w:val="en-US"/>
        </w:rPr>
        <w:t xml:space="preserve"> kidney</w:t>
      </w:r>
      <w:r w:rsidR="0068540B" w:rsidRPr="00C16A75">
        <w:rPr>
          <w:rFonts w:ascii="Times New Roman" w:hAnsi="Times New Roman" w:cs="Times New Roman"/>
          <w:lang w:val="en-US"/>
        </w:rPr>
        <w:t>s,</w:t>
      </w:r>
      <w:r w:rsidR="00B359CC" w:rsidRPr="00C16A75">
        <w:rPr>
          <w:rFonts w:ascii="Times New Roman" w:hAnsi="Times New Roman" w:cs="Times New Roman"/>
          <w:lang w:val="en-US"/>
        </w:rPr>
        <w:t xml:space="preserve"> pH </w:t>
      </w:r>
      <w:r w:rsidR="0068540B" w:rsidRPr="00C16A75">
        <w:rPr>
          <w:rFonts w:ascii="Times New Roman" w:hAnsi="Times New Roman" w:cs="Times New Roman"/>
          <w:lang w:val="en-US"/>
        </w:rPr>
        <w:t xml:space="preserve">is </w:t>
      </w:r>
      <w:r w:rsidR="00B359CC" w:rsidRPr="00C16A75">
        <w:rPr>
          <w:rFonts w:ascii="Times New Roman" w:hAnsi="Times New Roman" w:cs="Times New Roman"/>
          <w:lang w:val="en-US"/>
        </w:rPr>
        <w:t xml:space="preserve">regulated </w:t>
      </w:r>
      <w:r w:rsidR="0068540B" w:rsidRPr="00C16A75">
        <w:rPr>
          <w:rFonts w:ascii="Times New Roman" w:hAnsi="Times New Roman" w:cs="Times New Roman"/>
          <w:lang w:val="en-US"/>
        </w:rPr>
        <w:t xml:space="preserve">by the </w:t>
      </w:r>
      <w:r w:rsidR="00B359CC" w:rsidRPr="00C16A75">
        <w:rPr>
          <w:rFonts w:ascii="Times New Roman" w:hAnsi="Times New Roman" w:cs="Times New Roman"/>
          <w:lang w:val="en-US"/>
        </w:rPr>
        <w:t>excretion of titratable hydrogen ions H</w:t>
      </w:r>
      <w:r w:rsidR="00B359CC"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and ammonium ions NH</w:t>
      </w:r>
      <w:r w:rsidR="00B359CC" w:rsidRPr="00C16A75">
        <w:rPr>
          <w:rFonts w:ascii="Times New Roman" w:hAnsi="Times New Roman" w:cs="Times New Roman"/>
          <w:vertAlign w:val="subscript"/>
          <w:lang w:val="en-US"/>
        </w:rPr>
        <w:t>4</w:t>
      </w:r>
      <w:r w:rsidR="00B359CC" w:rsidRPr="00C16A75">
        <w:rPr>
          <w:rFonts w:ascii="Times New Roman" w:hAnsi="Times New Roman" w:cs="Times New Roman"/>
          <w:vertAlign w:val="superscript"/>
          <w:lang w:val="en-US"/>
        </w:rPr>
        <w:t>+</w:t>
      </w:r>
      <w:r w:rsidR="002F1262" w:rsidRPr="00C16A75">
        <w:rPr>
          <w:rFonts w:ascii="Times New Roman" w:hAnsi="Times New Roman" w:cs="Times New Roman"/>
          <w:lang w:val="en-US"/>
        </w:rPr>
        <w:t xml:space="preserve">. </w:t>
      </w:r>
      <w:r w:rsidR="009D2C0A" w:rsidRPr="00C16A75">
        <w:rPr>
          <w:rFonts w:ascii="Times New Roman" w:hAnsi="Times New Roman" w:cs="Times New Roman"/>
          <w:lang w:val="en-US"/>
        </w:rPr>
        <w:t>In contrast with</w:t>
      </w:r>
      <w:r w:rsidR="0072114D" w:rsidRPr="00C16A75">
        <w:rPr>
          <w:rFonts w:ascii="Times New Roman" w:hAnsi="Times New Roman" w:cs="Times New Roman"/>
          <w:lang w:val="en-US"/>
        </w:rPr>
        <w:t xml:space="preserve"> </w:t>
      </w:r>
      <w:r w:rsidR="009D2C0A" w:rsidRPr="00C16A75">
        <w:rPr>
          <w:rFonts w:ascii="Times New Roman" w:hAnsi="Times New Roman" w:cs="Times New Roman"/>
          <w:lang w:val="en-US"/>
        </w:rPr>
        <w:t>weak acids, t</w:t>
      </w:r>
      <w:r w:rsidR="00B359CC" w:rsidRPr="00C16A75">
        <w:rPr>
          <w:rFonts w:ascii="Times New Roman" w:hAnsi="Times New Roman" w:cs="Times New Roman"/>
          <w:lang w:val="en-US"/>
        </w:rPr>
        <w:t xml:space="preserve">he protons connected to </w:t>
      </w:r>
      <w:r w:rsidR="009D2C0A" w:rsidRPr="00C16A75">
        <w:rPr>
          <w:rFonts w:ascii="Times New Roman" w:hAnsi="Times New Roman" w:cs="Times New Roman"/>
          <w:lang w:val="en-US"/>
        </w:rPr>
        <w:t>NH</w:t>
      </w:r>
      <w:r w:rsidR="009D2C0A" w:rsidRPr="00C16A75">
        <w:rPr>
          <w:rFonts w:ascii="Times New Roman" w:hAnsi="Times New Roman" w:cs="Times New Roman"/>
          <w:vertAlign w:val="subscript"/>
          <w:lang w:val="en-US"/>
        </w:rPr>
        <w:t>4</w:t>
      </w:r>
      <w:r w:rsidR="009D2C0A"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w:t>
      </w:r>
      <w:r w:rsidR="009D2C0A"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more </w:t>
      </w:r>
      <w:r w:rsidR="009D2C0A" w:rsidRPr="00C16A75">
        <w:rPr>
          <w:rFonts w:ascii="Times New Roman" w:hAnsi="Times New Roman" w:cs="Times New Roman"/>
          <w:lang w:val="en-US"/>
        </w:rPr>
        <w:t xml:space="preserve">bounded </w:t>
      </w:r>
      <w:r w:rsidRPr="00C16A75">
        <w:rPr>
          <w:rFonts w:ascii="Times New Roman" w:hAnsi="Times New Roman" w:cs="Times New Roman"/>
          <w:lang w:val="en-US"/>
        </w:rPr>
        <w:t>than separated as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and NH</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w:t>
      </w:r>
      <w:r w:rsidR="00F50AC8" w:rsidRPr="00C16A75">
        <w:rPr>
          <w:rFonts w:ascii="Times New Roman" w:hAnsi="Times New Roman" w:cs="Times New Roman"/>
          <w:lang w:val="en-US"/>
        </w:rPr>
        <w:t>U</w:t>
      </w:r>
      <w:r w:rsidR="009D2C0A" w:rsidRPr="00C16A75">
        <w:rPr>
          <w:rFonts w:ascii="Times New Roman" w:hAnsi="Times New Roman" w:cs="Times New Roman"/>
          <w:lang w:val="en-US"/>
        </w:rPr>
        <w:t>rine pH can vary between 4.6 and 8.</w:t>
      </w:r>
      <w:r w:rsidRPr="00C16A75">
        <w:rPr>
          <w:rFonts w:ascii="Times New Roman" w:hAnsi="Times New Roman" w:cs="Times New Roman"/>
          <w:lang w:val="en-US"/>
        </w:rPr>
        <w:t xml:space="preserve"> To connect</w:t>
      </w:r>
      <w:r w:rsidR="009D2C0A" w:rsidRPr="00C16A75">
        <w:rPr>
          <w:rFonts w:ascii="Times New Roman" w:hAnsi="Times New Roman" w:cs="Times New Roman"/>
          <w:lang w:val="en-US"/>
        </w:rPr>
        <w:t xml:space="preserve"> </w:t>
      </w:r>
      <w:r w:rsidRPr="00C16A75">
        <w:rPr>
          <w:rFonts w:ascii="Times New Roman" w:hAnsi="Times New Roman" w:cs="Times New Roman"/>
          <w:lang w:val="en-US"/>
        </w:rPr>
        <w:t>the flowing acidity of urine (pH</w:t>
      </w:r>
      <w:r w:rsidRPr="00C16A75">
        <w:rPr>
          <w:rFonts w:ascii="Times New Roman" w:hAnsi="Times New Roman" w:cs="Times New Roman"/>
          <w:vertAlign w:val="subscript"/>
          <w:lang w:val="en-US"/>
        </w:rPr>
        <w:t>u</w:t>
      </w:r>
      <w:r w:rsidRPr="00C16A75">
        <w:rPr>
          <w:rFonts w:ascii="Times New Roman" w:hAnsi="Times New Roman" w:cs="Times New Roman"/>
          <w:lang w:val="en-US"/>
        </w:rPr>
        <w:t>) wit</w:t>
      </w:r>
      <w:r w:rsidR="00151412" w:rsidRPr="00C16A75">
        <w:rPr>
          <w:rFonts w:ascii="Times New Roman" w:hAnsi="Times New Roman" w:cs="Times New Roman"/>
          <w:lang w:val="en-US"/>
        </w:rPr>
        <w:t xml:space="preserve">h </w:t>
      </w:r>
      <w:r w:rsidR="0072114D" w:rsidRPr="00C16A75">
        <w:rPr>
          <w:rFonts w:ascii="Times New Roman" w:hAnsi="Times New Roman" w:cs="Times New Roman"/>
          <w:lang w:val="en-US"/>
        </w:rPr>
        <w:t xml:space="preserve">the </w:t>
      </w:r>
      <w:r w:rsidR="00151412" w:rsidRPr="00C16A75">
        <w:rPr>
          <w:rFonts w:ascii="Times New Roman" w:hAnsi="Times New Roman" w:cs="Times New Roman"/>
          <w:lang w:val="en-US"/>
        </w:rPr>
        <w:t>flow of all charged substances</w:t>
      </w:r>
      <w:r w:rsidR="0072114D" w:rsidRPr="00C16A75">
        <w:rPr>
          <w:rFonts w:ascii="Times New Roman" w:hAnsi="Times New Roman" w:cs="Times New Roman"/>
          <w:lang w:val="en-US"/>
        </w:rPr>
        <w:t>,</w:t>
      </w:r>
      <w:r w:rsidR="00151412" w:rsidRPr="00C16A75">
        <w:rPr>
          <w:rFonts w:ascii="Times New Roman" w:hAnsi="Times New Roman" w:cs="Times New Roman"/>
          <w:lang w:val="en-US"/>
        </w:rPr>
        <w:t xml:space="preserve"> </w:t>
      </w:r>
      <w:r w:rsidRPr="00C16A75">
        <w:rPr>
          <w:rFonts w:ascii="Times New Roman" w:hAnsi="Times New Roman" w:cs="Times New Roman"/>
          <w:lang w:val="en-US"/>
        </w:rPr>
        <w:t>electroneutrality</w:t>
      </w:r>
      <w:r w:rsidR="0072114D" w:rsidRPr="00C16A75">
        <w:rPr>
          <w:rFonts w:ascii="Times New Roman" w:hAnsi="Times New Roman" w:cs="Times New Roman"/>
          <w:lang w:val="en-US"/>
        </w:rPr>
        <w:t xml:space="preserve"> is used</w:t>
      </w:r>
      <w:r w:rsidRPr="00C16A75">
        <w:rPr>
          <w:rFonts w:ascii="Times New Roman" w:hAnsi="Times New Roman" w:cs="Times New Roman"/>
          <w:lang w:val="en-US"/>
        </w:rPr>
        <w:t>.</w:t>
      </w:r>
      <w:r w:rsidR="00BA62F3" w:rsidRPr="00C16A75">
        <w:rPr>
          <w:rFonts w:ascii="Times New Roman" w:hAnsi="Times New Roman" w:cs="Times New Roman"/>
          <w:lang w:val="en-US"/>
        </w:rPr>
        <w:t xml:space="preserve"> The total molar flow</w:t>
      </w:r>
      <w:r w:rsidRPr="00C16A75">
        <w:rPr>
          <w:rFonts w:ascii="Times New Roman" w:hAnsi="Times New Roman" w:cs="Times New Roman"/>
          <w:lang w:val="en-US"/>
        </w:rPr>
        <w:t xml:space="preserve"> of </w:t>
      </w:r>
      <w:r w:rsidR="007D2F9E" w:rsidRPr="00C16A75">
        <w:rPr>
          <w:rFonts w:ascii="Times New Roman" w:hAnsi="Times New Roman" w:cs="Times New Roman"/>
          <w:lang w:val="en-US"/>
        </w:rPr>
        <w:t xml:space="preserve">each </w:t>
      </w:r>
      <w:r w:rsidR="00BA62F3" w:rsidRPr="00C16A75">
        <w:rPr>
          <w:rFonts w:ascii="Times New Roman" w:hAnsi="Times New Roman" w:cs="Times New Roman"/>
          <w:lang w:val="en-US"/>
        </w:rPr>
        <w:t>substance is</w:t>
      </w:r>
      <w:r w:rsidR="007D2F9E" w:rsidRPr="00C16A75">
        <w:rPr>
          <w:rFonts w:ascii="Times New Roman" w:hAnsi="Times New Roman" w:cs="Times New Roman"/>
          <w:lang w:val="en-US"/>
        </w:rPr>
        <w:t xml:space="preserve"> described in </w:t>
      </w:r>
      <w:r w:rsidR="0072114D" w:rsidRPr="00C16A75">
        <w:rPr>
          <w:rFonts w:ascii="Times New Roman" w:hAnsi="Times New Roman" w:cs="Times New Roman"/>
          <w:lang w:val="en-US"/>
        </w:rPr>
        <w:t xml:space="preserve">the </w:t>
      </w:r>
      <w:r w:rsidR="007D2F9E" w:rsidRPr="00C16A75">
        <w:rPr>
          <w:rFonts w:ascii="Times New Roman" w:hAnsi="Times New Roman" w:cs="Times New Roman"/>
          <w:lang w:val="en-US"/>
        </w:rPr>
        <w:t>subsections</w:t>
      </w:r>
      <w:r w:rsidR="00F50AC8" w:rsidRPr="00C16A75">
        <w:rPr>
          <w:rFonts w:ascii="Times New Roman" w:hAnsi="Times New Roman" w:cs="Times New Roman"/>
          <w:lang w:val="en-US"/>
        </w:rPr>
        <w:t xml:space="preserve"> about electrolytes. T</w:t>
      </w:r>
      <w:r w:rsidR="007D2F9E" w:rsidRPr="00C16A75">
        <w:rPr>
          <w:rFonts w:ascii="Times New Roman" w:hAnsi="Times New Roman" w:cs="Times New Roman"/>
          <w:lang w:val="en-US"/>
        </w:rPr>
        <w:t>he charge</w:t>
      </w:r>
      <w:r w:rsidR="00BA62F3" w:rsidRPr="00C16A75">
        <w:rPr>
          <w:rFonts w:ascii="Times New Roman" w:hAnsi="Times New Roman" w:cs="Times New Roman"/>
          <w:lang w:val="en-US"/>
        </w:rPr>
        <w:t xml:space="preserve"> of substance</w:t>
      </w:r>
      <w:r w:rsidR="0072114D" w:rsidRPr="00C16A75">
        <w:rPr>
          <w:rFonts w:ascii="Times New Roman" w:hAnsi="Times New Roman" w:cs="Times New Roman"/>
          <w:lang w:val="en-US"/>
        </w:rPr>
        <w:t>s</w:t>
      </w:r>
      <w:r w:rsidR="00BA62F3" w:rsidRPr="00C16A75">
        <w:rPr>
          <w:rFonts w:ascii="Times New Roman" w:hAnsi="Times New Roman" w:cs="Times New Roman"/>
          <w:lang w:val="en-US"/>
        </w:rPr>
        <w:t xml:space="preserve"> </w:t>
      </w:r>
      <w:r w:rsidR="007D2F9E" w:rsidRPr="00C16A75">
        <w:rPr>
          <w:rFonts w:ascii="Times New Roman" w:hAnsi="Times New Roman" w:cs="Times New Roman"/>
          <w:lang w:val="en-US"/>
        </w:rPr>
        <w:t>in urine</w:t>
      </w:r>
      <w:r w:rsidR="00BA62F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does not always </w:t>
      </w:r>
      <w:r w:rsidR="00BA62F3" w:rsidRPr="00C16A75">
        <w:rPr>
          <w:rFonts w:ascii="Times New Roman" w:hAnsi="Times New Roman" w:cs="Times New Roman"/>
          <w:lang w:val="en-US"/>
        </w:rPr>
        <w:t>remain</w:t>
      </w:r>
      <w:r w:rsidR="007D2F9E" w:rsidRPr="00C16A75">
        <w:rPr>
          <w:rFonts w:ascii="Times New Roman" w:hAnsi="Times New Roman" w:cs="Times New Roman"/>
          <w:lang w:val="en-US"/>
        </w:rPr>
        <w:t xml:space="preserve"> the same as in</w:t>
      </w:r>
      <w:r w:rsidR="0072114D" w:rsidRPr="00C16A75">
        <w:rPr>
          <w:rFonts w:ascii="Times New Roman" w:hAnsi="Times New Roman" w:cs="Times New Roman"/>
          <w:lang w:val="en-US"/>
        </w:rPr>
        <w:t xml:space="preserve"> the</w:t>
      </w:r>
      <w:r w:rsidR="007D2F9E" w:rsidRPr="00C16A75">
        <w:rPr>
          <w:rFonts w:ascii="Times New Roman" w:hAnsi="Times New Roman" w:cs="Times New Roman"/>
          <w:lang w:val="en-US"/>
        </w:rPr>
        <w:t xml:space="preserve"> extracellular fluid. This is caused by different pH</w:t>
      </w:r>
      <w:r w:rsidR="0072114D" w:rsidRPr="00C16A75">
        <w:rPr>
          <w:rFonts w:ascii="Times New Roman" w:hAnsi="Times New Roman" w:cs="Times New Roman"/>
          <w:lang w:val="en-US"/>
        </w:rPr>
        <w:t xml:space="preserve"> levels</w:t>
      </w:r>
      <w:r w:rsidR="00515A19" w:rsidRPr="00C16A75">
        <w:rPr>
          <w:rFonts w:ascii="Times New Roman" w:hAnsi="Times New Roman" w:cs="Times New Roman"/>
          <w:lang w:val="en-US"/>
        </w:rPr>
        <w:t>. For example</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in more </w:t>
      </w:r>
      <w:r w:rsidR="007D2F9E" w:rsidRPr="00C16A75">
        <w:rPr>
          <w:rFonts w:ascii="Times New Roman" w:hAnsi="Times New Roman" w:cs="Times New Roman"/>
          <w:lang w:val="en-US"/>
        </w:rPr>
        <w:t xml:space="preserve">acidic </w:t>
      </w:r>
      <w:r w:rsidR="0072114D" w:rsidRPr="00C16A75">
        <w:rPr>
          <w:rFonts w:ascii="Times New Roman" w:hAnsi="Times New Roman" w:cs="Times New Roman"/>
          <w:lang w:val="en-US"/>
        </w:rPr>
        <w:t xml:space="preserve">urine </w:t>
      </w:r>
      <w:r w:rsidR="007D2F9E" w:rsidRPr="00C16A75">
        <w:rPr>
          <w:rFonts w:ascii="Times New Roman" w:hAnsi="Times New Roman" w:cs="Times New Roman"/>
          <w:lang w:val="en-US"/>
        </w:rPr>
        <w:t>conditions (more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lower pH)</w:t>
      </w:r>
      <w:r w:rsidR="0072114D" w:rsidRPr="00C16A75">
        <w:rPr>
          <w:rFonts w:ascii="Times New Roman" w:hAnsi="Times New Roman" w:cs="Times New Roman"/>
          <w:lang w:val="en-US"/>
        </w:rPr>
        <w:t xml:space="preserve">, </w:t>
      </w:r>
      <w:r w:rsidR="007D2F9E" w:rsidRPr="00C16A75">
        <w:rPr>
          <w:rFonts w:ascii="Times New Roman" w:hAnsi="Times New Roman" w:cs="Times New Roman"/>
          <w:lang w:val="en-US"/>
        </w:rPr>
        <w:t>the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joins </w:t>
      </w:r>
      <w:r w:rsidR="007D2F9E" w:rsidRPr="00C16A75">
        <w:rPr>
          <w:rFonts w:ascii="Times New Roman" w:hAnsi="Times New Roman" w:cs="Times New Roman"/>
          <w:lang w:val="en-US"/>
        </w:rPr>
        <w:t>organic acids and phosphates</w:t>
      </w:r>
      <w:r w:rsidR="00BA62F3" w:rsidRPr="00C16A75">
        <w:rPr>
          <w:rFonts w:ascii="Times New Roman" w:hAnsi="Times New Roman" w:cs="Times New Roman"/>
          <w:lang w:val="en-US"/>
        </w:rPr>
        <w:t xml:space="preserve"> (H</w:t>
      </w:r>
      <w:r w:rsidR="00BA62F3" w:rsidRPr="00C16A75">
        <w:rPr>
          <w:rFonts w:ascii="Times New Roman" w:hAnsi="Times New Roman" w:cs="Times New Roman"/>
          <w:vertAlign w:val="subscript"/>
          <w:lang w:val="en-US"/>
        </w:rPr>
        <w:t>2</w:t>
      </w:r>
      <w:r w:rsidR="00BA62F3" w:rsidRPr="00C16A75">
        <w:rPr>
          <w:rFonts w:ascii="Times New Roman" w:hAnsi="Times New Roman" w:cs="Times New Roman"/>
          <w:lang w:val="en-US"/>
        </w:rPr>
        <w:t>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w:t>
      </w:r>
      <w:r w:rsidR="0072114D" w:rsidRPr="00C16A75">
        <w:rPr>
          <w:rFonts w:ascii="Times New Roman" w:hAnsi="Times New Roman" w:cs="Times New Roman"/>
          <w:lang w:val="en-US"/>
        </w:rPr>
        <w:t>, a</w:t>
      </w:r>
      <w:r w:rsidR="00BA62F3" w:rsidRPr="00C16A75">
        <w:rPr>
          <w:rFonts w:ascii="Times New Roman" w:hAnsi="Times New Roman" w:cs="Times New Roman"/>
          <w:lang w:val="en-US"/>
        </w:rPr>
        <w:t xml:space="preserve">nd </w:t>
      </w:r>
      <w:r w:rsidR="007D2F9E" w:rsidRPr="00C16A75">
        <w:rPr>
          <w:rFonts w:ascii="Times New Roman" w:hAnsi="Times New Roman" w:cs="Times New Roman"/>
          <w:lang w:val="en-US"/>
        </w:rPr>
        <w:t>during more basic</w:t>
      </w:r>
      <w:r w:rsidR="0072114D" w:rsidRPr="00C16A75">
        <w:rPr>
          <w:rFonts w:ascii="Times New Roman" w:hAnsi="Times New Roman" w:cs="Times New Roman"/>
          <w:lang w:val="en-US"/>
        </w:rPr>
        <w:t xml:space="preserve"> urine</w:t>
      </w:r>
      <w:r w:rsidR="007D2F9E" w:rsidRPr="00C16A75">
        <w:rPr>
          <w:rFonts w:ascii="Times New Roman" w:hAnsi="Times New Roman" w:cs="Times New Roman"/>
          <w:lang w:val="en-US"/>
        </w:rPr>
        <w:t xml:space="preserve"> conditions (less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higher pH)</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BA62F3" w:rsidRPr="00C16A75">
        <w:rPr>
          <w:rFonts w:ascii="Times New Roman" w:hAnsi="Times New Roman" w:cs="Times New Roman"/>
          <w:lang w:val="en-US"/>
        </w:rPr>
        <w:t>the H</w:t>
      </w:r>
      <w:r w:rsidR="00BA62F3"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separates </w:t>
      </w:r>
      <w:r w:rsidR="00BA62F3" w:rsidRPr="00C16A75">
        <w:rPr>
          <w:rFonts w:ascii="Times New Roman" w:hAnsi="Times New Roman" w:cs="Times New Roman"/>
          <w:lang w:val="en-US"/>
        </w:rPr>
        <w:t>from phosphates (HPO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2-</w:t>
      </w:r>
      <w:r w:rsidR="00BA62F3" w:rsidRPr="00C16A75">
        <w:rPr>
          <w:rFonts w:ascii="Times New Roman" w:hAnsi="Times New Roman" w:cs="Times New Roman"/>
          <w:lang w:val="en-US"/>
        </w:rPr>
        <w:t>)</w:t>
      </w:r>
      <w:r w:rsidR="0072114D" w:rsidRPr="00C16A75">
        <w:rPr>
          <w:rFonts w:ascii="Times New Roman" w:hAnsi="Times New Roman" w:cs="Times New Roman"/>
          <w:lang w:val="en-US"/>
        </w:rPr>
        <w:t xml:space="preserve">; </w:t>
      </w:r>
      <w:r w:rsidR="00BA62F3" w:rsidRPr="00C16A75">
        <w:rPr>
          <w:rFonts w:ascii="Times New Roman" w:hAnsi="Times New Roman" w:cs="Times New Roman"/>
          <w:lang w:val="en-US"/>
        </w:rPr>
        <w:t>some H</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 xml:space="preserve"> can </w:t>
      </w:r>
      <w:r w:rsidR="0072114D" w:rsidRPr="00C16A75">
        <w:rPr>
          <w:rFonts w:ascii="Times New Roman" w:hAnsi="Times New Roman" w:cs="Times New Roman"/>
          <w:lang w:val="en-US"/>
        </w:rPr>
        <w:t xml:space="preserve">even </w:t>
      </w:r>
      <w:r w:rsidR="00BA62F3" w:rsidRPr="00C16A75">
        <w:rPr>
          <w:rFonts w:ascii="Times New Roman" w:hAnsi="Times New Roman" w:cs="Times New Roman"/>
          <w:lang w:val="en-US"/>
        </w:rPr>
        <w:t>be separated from NH</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5F2AC7" w:rsidRPr="00C16A75">
        <w:rPr>
          <w:rFonts w:ascii="Times New Roman" w:hAnsi="Times New Roman" w:cs="Times New Roman"/>
          <w:lang w:val="en-US"/>
        </w:rPr>
        <w:t>HCO</w:t>
      </w:r>
      <w:r w:rsidR="005F2AC7" w:rsidRPr="00C16A75">
        <w:rPr>
          <w:rFonts w:ascii="Times New Roman" w:hAnsi="Times New Roman" w:cs="Times New Roman"/>
          <w:vertAlign w:val="subscript"/>
          <w:lang w:val="en-US"/>
        </w:rPr>
        <w:t>3</w:t>
      </w:r>
      <w:r w:rsidR="005F2AC7"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E</w:t>
      </w:r>
      <w:r w:rsidR="00515A19" w:rsidRPr="00C16A75">
        <w:rPr>
          <w:rFonts w:ascii="Times New Roman" w:hAnsi="Times New Roman" w:cs="Times New Roman"/>
          <w:lang w:val="en-US"/>
        </w:rPr>
        <w:t>lectrolytes</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such </w:t>
      </w:r>
      <w:r w:rsidR="006F46D6" w:rsidRPr="00C16A75">
        <w:rPr>
          <w:rFonts w:ascii="Times New Roman" w:hAnsi="Times New Roman" w:cs="Times New Roman"/>
          <w:lang w:val="en-US"/>
        </w:rPr>
        <w:t>as HPO</w:t>
      </w:r>
      <w:r w:rsidR="006F46D6" w:rsidRPr="00C16A75">
        <w:rPr>
          <w:rFonts w:ascii="Times New Roman" w:hAnsi="Times New Roman" w:cs="Times New Roman"/>
          <w:vertAlign w:val="subscript"/>
          <w:lang w:val="en-US"/>
        </w:rPr>
        <w:t>4</w:t>
      </w:r>
      <w:r w:rsidR="006F46D6" w:rsidRPr="00C16A75">
        <w:rPr>
          <w:rFonts w:ascii="Times New Roman" w:hAnsi="Times New Roman" w:cs="Times New Roman"/>
          <w:vertAlign w:val="superscript"/>
          <w:lang w:val="en-US"/>
        </w:rPr>
        <w:t>2-</w:t>
      </w:r>
      <w:r w:rsidR="006F46D6" w:rsidRPr="00C16A75">
        <w:rPr>
          <w:rFonts w:ascii="Times New Roman" w:hAnsi="Times New Roman" w:cs="Times New Roman"/>
          <w:vertAlign w:val="subscript"/>
          <w:lang w:val="en-US"/>
        </w:rPr>
        <w:t xml:space="preserve"> </w:t>
      </w:r>
      <w:r w:rsidR="00285A26" w:rsidRPr="00C16A75">
        <w:rPr>
          <w:rFonts w:ascii="Times New Roman" w:hAnsi="Times New Roman" w:cs="Times New Roman"/>
          <w:lang w:val="en-US"/>
        </w:rPr>
        <w:t xml:space="preserve">, </w:t>
      </w:r>
      <w:r w:rsidR="008E5EAC" w:rsidRPr="00C16A75">
        <w:rPr>
          <w:rFonts w:ascii="Times New Roman" w:hAnsi="Times New Roman" w:cs="Times New Roman"/>
          <w:lang w:val="en-US"/>
        </w:rPr>
        <w:t>PO</w:t>
      </w:r>
      <w:r w:rsidR="008E5EAC" w:rsidRPr="00C16A75">
        <w:rPr>
          <w:rFonts w:ascii="Times New Roman" w:hAnsi="Times New Roman" w:cs="Times New Roman"/>
          <w:vertAlign w:val="subscript"/>
          <w:lang w:val="en-US"/>
        </w:rPr>
        <w:t>4</w:t>
      </w:r>
      <w:r w:rsidR="008E5EAC" w:rsidRPr="00C16A75">
        <w:rPr>
          <w:rFonts w:ascii="Times New Roman" w:hAnsi="Times New Roman" w:cs="Times New Roman"/>
          <w:vertAlign w:val="superscript"/>
          <w:lang w:val="en-US"/>
        </w:rPr>
        <w:t>3-</w:t>
      </w:r>
      <w:r w:rsidR="00285A26" w:rsidRPr="00C16A75">
        <w:rPr>
          <w:rFonts w:ascii="Times New Roman" w:hAnsi="Times New Roman" w:cs="Times New Roman"/>
          <w:vertAlign w:val="superscript"/>
          <w:lang w:val="en-US"/>
        </w:rPr>
        <w:softHyphen/>
      </w:r>
      <w:r w:rsidR="00342C43" w:rsidRPr="00C16A75">
        <w:rPr>
          <w:rFonts w:ascii="Times New Roman" w:hAnsi="Times New Roman" w:cs="Times New Roman"/>
          <w:lang w:val="en-US"/>
        </w:rPr>
        <w:t>, 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2-</w:t>
      </w:r>
      <w:r w:rsidR="00342C4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285A26" w:rsidRPr="00C16A75">
        <w:rPr>
          <w:rFonts w:ascii="Times New Roman" w:hAnsi="Times New Roman" w:cs="Times New Roman"/>
          <w:lang w:val="en-US"/>
        </w:rPr>
        <w:t>C</w:t>
      </w:r>
      <w:r w:rsidR="00285A26" w:rsidRPr="00C16A75">
        <w:rPr>
          <w:rFonts w:ascii="Times New Roman" w:hAnsi="Times New Roman" w:cs="Times New Roman"/>
          <w:vertAlign w:val="subscript"/>
          <w:lang w:val="en-US"/>
        </w:rPr>
        <w:t>2</w:t>
      </w:r>
      <w:r w:rsidR="00285A26" w:rsidRPr="00C16A75">
        <w:rPr>
          <w:rFonts w:ascii="Times New Roman" w:hAnsi="Times New Roman" w:cs="Times New Roman"/>
          <w:lang w:val="en-US"/>
        </w:rPr>
        <w:t>O</w:t>
      </w:r>
      <w:r w:rsidR="00285A26" w:rsidRPr="00C16A75">
        <w:rPr>
          <w:rFonts w:ascii="Times New Roman" w:hAnsi="Times New Roman" w:cs="Times New Roman"/>
          <w:vertAlign w:val="subscript"/>
          <w:lang w:val="en-US"/>
        </w:rPr>
        <w:t>4</w:t>
      </w:r>
      <w:r w:rsidR="00285A26" w:rsidRPr="00C16A75">
        <w:rPr>
          <w:rFonts w:ascii="Times New Roman" w:hAnsi="Times New Roman" w:cs="Times New Roman"/>
          <w:vertAlign w:val="superscript"/>
          <w:lang w:val="en-US"/>
        </w:rPr>
        <w:t>2-</w:t>
      </w:r>
      <w:r w:rsidR="008E5EAC" w:rsidRPr="00C16A75">
        <w:rPr>
          <w:rFonts w:ascii="Times New Roman" w:hAnsi="Times New Roman" w:cs="Times New Roman"/>
          <w:vertAlign w:val="superscript"/>
          <w:lang w:val="en-US"/>
        </w:rPr>
        <w:t xml:space="preserve"> </w:t>
      </w:r>
      <w:r w:rsidR="006F46D6" w:rsidRPr="00C16A75">
        <w:rPr>
          <w:rFonts w:ascii="Times New Roman" w:hAnsi="Times New Roman" w:cs="Times New Roman"/>
          <w:lang w:val="en-US"/>
        </w:rPr>
        <w:t>can react with calcium Ca</w:t>
      </w:r>
      <w:r w:rsidR="006F46D6" w:rsidRPr="00C16A75">
        <w:rPr>
          <w:rFonts w:ascii="Times New Roman" w:hAnsi="Times New Roman" w:cs="Times New Roman"/>
          <w:vertAlign w:val="superscript"/>
          <w:lang w:val="en-US"/>
        </w:rPr>
        <w:t>2+</w:t>
      </w:r>
      <w:r w:rsidR="008E5EAC" w:rsidRPr="00C16A75">
        <w:rPr>
          <w:rFonts w:ascii="Times New Roman" w:hAnsi="Times New Roman" w:cs="Times New Roman"/>
          <w:lang w:val="en-US"/>
        </w:rPr>
        <w:t xml:space="preserve"> to </w:t>
      </w:r>
      <w:r w:rsidR="006F46D6" w:rsidRPr="00C16A75">
        <w:rPr>
          <w:rFonts w:ascii="Times New Roman" w:hAnsi="Times New Roman" w:cs="Times New Roman"/>
          <w:lang w:val="en-US"/>
        </w:rPr>
        <w:t xml:space="preserve">create </w:t>
      </w:r>
      <w:r w:rsidR="00515A19" w:rsidRPr="00C16A75">
        <w:rPr>
          <w:rFonts w:ascii="Times New Roman" w:hAnsi="Times New Roman" w:cs="Times New Roman"/>
          <w:lang w:val="en-US"/>
        </w:rPr>
        <w:t xml:space="preserve">solid salts crystals known as </w:t>
      </w:r>
      <w:r w:rsidR="006F46D6" w:rsidRPr="00C16A75">
        <w:rPr>
          <w:rFonts w:ascii="Times New Roman" w:hAnsi="Times New Roman" w:cs="Times New Roman"/>
          <w:lang w:val="en-US"/>
        </w:rPr>
        <w:t>kidney stones</w:t>
      </w:r>
      <w:r w:rsidR="00BA62F3" w:rsidRPr="00C16A75">
        <w:rPr>
          <w:rFonts w:ascii="Times New Roman" w:hAnsi="Times New Roman" w:cs="Times New Roman"/>
          <w:lang w:val="en-US"/>
        </w:rPr>
        <w:t>.</w:t>
      </w:r>
      <w:r w:rsidR="00116CD4" w:rsidRPr="00C16A75">
        <w:rPr>
          <w:rFonts w:ascii="Times New Roman" w:hAnsi="Times New Roman" w:cs="Times New Roman"/>
          <w:lang w:val="en-US"/>
        </w:rPr>
        <w:t xml:space="preserve"> The charge of each substance</w:t>
      </w:r>
      <w:r w:rsidR="004B5A28" w:rsidRPr="00C16A75">
        <w:rPr>
          <w:rFonts w:ascii="Times New Roman" w:hAnsi="Times New Roman" w:cs="Times New Roman"/>
          <w:lang w:val="en-US"/>
        </w:rPr>
        <w:t xml:space="preserve"> is</w:t>
      </w:r>
      <w:r w:rsidR="00BA62F3" w:rsidRPr="00C16A75">
        <w:rPr>
          <w:rFonts w:ascii="Times New Roman" w:hAnsi="Times New Roman" w:cs="Times New Roman"/>
          <w:lang w:val="en-US"/>
        </w:rPr>
        <w:t xml:space="preserve"> calculated using </w:t>
      </w:r>
      <w:r w:rsidR="00116CD4" w:rsidRPr="00C16A75">
        <w:rPr>
          <w:rFonts w:ascii="Times New Roman" w:hAnsi="Times New Roman" w:cs="Times New Roman"/>
          <w:lang w:val="en-US"/>
        </w:rPr>
        <w:t>its</w:t>
      </w:r>
      <w:r w:rsidR="00BA62F3" w:rsidRPr="00C16A75">
        <w:rPr>
          <w:rFonts w:ascii="Times New Roman" w:hAnsi="Times New Roman" w:cs="Times New Roman"/>
          <w:lang w:val="en-US"/>
        </w:rPr>
        <w:t xml:space="preserve"> </w:t>
      </w:r>
      <w:r w:rsidR="009C2A87">
        <w:rPr>
          <w:rFonts w:ascii="Times New Roman" w:hAnsi="Times New Roman" w:cs="Times New Roman"/>
          <w:lang w:val="en-US"/>
        </w:rPr>
        <w:t>scheme</w:t>
      </w:r>
      <w:r w:rsidR="00116CD4" w:rsidRPr="00C16A75">
        <w:rPr>
          <w:rFonts w:ascii="Times New Roman" w:hAnsi="Times New Roman" w:cs="Times New Roman"/>
          <w:lang w:val="en-US"/>
        </w:rPr>
        <w:t xml:space="preserve"> of chemical reaction (</w:t>
      </w:r>
      <w:r w:rsidR="009C2A87">
        <w:rPr>
          <w:rFonts w:ascii="Times New Roman" w:hAnsi="Times New Roman" w:cs="Times New Roman"/>
          <w:lang w:val="en-US"/>
        </w:rPr>
        <w:fldChar w:fldCharType="begin"/>
      </w:r>
      <w:r w:rsidR="009C2A87">
        <w:rPr>
          <w:rFonts w:ascii="Times New Roman" w:hAnsi="Times New Roman" w:cs="Times New Roman"/>
          <w:lang w:val="en-US"/>
        </w:rPr>
        <w:instrText xml:space="preserve"> REF _Ref421679879 \h </w:instrText>
      </w:r>
      <w:r w:rsidR="009C2A87">
        <w:rPr>
          <w:rFonts w:ascii="Times New Roman" w:hAnsi="Times New Roman" w:cs="Times New Roman"/>
          <w:lang w:val="en-US"/>
        </w:rPr>
      </w:r>
      <w:r w:rsidR="009C2A87">
        <w:rPr>
          <w:rFonts w:ascii="Times New Roman" w:hAnsi="Times New Roman" w:cs="Times New Roman"/>
          <w:lang w:val="en-US"/>
        </w:rPr>
        <w:fldChar w:fldCharType="separate"/>
      </w:r>
      <w:r w:rsidR="009C2A87" w:rsidRPr="00C16A75">
        <w:rPr>
          <w:rFonts w:ascii="Times New Roman" w:hAnsi="Times New Roman" w:cs="Times New Roman"/>
          <w:lang w:val="en-US"/>
        </w:rPr>
        <w:t xml:space="preserve">Table </w:t>
      </w:r>
      <w:r w:rsidR="009C2A87">
        <w:rPr>
          <w:rFonts w:ascii="Times New Roman" w:hAnsi="Times New Roman" w:cs="Times New Roman"/>
          <w:noProof/>
          <w:lang w:val="en-US"/>
        </w:rPr>
        <w:t>X</w:t>
      </w:r>
      <w:r w:rsidR="009C2A87">
        <w:rPr>
          <w:rFonts w:ascii="Times New Roman" w:hAnsi="Times New Roman" w:cs="Times New Roman"/>
          <w:lang w:val="en-US"/>
        </w:rPr>
        <w:fldChar w:fldCharType="end"/>
      </w:r>
      <w:r w:rsidR="00116CD4" w:rsidRPr="00C16A75">
        <w:rPr>
          <w:rFonts w:ascii="Times New Roman" w:hAnsi="Times New Roman" w:cs="Times New Roman"/>
          <w:lang w:val="en-US"/>
        </w:rPr>
        <w:t xml:space="preserve">) in equilibrium </w:t>
      </w:r>
      <w:r w:rsidR="0072114D" w:rsidRPr="00C16A75">
        <w:rPr>
          <w:rFonts w:ascii="Times New Roman" w:hAnsi="Times New Roman" w:cs="Times New Roman"/>
          <w:lang w:val="en-US"/>
        </w:rPr>
        <w:t xml:space="preserve">with </w:t>
      </w:r>
      <w:r w:rsidR="00515A19" w:rsidRPr="00C16A75">
        <w:rPr>
          <w:rFonts w:ascii="Times New Roman" w:hAnsi="Times New Roman" w:cs="Times New Roman"/>
          <w:lang w:val="en-US"/>
        </w:rPr>
        <w:fldChar w:fldCharType="begin"/>
      </w:r>
      <w:r w:rsidR="00515A19"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515A19" w:rsidRPr="00C16A75">
        <w:rPr>
          <w:rFonts w:ascii="Times New Roman" w:hAnsi="Times New Roman" w:cs="Times New Roman"/>
          <w:lang w:val="en-US"/>
        </w:rPr>
      </w:r>
      <w:r w:rsidR="00515A19"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11</w:t>
      </w:r>
      <w:r w:rsidR="00515A19" w:rsidRPr="00C16A75">
        <w:rPr>
          <w:rFonts w:ascii="Times New Roman" w:hAnsi="Times New Roman" w:cs="Times New Roman"/>
          <w:lang w:val="en-US"/>
        </w:rPr>
        <w:fldChar w:fldCharType="end"/>
      </w:r>
      <w:r w:rsidR="0072114D" w:rsidRPr="00C16A75">
        <w:rPr>
          <w:rFonts w:ascii="Times New Roman" w:hAnsi="Times New Roman" w:cs="Times New Roman"/>
          <w:lang w:val="en-US"/>
        </w:rPr>
        <w:t>,</w:t>
      </w:r>
      <w:r w:rsidR="00515A19" w:rsidRPr="00C16A75">
        <w:rPr>
          <w:rFonts w:ascii="Times New Roman" w:hAnsi="Times New Roman" w:cs="Times New Roman"/>
          <w:lang w:val="en-US"/>
        </w:rPr>
        <w:t xml:space="preserve"> </w:t>
      </w:r>
      <w:r w:rsidR="00116CD4" w:rsidRPr="00C16A75">
        <w:rPr>
          <w:rFonts w:ascii="Times New Roman" w:hAnsi="Times New Roman" w:cs="Times New Roman"/>
          <w:lang w:val="en-US"/>
        </w:rPr>
        <w:t xml:space="preserve">using dissociation constants </w:t>
      </w:r>
      <w:r w:rsidR="00342C43" w:rsidRPr="00C16A75">
        <w:rPr>
          <w:rFonts w:ascii="Times New Roman" w:hAnsi="Times New Roman" w:cs="Times New Roman"/>
          <w:lang w:val="en-US"/>
        </w:rPr>
        <w:t>from</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_Ref421679903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XI</w:t>
      </w:r>
      <w:r w:rsidR="000A35BD" w:rsidRPr="00C16A75">
        <w:rPr>
          <w:rFonts w:ascii="Times New Roman" w:hAnsi="Times New Roman" w:cs="Times New Roman"/>
          <w:lang w:val="en-US"/>
        </w:rPr>
        <w:fldChar w:fldCharType="end"/>
      </w:r>
      <w:r w:rsidR="00E33F3D" w:rsidRPr="00C16A75">
        <w:rPr>
          <w:rFonts w:ascii="Times New Roman" w:hAnsi="Times New Roman" w:cs="Times New Roman"/>
          <w:lang w:val="en-US"/>
        </w:rPr>
        <w:t>.</w:t>
      </w:r>
    </w:p>
    <w:p w14:paraId="2DADB3CF" w14:textId="77777777" w:rsidR="00A42A08" w:rsidRPr="00C16A75" w:rsidRDefault="00342C43" w:rsidP="00911E3F">
      <w:pPr>
        <w:pStyle w:val="Nadpis3"/>
        <w:jc w:val="both"/>
        <w:rPr>
          <w:rFonts w:ascii="Times New Roman" w:hAnsi="Times New Roman" w:cs="Times New Roman"/>
          <w:lang w:val="en-US"/>
        </w:rPr>
      </w:pPr>
      <w:r w:rsidRPr="00C16A75">
        <w:rPr>
          <w:rFonts w:ascii="Times New Roman" w:hAnsi="Times New Roman" w:cs="Times New Roman"/>
          <w:lang w:val="en-US"/>
        </w:rPr>
        <w:t>So</w:t>
      </w:r>
      <w:bookmarkStart w:id="292" w:name="_Toc409289317"/>
      <w:r w:rsidR="007D270F" w:rsidRPr="00C16A75">
        <w:rPr>
          <w:rFonts w:ascii="Times New Roman" w:hAnsi="Times New Roman" w:cs="Times New Roman"/>
          <w:lang w:val="en-US"/>
        </w:rPr>
        <w:t>dium</w:t>
      </w:r>
      <w:bookmarkEnd w:id="292"/>
    </w:p>
    <w:p w14:paraId="7BD7CDC2" w14:textId="38D1FE9C" w:rsidR="00781A0D"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t>The sodium (Na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concentration is </w:t>
      </w:r>
      <w:r w:rsidR="0072114D" w:rsidRPr="00C16A75">
        <w:rPr>
          <w:rFonts w:ascii="Times New Roman" w:hAnsi="Times New Roman" w:cs="Times New Roman"/>
          <w:lang w:val="en-US"/>
        </w:rPr>
        <w:t>modeled</w:t>
      </w:r>
      <w:r w:rsidRPr="00C16A75">
        <w:rPr>
          <w:rFonts w:ascii="Times New Roman" w:hAnsi="Times New Roman" w:cs="Times New Roman"/>
          <w:lang w:val="en-US"/>
        </w:rPr>
        <w:t xml:space="preserve"> in extracellular space to reach </w:t>
      </w:r>
      <w:r w:rsidR="0072114D" w:rsidRPr="00C16A75">
        <w:rPr>
          <w:rFonts w:ascii="Times New Roman" w:hAnsi="Times New Roman" w:cs="Times New Roman"/>
          <w:lang w:val="en-US"/>
        </w:rPr>
        <w:t xml:space="preserve">a </w:t>
      </w:r>
      <w:r w:rsidRPr="00C16A75">
        <w:rPr>
          <w:rFonts w:ascii="Times New Roman" w:hAnsi="Times New Roman" w:cs="Times New Roman"/>
          <w:lang w:val="en-US"/>
        </w:rPr>
        <w:t xml:space="preserve">typical value from 140 to 150 mmol/L. </w:t>
      </w:r>
      <w:r w:rsidR="00B75C37" w:rsidRPr="00C16A75">
        <w:rPr>
          <w:rFonts w:ascii="Times New Roman" w:hAnsi="Times New Roman" w:cs="Times New Roman"/>
          <w:lang w:val="en-US"/>
        </w:rPr>
        <w:t>Sodium i</w:t>
      </w:r>
      <w:r w:rsidRPr="00C16A75">
        <w:rPr>
          <w:rFonts w:ascii="Times New Roman" w:hAnsi="Times New Roman" w:cs="Times New Roman"/>
          <w:lang w:val="en-US"/>
        </w:rPr>
        <w:t xml:space="preserve">ntake </w:t>
      </w:r>
      <w:r w:rsidR="00B75C37" w:rsidRPr="00C16A75">
        <w:rPr>
          <w:rFonts w:ascii="Times New Roman" w:hAnsi="Times New Roman" w:cs="Times New Roman"/>
          <w:lang w:val="en-US"/>
        </w:rPr>
        <w:t>results</w:t>
      </w:r>
      <w:r w:rsidRPr="00C16A75">
        <w:rPr>
          <w:rFonts w:ascii="Times New Roman" w:hAnsi="Times New Roman" w:cs="Times New Roman"/>
          <w:lang w:val="en-US"/>
        </w:rPr>
        <w:t xml:space="preserve"> from diet </w:t>
      </w:r>
      <w:r w:rsidR="00B75C37"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gastrointestinal tract, </w:t>
      </w:r>
      <w:r w:rsidR="00B75C37" w:rsidRPr="00C16A75">
        <w:rPr>
          <w:rFonts w:ascii="Times New Roman" w:hAnsi="Times New Roman" w:cs="Times New Roman"/>
          <w:lang w:val="en-US"/>
        </w:rPr>
        <w:t xml:space="preserve">while its </w:t>
      </w:r>
      <w:r w:rsidRPr="00C16A75">
        <w:rPr>
          <w:rFonts w:ascii="Times New Roman" w:hAnsi="Times New Roman" w:cs="Times New Roman"/>
          <w:lang w:val="en-US"/>
        </w:rPr>
        <w:t xml:space="preserve">outtake to urine is regulated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outtake by sweating is expressed </w:t>
      </w:r>
      <w:r w:rsidR="00B75C37" w:rsidRPr="00C16A75">
        <w:rPr>
          <w:rFonts w:ascii="Times New Roman" w:hAnsi="Times New Roman" w:cs="Times New Roman"/>
          <w:lang w:val="en-US"/>
        </w:rPr>
        <w:t xml:space="preserve">via the </w:t>
      </w:r>
      <w:r w:rsidRPr="00C16A75">
        <w:rPr>
          <w:rFonts w:ascii="Times New Roman" w:hAnsi="Times New Roman" w:cs="Times New Roman"/>
          <w:lang w:val="en-US"/>
        </w:rPr>
        <w:t>sweat glands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_Ref411169024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22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Other mechanisms </w:t>
      </w:r>
      <w:r w:rsidR="00B75C37" w:rsidRPr="00C16A75">
        <w:rPr>
          <w:rFonts w:ascii="Times New Roman" w:hAnsi="Times New Roman" w:cs="Times New Roman"/>
          <w:lang w:val="en-US"/>
        </w:rPr>
        <w:t xml:space="preserve">that can </w:t>
      </w:r>
      <w:r w:rsidRPr="00C16A75">
        <w:rPr>
          <w:rFonts w:ascii="Times New Roman" w:hAnsi="Times New Roman" w:cs="Times New Roman"/>
          <w:lang w:val="en-US"/>
        </w:rPr>
        <w:t xml:space="preserve">change sodium mass </w:t>
      </w:r>
      <w:r w:rsidR="001035DB" w:rsidRPr="00C16A75">
        <w:rPr>
          <w:rFonts w:ascii="Times New Roman" w:hAnsi="Times New Roman" w:cs="Times New Roman"/>
          <w:lang w:val="en-US"/>
        </w:rPr>
        <w:t>(</w:t>
      </w:r>
      <w:r w:rsidRPr="00C16A75">
        <w:rPr>
          <w:rFonts w:ascii="Times New Roman" w:hAnsi="Times New Roman" w:cs="Times New Roman"/>
          <w:lang w:val="en-US"/>
        </w:rPr>
        <w:t>often together with change</w:t>
      </w:r>
      <w:r w:rsidR="00B75C37" w:rsidRPr="00C16A75">
        <w:rPr>
          <w:rFonts w:ascii="Times New Roman" w:hAnsi="Times New Roman" w:cs="Times New Roman"/>
          <w:lang w:val="en-US"/>
        </w:rPr>
        <w:t>s</w:t>
      </w:r>
      <w:r w:rsidRPr="00C16A75">
        <w:rPr>
          <w:rFonts w:ascii="Times New Roman" w:hAnsi="Times New Roman" w:cs="Times New Roman"/>
          <w:lang w:val="en-US"/>
        </w:rPr>
        <w:t xml:space="preserve"> </w:t>
      </w:r>
      <w:r w:rsidR="00B75C37" w:rsidRPr="00C16A75">
        <w:rPr>
          <w:rFonts w:ascii="Times New Roman" w:hAnsi="Times New Roman" w:cs="Times New Roman"/>
          <w:lang w:val="en-US"/>
        </w:rPr>
        <w:t xml:space="preserve">in </w:t>
      </w:r>
      <w:r w:rsidRPr="00C16A75">
        <w:rPr>
          <w:rFonts w:ascii="Times New Roman" w:hAnsi="Times New Roman" w:cs="Times New Roman"/>
          <w:lang w:val="en-US"/>
        </w:rPr>
        <w:t>fluid volume</w:t>
      </w:r>
      <w:r w:rsidR="00B75C37" w:rsidRPr="00C16A75">
        <w:rPr>
          <w:rFonts w:ascii="Times New Roman" w:hAnsi="Times New Roman" w:cs="Times New Roman"/>
          <w:lang w:val="en-US"/>
        </w:rPr>
        <w:t>s</w:t>
      </w:r>
      <w:r w:rsidR="001035DB" w:rsidRPr="00C16A75">
        <w:rPr>
          <w:rFonts w:ascii="Times New Roman" w:hAnsi="Times New Roman" w:cs="Times New Roman"/>
          <w:lang w:val="en-US"/>
        </w:rPr>
        <w:t>)</w:t>
      </w:r>
      <w:r w:rsidRPr="00C16A75">
        <w:rPr>
          <w:rFonts w:ascii="Times New Roman" w:hAnsi="Times New Roman" w:cs="Times New Roman"/>
          <w:lang w:val="en-US"/>
        </w:rPr>
        <w:t xml:space="preserve"> are modeled as dialysis, intravenous drip, transfusion or hemorrhage. </w:t>
      </w:r>
    </w:p>
    <w:p w14:paraId="20FD8935" w14:textId="17D50C4B"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666432" behindDoc="1" locked="0" layoutInCell="1" allowOverlap="1" wp14:anchorId="3C7DC4B1" wp14:editId="09863CDE">
            <wp:simplePos x="0" y="0"/>
            <wp:positionH relativeFrom="column">
              <wp:posOffset>5488940</wp:posOffset>
            </wp:positionH>
            <wp:positionV relativeFrom="paragraph">
              <wp:posOffset>10795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2C7EC8" w:rsidRPr="00C16A75">
        <w:rPr>
          <w:rFonts w:ascii="Times New Roman" w:hAnsi="Times New Roman" w:cs="Times New Roman"/>
          <w:lang w:val="en-US"/>
        </w:rPr>
        <w:pict w14:anchorId="09981AF1">
          <v:shape id="_x0000_i1030" type="#_x0000_t75" style="width:354pt;height:438pt">
            <v:imagedata r:id="rId176" o:title="D22_Sodium"/>
          </v:shape>
        </w:pict>
      </w:r>
    </w:p>
    <w:p w14:paraId="3985884D" w14:textId="6B2175B8" w:rsidR="00D83A31" w:rsidRPr="00C16A75" w:rsidRDefault="00781A0D" w:rsidP="00911E3F">
      <w:pPr>
        <w:pStyle w:val="Titulek"/>
        <w:jc w:val="both"/>
        <w:rPr>
          <w:rFonts w:ascii="Times New Roman" w:hAnsi="Times New Roman" w:cs="Times New Roman"/>
          <w:lang w:val="en-US"/>
        </w:rPr>
      </w:pPr>
      <w:bookmarkStart w:id="293" w:name="_Ref41116902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22</w:t>
      </w:r>
      <w:r w:rsidRPr="00C16A75">
        <w:rPr>
          <w:rFonts w:ascii="Times New Roman" w:hAnsi="Times New Roman" w:cs="Times New Roman"/>
          <w:lang w:val="en-US"/>
        </w:rPr>
        <w:fldChar w:fldCharType="end"/>
      </w:r>
      <w:bookmarkEnd w:id="293"/>
      <w:r w:rsidR="00B75C37" w:rsidRPr="00C16A75">
        <w:rPr>
          <w:rFonts w:ascii="Times New Roman" w:hAnsi="Times New Roman" w:cs="Times New Roman"/>
          <w:lang w:val="en-US"/>
        </w:rPr>
        <w:t>:</w:t>
      </w:r>
      <w:r w:rsidRPr="00C16A75">
        <w:rPr>
          <w:rFonts w:ascii="Times New Roman" w:hAnsi="Times New Roman" w:cs="Times New Roman"/>
          <w:lang w:val="en-US"/>
        </w:rPr>
        <w:t xml:space="preserve"> Sodium in extracellular fluid</w:t>
      </w:r>
      <w:r w:rsidR="00B75C37" w:rsidRPr="00C16A75">
        <w:rPr>
          <w:rFonts w:ascii="Times New Roman" w:hAnsi="Times New Roman" w:cs="Times New Roman"/>
          <w:lang w:val="en-US"/>
        </w:rPr>
        <w:t>.</w:t>
      </w:r>
    </w:p>
    <w:p w14:paraId="48616317" w14:textId="5181D82A" w:rsidR="00781A0D" w:rsidRPr="00C16A75" w:rsidRDefault="00781A0D" w:rsidP="00953180">
      <w:pPr>
        <w:keepNext/>
        <w:jc w:val="both"/>
        <w:rPr>
          <w:rFonts w:ascii="Times New Roman" w:hAnsi="Times New Roman" w:cs="Times New Roman"/>
          <w:lang w:val="en-US"/>
        </w:rPr>
      </w:pPr>
    </w:p>
    <w:p w14:paraId="5B2336FB" w14:textId="6BA59568" w:rsidR="00781A0D" w:rsidRDefault="00781A0D" w:rsidP="00911E3F">
      <w:pPr>
        <w:jc w:val="both"/>
        <w:rPr>
          <w:rFonts w:ascii="Times New Roman" w:hAnsi="Times New Roman" w:cs="Times New Roman"/>
          <w:lang w:val="en-US"/>
        </w:rPr>
      </w:pPr>
      <w:r w:rsidRPr="00C16A75">
        <w:rPr>
          <w:rFonts w:ascii="Times New Roman" w:hAnsi="Times New Roman" w:cs="Times New Roman"/>
          <w:lang w:val="en-US"/>
        </w:rPr>
        <w:t>In the 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sodium cations </w:t>
      </w:r>
      <w:r w:rsidR="00B75C37" w:rsidRPr="00C16A75">
        <w:rPr>
          <w:rFonts w:ascii="Times New Roman" w:hAnsi="Times New Roman" w:cs="Times New Roman"/>
          <w:lang w:val="en-US"/>
        </w:rPr>
        <w:t xml:space="preserve">are </w:t>
      </w:r>
      <w:r w:rsidRPr="00C16A75">
        <w:rPr>
          <w:rFonts w:ascii="Times New Roman" w:hAnsi="Times New Roman" w:cs="Times New Roman"/>
          <w:lang w:val="en-US"/>
        </w:rPr>
        <w:t xml:space="preserve">filtered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glomerulus </w:t>
      </w:r>
      <w:r w:rsidR="00B75C37" w:rsidRPr="00C16A75">
        <w:rPr>
          <w:rFonts w:ascii="Times New Roman" w:hAnsi="Times New Roman" w:cs="Times New Roman"/>
          <w:lang w:val="en-US"/>
        </w:rPr>
        <w:t>in</w:t>
      </w:r>
      <w:r w:rsidRPr="00C16A75">
        <w:rPr>
          <w:rFonts w:ascii="Times New Roman" w:hAnsi="Times New Roman" w:cs="Times New Roman"/>
          <w:lang w:val="en-US"/>
        </w:rPr>
        <w:t xml:space="preserve">to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primary urine of </w:t>
      </w:r>
      <w:r w:rsidR="00B75C37" w:rsidRPr="00C16A75">
        <w:rPr>
          <w:rFonts w:ascii="Times New Roman" w:hAnsi="Times New Roman" w:cs="Times New Roman"/>
          <w:lang w:val="en-US"/>
        </w:rPr>
        <w:t>the nephrons</w:t>
      </w:r>
      <w:r w:rsidRPr="00C16A75">
        <w:rPr>
          <w:rFonts w:ascii="Times New Roman" w:hAnsi="Times New Roman" w:cs="Times New Roman"/>
          <w:lang w:val="en-US"/>
        </w:rPr>
        <w:t xml:space="preserve">. In each part of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nephron</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the sodium is actively reabsorbed into the kidney medulla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_Ref411171756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23</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9A307B" w:rsidRPr="00C16A75">
        <w:rPr>
          <w:rFonts w:ascii="Times New Roman" w:hAnsi="Times New Roman" w:cs="Times New Roman"/>
          <w:lang w:val="en-US"/>
        </w:rPr>
        <w:t xml:space="preserve">. </w:t>
      </w:r>
      <w:r w:rsidRPr="00C16A75">
        <w:rPr>
          <w:rFonts w:ascii="Times New Roman" w:hAnsi="Times New Roman" w:cs="Times New Roman"/>
          <w:lang w:val="en-US"/>
        </w:rPr>
        <w:t>After glomerular filtration</w:t>
      </w:r>
      <w:r w:rsidR="001D602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sodium </w:t>
      </w:r>
      <w:r w:rsidR="001D6020" w:rsidRPr="00C16A75">
        <w:rPr>
          <w:rFonts w:ascii="Times New Roman" w:hAnsi="Times New Roman" w:cs="Times New Roman"/>
          <w:lang w:val="en-US"/>
        </w:rPr>
        <w:t xml:space="preserve">is </w:t>
      </w:r>
      <w:r w:rsidRPr="00C16A75">
        <w:rPr>
          <w:rFonts w:ascii="Times New Roman" w:hAnsi="Times New Roman" w:cs="Times New Roman"/>
          <w:lang w:val="en-US"/>
        </w:rPr>
        <w:t xml:space="preserve">reabsorbed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and finally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collecting duct. </w:t>
      </w:r>
      <w:r w:rsidR="001D6020" w:rsidRPr="00C16A75">
        <w:rPr>
          <w:rFonts w:ascii="Times New Roman" w:hAnsi="Times New Roman" w:cs="Times New Roman"/>
          <w:lang w:val="en-US"/>
        </w:rPr>
        <w:t>R</w:t>
      </w:r>
      <w:r w:rsidRPr="00C16A75">
        <w:rPr>
          <w:rFonts w:ascii="Times New Roman" w:hAnsi="Times New Roman" w:cs="Times New Roman"/>
          <w:lang w:val="en-US"/>
        </w:rPr>
        <w:t>eabsorption is driven by aldosterone, atrial natriuretic peptide</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and angiotensin 2. Reabsorbed sodium </w:t>
      </w:r>
      <w:r w:rsidR="00C507BF" w:rsidRPr="00C16A75">
        <w:rPr>
          <w:rFonts w:ascii="Times New Roman" w:hAnsi="Times New Roman" w:cs="Times New Roman"/>
          <w:lang w:val="en-US"/>
        </w:rPr>
        <w:t xml:space="preserve">from collecting duct </w:t>
      </w:r>
      <w:r w:rsidRPr="00C16A75">
        <w:rPr>
          <w:rFonts w:ascii="Times New Roman" w:hAnsi="Times New Roman" w:cs="Times New Roman"/>
          <w:lang w:val="en-US"/>
        </w:rPr>
        <w:t xml:space="preserve">is accumulated inside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kidney medulla, where it is the secondary </w:t>
      </w:r>
      <w:r w:rsidR="001035DB" w:rsidRPr="00C16A75">
        <w:rPr>
          <w:rFonts w:ascii="Times New Roman" w:hAnsi="Times New Roman" w:cs="Times New Roman"/>
          <w:lang w:val="en-US"/>
        </w:rPr>
        <w:t>d</w:t>
      </w:r>
      <w:r w:rsidRPr="00C16A75">
        <w:rPr>
          <w:rFonts w:ascii="Times New Roman" w:hAnsi="Times New Roman" w:cs="Times New Roman"/>
          <w:lang w:val="en-US"/>
        </w:rPr>
        <w:t>etermina</w:t>
      </w:r>
      <w:r w:rsidR="007C1AF8" w:rsidRPr="00C16A75">
        <w:rPr>
          <w:rFonts w:ascii="Times New Roman" w:hAnsi="Times New Roman" w:cs="Times New Roman"/>
          <w:lang w:val="en-US"/>
        </w:rPr>
        <w:t>nt</w:t>
      </w:r>
      <w:r w:rsidRPr="00C16A75">
        <w:rPr>
          <w:rFonts w:ascii="Times New Roman" w:hAnsi="Times New Roman" w:cs="Times New Roman"/>
          <w:lang w:val="en-US"/>
        </w:rPr>
        <w:t xml:space="preserve"> of osmolarity</w:t>
      </w:r>
      <w:r w:rsidR="001D6020" w:rsidRPr="00C16A75">
        <w:rPr>
          <w:rFonts w:ascii="Times New Roman" w:hAnsi="Times New Roman" w:cs="Times New Roman"/>
          <w:lang w:val="en-US"/>
        </w:rPr>
        <w:t>, the</w:t>
      </w:r>
      <w:r w:rsidRPr="00C16A75">
        <w:rPr>
          <w:rFonts w:ascii="Times New Roman" w:hAnsi="Times New Roman" w:cs="Times New Roman"/>
          <w:lang w:val="en-US"/>
        </w:rPr>
        <w:t xml:space="preserve"> first </w:t>
      </w:r>
      <w:r w:rsidR="001D6020" w:rsidRPr="00C16A75">
        <w:rPr>
          <w:rFonts w:ascii="Times New Roman" w:hAnsi="Times New Roman" w:cs="Times New Roman"/>
          <w:lang w:val="en-US"/>
        </w:rPr>
        <w:t xml:space="preserve">being </w:t>
      </w:r>
      <w:r w:rsidRPr="00C16A75">
        <w:rPr>
          <w:rFonts w:ascii="Times New Roman" w:hAnsi="Times New Roman" w:cs="Times New Roman"/>
          <w:lang w:val="en-US"/>
        </w:rPr>
        <w:t xml:space="preserve">urea. From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kidney medulla</w:t>
      </w:r>
      <w:r w:rsidR="001D6020" w:rsidRPr="00C16A75">
        <w:rPr>
          <w:rFonts w:ascii="Times New Roman" w:hAnsi="Times New Roman" w:cs="Times New Roman"/>
          <w:lang w:val="en-US"/>
        </w:rPr>
        <w:t>, sodium</w:t>
      </w:r>
      <w:r w:rsidRPr="00C16A75">
        <w:rPr>
          <w:rFonts w:ascii="Times New Roman" w:hAnsi="Times New Roman" w:cs="Times New Roman"/>
          <w:lang w:val="en-US"/>
        </w:rPr>
        <w:t xml:space="preserve"> is washed out by vasa recta blood flow, where the equilibrium between tubular reabsorption and vasa recta outflow set</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w:t>
      </w:r>
      <w:r w:rsidR="001D6020" w:rsidRPr="00C16A75">
        <w:rPr>
          <w:rFonts w:ascii="Times New Roman" w:hAnsi="Times New Roman" w:cs="Times New Roman"/>
          <w:lang w:val="en-US"/>
        </w:rPr>
        <w:t xml:space="preserve">a </w:t>
      </w:r>
      <w:r w:rsidRPr="00C16A75">
        <w:rPr>
          <w:rFonts w:ascii="Times New Roman" w:hAnsi="Times New Roman" w:cs="Times New Roman"/>
          <w:lang w:val="en-US"/>
        </w:rPr>
        <w:t>high intramedullary sodium concentration.</w:t>
      </w:r>
    </w:p>
    <w:p w14:paraId="3945A2EA" w14:textId="2A96B3AE"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680768" behindDoc="1" locked="0" layoutInCell="1" allowOverlap="1" wp14:anchorId="39425862" wp14:editId="1DBA8BD2">
            <wp:simplePos x="0" y="0"/>
            <wp:positionH relativeFrom="column">
              <wp:posOffset>-864235</wp:posOffset>
            </wp:positionH>
            <wp:positionV relativeFrom="paragraph">
              <wp:posOffset>-71120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953180" w:rsidRPr="00C16A75">
        <w:rPr>
          <w:rFonts w:ascii="Times New Roman" w:hAnsi="Times New Roman" w:cs="Times New Roman"/>
          <w:noProof/>
          <w:lang w:val="sk-SK" w:eastAsia="sk-SK"/>
        </w:rPr>
        <w:drawing>
          <wp:inline distT="0" distB="0" distL="0" distR="0" wp14:anchorId="111A4E97" wp14:editId="3552D2CF">
            <wp:extent cx="5334000" cy="4648200"/>
            <wp:effectExtent l="0" t="0" r="0" b="0"/>
            <wp:docPr id="90" name="Obrázek 90" descr="D23_Renalsod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D23_RenalsodiumExcretion"/>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334000" cy="4648200"/>
                    </a:xfrm>
                    <a:prstGeom prst="rect">
                      <a:avLst/>
                    </a:prstGeom>
                    <a:noFill/>
                    <a:ln>
                      <a:noFill/>
                    </a:ln>
                  </pic:spPr>
                </pic:pic>
              </a:graphicData>
            </a:graphic>
          </wp:inline>
        </w:drawing>
      </w:r>
    </w:p>
    <w:p w14:paraId="3F87C8DB" w14:textId="7277D70D" w:rsidR="00953180" w:rsidRPr="00C16A75" w:rsidRDefault="00806D8C" w:rsidP="00953180">
      <w:pPr>
        <w:pStyle w:val="Titulek"/>
        <w:jc w:val="both"/>
        <w:rPr>
          <w:rFonts w:ascii="Times New Roman" w:hAnsi="Times New Roman" w:cs="Times New Roman"/>
          <w:lang w:val="en-US"/>
        </w:rPr>
      </w:pPr>
      <w:bookmarkStart w:id="294" w:name="_Ref411171756"/>
      <w:r w:rsidRPr="00C16A75">
        <w:rPr>
          <w:rFonts w:ascii="Times New Roman" w:hAnsi="Times New Roman" w:cs="Times New Roman"/>
          <w:noProof/>
          <w:lang w:val="en-US" w:eastAsia="sk-SK"/>
        </w:rPr>
        <w:drawing>
          <wp:anchor distT="0" distB="0" distL="114300" distR="114300" simplePos="0" relativeHeight="251508736" behindDoc="1" locked="0" layoutInCell="1" allowOverlap="1" wp14:anchorId="73BAA2EB" wp14:editId="4D88948E">
            <wp:simplePos x="0" y="0"/>
            <wp:positionH relativeFrom="column">
              <wp:posOffset>-959485</wp:posOffset>
            </wp:positionH>
            <wp:positionV relativeFrom="paragraph">
              <wp:posOffset>241935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953180" w:rsidRPr="00C16A75">
        <w:rPr>
          <w:rFonts w:ascii="Times New Roman" w:hAnsi="Times New Roman" w:cs="Times New Roman"/>
          <w:lang w:val="en-US"/>
        </w:rPr>
        <w:t xml:space="preserve">Diagram </w:t>
      </w:r>
      <w:r w:rsidR="00953180" w:rsidRPr="00C16A75">
        <w:rPr>
          <w:rFonts w:ascii="Times New Roman" w:hAnsi="Times New Roman" w:cs="Times New Roman"/>
          <w:lang w:val="en-US"/>
        </w:rPr>
        <w:fldChar w:fldCharType="begin"/>
      </w:r>
      <w:r w:rsidR="00953180" w:rsidRPr="00C16A75">
        <w:rPr>
          <w:rFonts w:ascii="Times New Roman" w:hAnsi="Times New Roman" w:cs="Times New Roman"/>
          <w:lang w:val="en-US"/>
        </w:rPr>
        <w:instrText xml:space="preserve"> SEQ Diagram \* ARABIC </w:instrText>
      </w:r>
      <w:r w:rsidR="00953180" w:rsidRPr="00C16A75">
        <w:rPr>
          <w:rFonts w:ascii="Times New Roman" w:hAnsi="Times New Roman" w:cs="Times New Roman"/>
          <w:lang w:val="en-US"/>
        </w:rPr>
        <w:fldChar w:fldCharType="separate"/>
      </w:r>
      <w:r w:rsidR="00DB5903">
        <w:rPr>
          <w:rFonts w:ascii="Times New Roman" w:hAnsi="Times New Roman" w:cs="Times New Roman"/>
          <w:noProof/>
          <w:lang w:val="en-US"/>
        </w:rPr>
        <w:t>23</w:t>
      </w:r>
      <w:r w:rsidR="00953180" w:rsidRPr="00C16A75">
        <w:rPr>
          <w:rFonts w:ascii="Times New Roman" w:hAnsi="Times New Roman" w:cs="Times New Roman"/>
          <w:lang w:val="en-US"/>
        </w:rPr>
        <w:fldChar w:fldCharType="end"/>
      </w:r>
      <w:bookmarkEnd w:id="294"/>
      <w:r w:rsidR="00953180" w:rsidRPr="00C16A75">
        <w:rPr>
          <w:rFonts w:ascii="Times New Roman" w:hAnsi="Times New Roman" w:cs="Times New Roman"/>
          <w:lang w:val="en-US"/>
        </w:rPr>
        <w:t>: Kidney excretion of sodium.</w:t>
      </w:r>
    </w:p>
    <w:p w14:paraId="012C0722" w14:textId="06911316" w:rsidR="00953180" w:rsidRPr="00C16A75" w:rsidRDefault="00953180" w:rsidP="00911E3F">
      <w:pPr>
        <w:jc w:val="both"/>
        <w:rPr>
          <w:rFonts w:ascii="Times New Roman" w:hAnsi="Times New Roman" w:cs="Times New Roman"/>
          <w:lang w:val="en-US"/>
        </w:rPr>
      </w:pPr>
    </w:p>
    <w:p w14:paraId="71011BEA" w14:textId="3D058B4E" w:rsidR="00781A0D" w:rsidRPr="00C16A75" w:rsidRDefault="002C7EC8" w:rsidP="00911E3F">
      <w:pPr>
        <w:keepNext/>
        <w:jc w:val="both"/>
        <w:rPr>
          <w:rFonts w:ascii="Times New Roman" w:hAnsi="Times New Roman" w:cs="Times New Roman"/>
          <w:lang w:val="en-US"/>
        </w:rPr>
      </w:pPr>
      <w:r w:rsidRPr="00C16A75">
        <w:rPr>
          <w:rFonts w:ascii="Times New Roman" w:hAnsi="Times New Roman" w:cs="Times New Roman"/>
          <w:lang w:val="en-US"/>
        </w:rPr>
        <w:pict w14:anchorId="4E3B0F4E">
          <v:shape id="_x0000_i1031" type="#_x0000_t75" style="width:420pt;height:228pt">
            <v:imagedata r:id="rId180" o:title="D24_SodiumSweating"/>
          </v:shape>
        </w:pict>
      </w:r>
    </w:p>
    <w:p w14:paraId="5298CCF4" w14:textId="3391B813" w:rsidR="00D83A31"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24</w:t>
      </w:r>
      <w:r w:rsidRPr="00C16A75">
        <w:rPr>
          <w:rFonts w:ascii="Times New Roman" w:hAnsi="Times New Roman" w:cs="Times New Roman"/>
          <w:lang w:val="en-US"/>
        </w:rPr>
        <w:fldChar w:fldCharType="end"/>
      </w:r>
      <w:r w:rsidR="001D6020" w:rsidRPr="00C16A75">
        <w:rPr>
          <w:rFonts w:ascii="Times New Roman" w:hAnsi="Times New Roman" w:cs="Times New Roman"/>
          <w:lang w:val="en-US"/>
        </w:rPr>
        <w:t>:</w:t>
      </w:r>
      <w:r w:rsidRPr="00C16A75">
        <w:rPr>
          <w:rFonts w:ascii="Times New Roman" w:hAnsi="Times New Roman" w:cs="Times New Roman"/>
          <w:lang w:val="en-US"/>
        </w:rPr>
        <w:t xml:space="preserve"> Sodium excretion by sweat gland</w:t>
      </w:r>
      <w:r w:rsidR="001D6020" w:rsidRPr="00C16A75">
        <w:rPr>
          <w:rFonts w:ascii="Times New Roman" w:hAnsi="Times New Roman" w:cs="Times New Roman"/>
          <w:lang w:val="en-US"/>
        </w:rPr>
        <w:t>s.</w:t>
      </w:r>
    </w:p>
    <w:p w14:paraId="4AFB8AAD" w14:textId="1BBBCD07" w:rsidR="00D83A31"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lastRenderedPageBreak/>
        <w:t>The backward reabsorption of sodium from excreted sweat is driven by aldosterone. When the amount of excreted water by sweat glands is high</w:t>
      </w:r>
      <w:r w:rsidR="001D6020" w:rsidRPr="00C16A75">
        <w:rPr>
          <w:rFonts w:ascii="Times New Roman" w:hAnsi="Times New Roman" w:cs="Times New Roman"/>
          <w:lang w:val="en-US"/>
        </w:rPr>
        <w:t>,</w:t>
      </w:r>
      <w:r w:rsidRPr="00C16A75">
        <w:rPr>
          <w:rFonts w:ascii="Times New Roman" w:hAnsi="Times New Roman" w:cs="Times New Roman"/>
          <w:lang w:val="en-US"/>
        </w:rPr>
        <w:t xml:space="preserve"> all sodium from sweat is not reabsorbed and it remains as salt </w:t>
      </w:r>
      <w:r w:rsidR="001D6020" w:rsidRPr="00C16A75">
        <w:rPr>
          <w:rFonts w:ascii="Times New Roman" w:hAnsi="Times New Roman" w:cs="Times New Roman"/>
          <w:lang w:val="en-US"/>
        </w:rPr>
        <w:t xml:space="preserve">on the </w:t>
      </w:r>
      <w:r w:rsidRPr="00C16A75">
        <w:rPr>
          <w:rFonts w:ascii="Times New Roman" w:hAnsi="Times New Roman" w:cs="Times New Roman"/>
          <w:lang w:val="en-US"/>
        </w:rPr>
        <w:t>surface of</w:t>
      </w:r>
      <w:r w:rsidR="001D602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skin.</w:t>
      </w:r>
    </w:p>
    <w:p w14:paraId="2F03E71D" w14:textId="77777777" w:rsidR="007D270F" w:rsidRPr="00C16A75" w:rsidRDefault="007D270F" w:rsidP="00911E3F">
      <w:pPr>
        <w:pStyle w:val="Nadpis3"/>
        <w:jc w:val="both"/>
        <w:rPr>
          <w:rFonts w:ascii="Times New Roman" w:hAnsi="Times New Roman" w:cs="Times New Roman"/>
          <w:lang w:val="en-US"/>
        </w:rPr>
      </w:pPr>
      <w:bookmarkStart w:id="295" w:name="_Toc409289318"/>
      <w:r w:rsidRPr="00C16A75">
        <w:rPr>
          <w:rFonts w:ascii="Times New Roman" w:hAnsi="Times New Roman" w:cs="Times New Roman"/>
          <w:lang w:val="en-US"/>
        </w:rPr>
        <w:t>Potassium</w:t>
      </w:r>
      <w:bookmarkEnd w:id="295"/>
    </w:p>
    <w:p w14:paraId="43C61C53" w14:textId="09ECCA9A" w:rsidR="00175FE2" w:rsidRPr="00C16A75" w:rsidRDefault="00175FE2" w:rsidP="00911E3F">
      <w:pPr>
        <w:keepNext/>
        <w:jc w:val="both"/>
        <w:rPr>
          <w:rFonts w:ascii="Times New Roman" w:hAnsi="Times New Roman" w:cs="Times New Roman"/>
          <w:lang w:val="en-US"/>
        </w:rPr>
      </w:pPr>
      <w:r w:rsidRPr="00C16A75">
        <w:rPr>
          <w:rFonts w:ascii="Times New Roman" w:hAnsi="Times New Roman" w:cs="Times New Roman"/>
          <w:lang w:val="en-US"/>
        </w:rPr>
        <w:t xml:space="preserve">The </w:t>
      </w:r>
      <w:r w:rsidR="001D6020" w:rsidRPr="00C16A75">
        <w:rPr>
          <w:rFonts w:ascii="Times New Roman" w:hAnsi="Times New Roman" w:cs="Times New Roman"/>
          <w:lang w:val="en-US"/>
        </w:rPr>
        <w:t xml:space="preserve">highest concentrations </w:t>
      </w:r>
      <w:r w:rsidRPr="00C16A75">
        <w:rPr>
          <w:rFonts w:ascii="Times New Roman" w:hAnsi="Times New Roman" w:cs="Times New Roman"/>
          <w:lang w:val="en-US"/>
        </w:rPr>
        <w:t>of potassium (K</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are </w:t>
      </w:r>
      <w:r w:rsidRPr="00C16A75">
        <w:rPr>
          <w:rFonts w:ascii="Times New Roman" w:hAnsi="Times New Roman" w:cs="Times New Roman"/>
          <w:lang w:val="en-US"/>
        </w:rPr>
        <w:t>stored inside cells</w:t>
      </w:r>
      <w:r w:rsidR="001D6020" w:rsidRPr="00C16A75">
        <w:rPr>
          <w:rFonts w:ascii="Times New Roman" w:hAnsi="Times New Roman" w:cs="Times New Roman"/>
          <w:lang w:val="en-US"/>
        </w:rPr>
        <w:t>; therefore, the</w:t>
      </w:r>
      <w:r w:rsidRPr="00C16A75">
        <w:rPr>
          <w:rFonts w:ascii="Times New Roman" w:hAnsi="Times New Roman" w:cs="Times New Roman"/>
          <w:lang w:val="en-US"/>
        </w:rPr>
        <w:t xml:space="preserve"> potassium model must be composed </w:t>
      </w:r>
      <w:r w:rsidR="001D6020" w:rsidRPr="00C16A75">
        <w:rPr>
          <w:rFonts w:ascii="Times New Roman" w:hAnsi="Times New Roman" w:cs="Times New Roman"/>
          <w:lang w:val="en-US"/>
        </w:rPr>
        <w:t xml:space="preserve">of </w:t>
      </w:r>
      <w:r w:rsidRPr="00C16A75">
        <w:rPr>
          <w:rFonts w:ascii="Times New Roman" w:hAnsi="Times New Roman" w:cs="Times New Roman"/>
          <w:lang w:val="en-US"/>
        </w:rPr>
        <w:t xml:space="preserve">at least with two compartments – </w:t>
      </w:r>
      <w:r w:rsidR="00B30C25" w:rsidRPr="00C16A75">
        <w:rPr>
          <w:rFonts w:ascii="Times New Roman" w:hAnsi="Times New Roman" w:cs="Times New Roman"/>
          <w:lang w:val="en-US"/>
        </w:rPr>
        <w:t>intracellular and extracellular</w:t>
      </w:r>
      <w:r w:rsidR="002929D1" w:rsidRPr="00C16A75">
        <w:rPr>
          <w:rFonts w:ascii="Times New Roman" w:hAnsi="Times New Roman" w:cs="Times New Roman"/>
          <w:lang w:val="en-US"/>
        </w:rPr>
        <w:t xml:space="preserve"> (</w:t>
      </w:r>
      <w:r w:rsidR="002929D1" w:rsidRPr="00C16A75">
        <w:rPr>
          <w:rFonts w:ascii="Times New Roman" w:hAnsi="Times New Roman" w:cs="Times New Roman"/>
          <w:lang w:val="en-US"/>
        </w:rPr>
        <w:fldChar w:fldCharType="begin"/>
      </w:r>
      <w:r w:rsidR="002929D1" w:rsidRPr="00C16A75">
        <w:rPr>
          <w:rFonts w:ascii="Times New Roman" w:hAnsi="Times New Roman" w:cs="Times New Roman"/>
          <w:lang w:val="en-US"/>
        </w:rPr>
        <w:instrText xml:space="preserve"> REF _Ref411252896 \h </w:instrText>
      </w:r>
      <w:r w:rsidR="00911E3F" w:rsidRPr="00C16A75">
        <w:rPr>
          <w:rFonts w:ascii="Times New Roman" w:hAnsi="Times New Roman" w:cs="Times New Roman"/>
          <w:lang w:val="en-US"/>
        </w:rPr>
        <w:instrText xml:space="preserve"> \* MERGEFORMAT </w:instrText>
      </w:r>
      <w:r w:rsidR="002929D1" w:rsidRPr="00C16A75">
        <w:rPr>
          <w:rFonts w:ascii="Times New Roman" w:hAnsi="Times New Roman" w:cs="Times New Roman"/>
          <w:lang w:val="en-US"/>
        </w:rPr>
      </w:r>
      <w:r w:rsidR="002929D1"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25</w:t>
      </w:r>
      <w:r w:rsidR="002929D1" w:rsidRPr="00C16A75">
        <w:rPr>
          <w:rFonts w:ascii="Times New Roman" w:hAnsi="Times New Roman" w:cs="Times New Roman"/>
          <w:lang w:val="en-US"/>
        </w:rPr>
        <w:fldChar w:fldCharType="end"/>
      </w:r>
      <w:r w:rsidR="002929D1" w:rsidRPr="00C16A75">
        <w:rPr>
          <w:rFonts w:ascii="Times New Roman" w:hAnsi="Times New Roman" w:cs="Times New Roman"/>
          <w:lang w:val="en-US"/>
        </w:rPr>
        <w:t>)</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Potassium </w:t>
      </w:r>
      <w:r w:rsidRPr="00C16A75">
        <w:rPr>
          <w:rFonts w:ascii="Times New Roman" w:hAnsi="Times New Roman" w:cs="Times New Roman"/>
          <w:lang w:val="en-US"/>
        </w:rPr>
        <w:t>intake</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results </w:t>
      </w:r>
      <w:r w:rsidR="00B30C25" w:rsidRPr="00C16A75">
        <w:rPr>
          <w:rFonts w:ascii="Times New Roman" w:hAnsi="Times New Roman" w:cs="Times New Roman"/>
          <w:lang w:val="en-US"/>
        </w:rPr>
        <w:t>mainly</w:t>
      </w:r>
      <w:r w:rsidRPr="00C16A75">
        <w:rPr>
          <w:rFonts w:ascii="Times New Roman" w:hAnsi="Times New Roman" w:cs="Times New Roman"/>
          <w:lang w:val="en-US"/>
        </w:rPr>
        <w:t xml:space="preserve"> from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tract </w:t>
      </w:r>
      <w:r w:rsidR="00511AD2" w:rsidRPr="00C16A75">
        <w:rPr>
          <w:rFonts w:ascii="Times New Roman" w:hAnsi="Times New Roman" w:cs="Times New Roman"/>
          <w:lang w:val="en-US"/>
        </w:rPr>
        <w:t xml:space="preserve">while its </w:t>
      </w:r>
      <w:r w:rsidR="00B30C25" w:rsidRPr="00C16A75">
        <w:rPr>
          <w:rFonts w:ascii="Times New Roman" w:hAnsi="Times New Roman" w:cs="Times New Roman"/>
          <w:lang w:val="en-US"/>
        </w:rPr>
        <w:t xml:space="preserve">main </w:t>
      </w:r>
      <w:r w:rsidRPr="00C16A75">
        <w:rPr>
          <w:rFonts w:ascii="Times New Roman" w:hAnsi="Times New Roman" w:cs="Times New Roman"/>
          <w:lang w:val="en-US"/>
        </w:rPr>
        <w:t xml:space="preserve">outtake </w:t>
      </w:r>
      <w:r w:rsidR="00511AD2" w:rsidRPr="00C16A75">
        <w:rPr>
          <w:rFonts w:ascii="Times New Roman" w:hAnsi="Times New Roman" w:cs="Times New Roman"/>
          <w:lang w:val="en-US"/>
        </w:rPr>
        <w:t xml:space="preserve">occurs </w:t>
      </w:r>
      <w:r w:rsidR="002929D1" w:rsidRPr="00C16A75">
        <w:rPr>
          <w:rFonts w:ascii="Times New Roman" w:hAnsi="Times New Roman" w:cs="Times New Roman"/>
          <w:lang w:val="en-US"/>
        </w:rPr>
        <w:t>through</w:t>
      </w:r>
      <w:r w:rsidRPr="00C16A75">
        <w:rPr>
          <w:rFonts w:ascii="Times New Roman" w:hAnsi="Times New Roman" w:cs="Times New Roman"/>
          <w:lang w:val="en-US"/>
        </w:rPr>
        <w:t xml:space="preserve"> kidney </w:t>
      </w:r>
      <w:r w:rsidR="002929D1" w:rsidRPr="00C16A75">
        <w:rPr>
          <w:rFonts w:ascii="Times New Roman" w:hAnsi="Times New Roman" w:cs="Times New Roman"/>
          <w:lang w:val="en-US"/>
        </w:rPr>
        <w:t xml:space="preserve">nephrons </w:t>
      </w:r>
      <w:r w:rsidRPr="00C16A75">
        <w:rPr>
          <w:rFonts w:ascii="Times New Roman" w:hAnsi="Times New Roman" w:cs="Times New Roman"/>
          <w:lang w:val="en-US"/>
        </w:rPr>
        <w:t xml:space="preserve">to urine. </w:t>
      </w:r>
      <w:r w:rsidR="00511AD2" w:rsidRPr="00C16A75">
        <w:rPr>
          <w:rFonts w:ascii="Times New Roman" w:hAnsi="Times New Roman" w:cs="Times New Roman"/>
          <w:lang w:val="en-US"/>
        </w:rPr>
        <w:t>P</w:t>
      </w:r>
      <w:r w:rsidRPr="00C16A75">
        <w:rPr>
          <w:rFonts w:ascii="Times New Roman" w:hAnsi="Times New Roman" w:cs="Times New Roman"/>
          <w:lang w:val="en-US"/>
        </w:rPr>
        <w:t>otassium flow through cellular membrane is regulated by Nernst potential</w:t>
      </w:r>
      <w:r w:rsidR="00B30C25" w:rsidRPr="00C16A75">
        <w:rPr>
          <w:rFonts w:ascii="Times New Roman" w:hAnsi="Times New Roman" w:cs="Times New Roman"/>
          <w:lang w:val="en-US"/>
        </w:rPr>
        <w:t>,</w:t>
      </w:r>
      <w:r w:rsidRPr="00C16A75">
        <w:rPr>
          <w:rFonts w:ascii="Times New Roman" w:hAnsi="Times New Roman" w:cs="Times New Roman"/>
          <w:lang w:val="en-US"/>
        </w:rPr>
        <w:t xml:space="preserve"> by aldosterone and by glucose intake to the cells</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Additionally, </w:t>
      </w:r>
      <w:r w:rsidR="00B30C25" w:rsidRPr="00C16A75">
        <w:rPr>
          <w:rFonts w:ascii="Times New Roman" w:hAnsi="Times New Roman" w:cs="Times New Roman"/>
          <w:lang w:val="en-US"/>
        </w:rPr>
        <w:t>kidney excretion</w:t>
      </w:r>
      <w:r w:rsidR="002929D1" w:rsidRPr="00C16A75">
        <w:rPr>
          <w:rFonts w:ascii="Times New Roman" w:hAnsi="Times New Roman" w:cs="Times New Roman"/>
          <w:lang w:val="en-US"/>
        </w:rPr>
        <w:t xml:space="preserve"> and sweating </w:t>
      </w:r>
      <w:r w:rsidR="00511AD2" w:rsidRPr="00C16A75">
        <w:rPr>
          <w:rFonts w:ascii="Times New Roman" w:hAnsi="Times New Roman" w:cs="Times New Roman"/>
          <w:lang w:val="en-US"/>
        </w:rPr>
        <w:t xml:space="preserve">of </w:t>
      </w:r>
      <w:r w:rsidR="002929D1" w:rsidRPr="00C16A75">
        <w:rPr>
          <w:rFonts w:ascii="Times New Roman" w:hAnsi="Times New Roman" w:cs="Times New Roman"/>
          <w:lang w:val="en-US"/>
        </w:rPr>
        <w:t>potassium i</w:t>
      </w:r>
      <w:r w:rsidR="00B30C25" w:rsidRPr="00C16A75">
        <w:rPr>
          <w:rFonts w:ascii="Times New Roman" w:hAnsi="Times New Roman" w:cs="Times New Roman"/>
          <w:lang w:val="en-US"/>
        </w:rPr>
        <w:t xml:space="preserve">s affected by </w:t>
      </w:r>
      <w:r w:rsidR="00511AD2" w:rsidRPr="00C16A75">
        <w:rPr>
          <w:rFonts w:ascii="Times New Roman" w:hAnsi="Times New Roman" w:cs="Times New Roman"/>
          <w:lang w:val="en-US"/>
        </w:rPr>
        <w:t xml:space="preserve">a </w:t>
      </w:r>
      <w:r w:rsidR="00B30C25" w:rsidRPr="00C16A75">
        <w:rPr>
          <w:rFonts w:ascii="Times New Roman" w:hAnsi="Times New Roman" w:cs="Times New Roman"/>
          <w:lang w:val="en-US"/>
        </w:rPr>
        <w:t xml:space="preserve">number of channels, </w:t>
      </w:r>
      <w:r w:rsidR="00511AD2" w:rsidRPr="00C16A75">
        <w:rPr>
          <w:rFonts w:ascii="Times New Roman" w:hAnsi="Times New Roman" w:cs="Times New Roman"/>
          <w:lang w:val="en-US"/>
        </w:rPr>
        <w:t xml:space="preserve">the </w:t>
      </w:r>
      <w:r w:rsidR="002929D1" w:rsidRPr="00C16A75">
        <w:rPr>
          <w:rFonts w:ascii="Times New Roman" w:hAnsi="Times New Roman" w:cs="Times New Roman"/>
          <w:lang w:val="en-US"/>
        </w:rPr>
        <w:t xml:space="preserve">expression </w:t>
      </w:r>
      <w:r w:rsidR="00511AD2" w:rsidRPr="00C16A75">
        <w:rPr>
          <w:rFonts w:ascii="Times New Roman" w:hAnsi="Times New Roman" w:cs="Times New Roman"/>
          <w:lang w:val="en-US"/>
        </w:rPr>
        <w:t xml:space="preserve">of which </w:t>
      </w:r>
      <w:r w:rsidR="002929D1" w:rsidRPr="00C16A75">
        <w:rPr>
          <w:rFonts w:ascii="Times New Roman" w:hAnsi="Times New Roman" w:cs="Times New Roman"/>
          <w:lang w:val="en-US"/>
        </w:rPr>
        <w:t>is affected by aldosterone.</w:t>
      </w:r>
    </w:p>
    <w:p w14:paraId="22397F5C" w14:textId="5C253555"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70528" behindDoc="1" locked="0" layoutInCell="1" allowOverlap="1" wp14:anchorId="4075ED21" wp14:editId="095B93EE">
            <wp:simplePos x="0" y="0"/>
            <wp:positionH relativeFrom="column">
              <wp:posOffset>5482590</wp:posOffset>
            </wp:positionH>
            <wp:positionV relativeFrom="paragraph">
              <wp:posOffset>86360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sidRPr="00C16A75">
        <w:rPr>
          <w:rFonts w:ascii="Times New Roman" w:hAnsi="Times New Roman" w:cs="Times New Roman"/>
          <w:noProof/>
          <w:lang w:val="en-US" w:eastAsia="sk-SK"/>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82">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388B16E7" w:rsidR="00781A0D" w:rsidRDefault="00781A0D" w:rsidP="00911E3F">
      <w:pPr>
        <w:pStyle w:val="Titulek"/>
        <w:jc w:val="both"/>
        <w:rPr>
          <w:rFonts w:ascii="Times New Roman" w:hAnsi="Times New Roman" w:cs="Times New Roman"/>
          <w:lang w:val="en-US"/>
        </w:rPr>
      </w:pPr>
      <w:bookmarkStart w:id="296" w:name="_Ref41125289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25</w:t>
      </w:r>
      <w:r w:rsidRPr="00C16A75">
        <w:rPr>
          <w:rFonts w:ascii="Times New Roman" w:hAnsi="Times New Roman" w:cs="Times New Roman"/>
          <w:lang w:val="en-US"/>
        </w:rPr>
        <w:fldChar w:fldCharType="end"/>
      </w:r>
      <w:bookmarkEnd w:id="296"/>
      <w:r w:rsidR="00511AD2" w:rsidRPr="00C16A75">
        <w:rPr>
          <w:rFonts w:ascii="Times New Roman" w:hAnsi="Times New Roman" w:cs="Times New Roman"/>
          <w:lang w:val="en-US"/>
        </w:rPr>
        <w:t>:</w:t>
      </w:r>
      <w:r w:rsidRPr="00C16A75">
        <w:rPr>
          <w:rFonts w:ascii="Times New Roman" w:hAnsi="Times New Roman" w:cs="Times New Roman"/>
          <w:lang w:val="en-US"/>
        </w:rPr>
        <w:t xml:space="preserve"> Potassium </w:t>
      </w:r>
      <w:r w:rsidR="00511AD2" w:rsidRPr="00C16A75">
        <w:rPr>
          <w:rFonts w:ascii="Times New Roman" w:hAnsi="Times New Roman" w:cs="Times New Roman"/>
          <w:lang w:val="en-US"/>
        </w:rPr>
        <w:t xml:space="preserve">in </w:t>
      </w:r>
      <w:r w:rsidRPr="00C16A75">
        <w:rPr>
          <w:rFonts w:ascii="Times New Roman" w:hAnsi="Times New Roman" w:cs="Times New Roman"/>
          <w:lang w:val="en-US"/>
        </w:rPr>
        <w:t>intracellular and extracellular fluid</w:t>
      </w:r>
      <w:r w:rsidR="00511AD2" w:rsidRPr="00C16A75">
        <w:rPr>
          <w:rFonts w:ascii="Times New Roman" w:hAnsi="Times New Roman" w:cs="Times New Roman"/>
          <w:lang w:val="en-US"/>
        </w:rPr>
        <w:t>s.</w:t>
      </w:r>
    </w:p>
    <w:p w14:paraId="1EBAE923" w14:textId="4AFA63C6"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779072" behindDoc="1" locked="0" layoutInCell="1" allowOverlap="1" wp14:anchorId="12F165F4" wp14:editId="03C20EA2">
            <wp:simplePos x="0" y="0"/>
            <wp:positionH relativeFrom="column">
              <wp:posOffset>5482590</wp:posOffset>
            </wp:positionH>
            <wp:positionV relativeFrom="paragraph">
              <wp:posOffset>287655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953180" w:rsidRPr="00C16A75">
        <w:rPr>
          <w:rFonts w:ascii="Times New Roman" w:hAnsi="Times New Roman" w:cs="Times New Roman"/>
          <w:noProof/>
          <w:lang w:val="sk-SK" w:eastAsia="sk-SK"/>
        </w:rPr>
        <w:drawing>
          <wp:inline distT="0" distB="0" distL="0" distR="0" wp14:anchorId="6E3913D6" wp14:editId="6F2DC07B">
            <wp:extent cx="4572000" cy="2362200"/>
            <wp:effectExtent l="0" t="0" r="0" b="0"/>
            <wp:docPr id="91" name="Obrázek 91" descr="D27_RenalPotass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descr="D27_RenalPotassiumExcretion"/>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572000" cy="2362200"/>
                    </a:xfrm>
                    <a:prstGeom prst="rect">
                      <a:avLst/>
                    </a:prstGeom>
                    <a:noFill/>
                    <a:ln>
                      <a:noFill/>
                    </a:ln>
                  </pic:spPr>
                </pic:pic>
              </a:graphicData>
            </a:graphic>
          </wp:inline>
        </w:drawing>
      </w:r>
    </w:p>
    <w:p w14:paraId="038EA8E1"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26</w:t>
      </w:r>
      <w:r w:rsidRPr="00C16A75">
        <w:rPr>
          <w:rFonts w:ascii="Times New Roman" w:hAnsi="Times New Roman" w:cs="Times New Roman"/>
          <w:lang w:val="en-US"/>
        </w:rPr>
        <w:fldChar w:fldCharType="end"/>
      </w:r>
      <w:r w:rsidRPr="00C16A75">
        <w:rPr>
          <w:rFonts w:ascii="Times New Roman" w:hAnsi="Times New Roman" w:cs="Times New Roman"/>
          <w:lang w:val="en-US"/>
        </w:rPr>
        <w:t>: Kidney potassium excretion.</w:t>
      </w:r>
    </w:p>
    <w:p w14:paraId="3EAF82C8" w14:textId="77777777" w:rsidR="00953180" w:rsidRPr="00953180" w:rsidRDefault="00953180" w:rsidP="00953180">
      <w:pPr>
        <w:rPr>
          <w:lang w:val="en-US"/>
        </w:rPr>
      </w:pPr>
    </w:p>
    <w:p w14:paraId="77F26BA2" w14:textId="4CA34817" w:rsidR="00781A0D" w:rsidRPr="00C16A75" w:rsidRDefault="00DD7FD8"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684864" behindDoc="1" locked="0" layoutInCell="1" allowOverlap="1" wp14:anchorId="51E07B79" wp14:editId="2F568655">
            <wp:simplePos x="0" y="0"/>
            <wp:positionH relativeFrom="column">
              <wp:posOffset>-871855</wp:posOffset>
            </wp:positionH>
            <wp:positionV relativeFrom="paragraph">
              <wp:posOffset>28575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2C7EC8" w:rsidRPr="00C16A75">
        <w:rPr>
          <w:rFonts w:ascii="Times New Roman" w:hAnsi="Times New Roman" w:cs="Times New Roman"/>
          <w:lang w:val="en-US"/>
        </w:rPr>
        <w:pict w14:anchorId="17B57CB5">
          <v:shape id="_x0000_i1032" type="#_x0000_t75" style="width:372pt;height:354pt">
            <v:imagedata r:id="rId186" o:title="D26_CellularPotassium"/>
          </v:shape>
        </w:pict>
      </w:r>
    </w:p>
    <w:p w14:paraId="2A1822E9" w14:textId="203AB5BC" w:rsidR="00781A0D"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27</w:t>
      </w:r>
      <w:r w:rsidRPr="00C16A75">
        <w:rPr>
          <w:rFonts w:ascii="Times New Roman" w:hAnsi="Times New Roman" w:cs="Times New Roman"/>
          <w:lang w:val="en-US"/>
        </w:rPr>
        <w:fldChar w:fldCharType="end"/>
      </w:r>
      <w:r w:rsidR="00511AD2" w:rsidRPr="00C16A75">
        <w:rPr>
          <w:rFonts w:ascii="Times New Roman" w:hAnsi="Times New Roman" w:cs="Times New Roman"/>
          <w:lang w:val="en-US"/>
        </w:rPr>
        <w:t>:</w:t>
      </w:r>
      <w:r w:rsidRPr="00C16A75">
        <w:rPr>
          <w:rFonts w:ascii="Times New Roman" w:hAnsi="Times New Roman" w:cs="Times New Roman"/>
          <w:lang w:val="en-US"/>
        </w:rPr>
        <w:t xml:space="preserve"> Cellular membrane potassium transport</w:t>
      </w:r>
      <w:r w:rsidR="00511AD2" w:rsidRPr="00C16A75">
        <w:rPr>
          <w:rFonts w:ascii="Times New Roman" w:hAnsi="Times New Roman" w:cs="Times New Roman"/>
          <w:lang w:val="en-US"/>
        </w:rPr>
        <w:t>.</w:t>
      </w:r>
    </w:p>
    <w:p w14:paraId="3B03FCD5" w14:textId="77777777" w:rsidR="007D270F" w:rsidRPr="00C16A75" w:rsidRDefault="007D270F" w:rsidP="00911E3F">
      <w:pPr>
        <w:pStyle w:val="Nadpis3"/>
        <w:jc w:val="both"/>
        <w:rPr>
          <w:rFonts w:ascii="Times New Roman" w:hAnsi="Times New Roman" w:cs="Times New Roman"/>
          <w:lang w:val="en-US"/>
        </w:rPr>
      </w:pPr>
      <w:bookmarkStart w:id="297" w:name="_Toc409289319"/>
      <w:r w:rsidRPr="00C16A75">
        <w:rPr>
          <w:rFonts w:ascii="Times New Roman" w:hAnsi="Times New Roman" w:cs="Times New Roman"/>
          <w:lang w:val="en-US"/>
        </w:rPr>
        <w:t>Phosphates and Sulfates</w:t>
      </w:r>
      <w:bookmarkEnd w:id="297"/>
    </w:p>
    <w:p w14:paraId="2307556A" w14:textId="3A77EB41" w:rsidR="000B56EB" w:rsidRPr="00C16A75" w:rsidRDefault="00511AD2" w:rsidP="000B56EB">
      <w:pPr>
        <w:jc w:val="both"/>
        <w:rPr>
          <w:rFonts w:ascii="Times New Roman" w:hAnsi="Times New Roman" w:cs="Times New Roman"/>
          <w:lang w:val="en-US"/>
        </w:rPr>
      </w:pPr>
      <w:r w:rsidRPr="00C16A75">
        <w:rPr>
          <w:rFonts w:ascii="Times New Roman" w:hAnsi="Times New Roman" w:cs="Times New Roman"/>
          <w:lang w:val="en-US"/>
        </w:rPr>
        <w:t>S</w:t>
      </w:r>
      <w:r w:rsidR="00C3715C" w:rsidRPr="00C16A75">
        <w:rPr>
          <w:rFonts w:ascii="Times New Roman" w:hAnsi="Times New Roman" w:cs="Times New Roman"/>
          <w:lang w:val="en-US"/>
        </w:rPr>
        <w:t>ulfates (SO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and phosphates (H</w:t>
      </w:r>
      <w:r w:rsidR="00C3715C" w:rsidRPr="00C16A75">
        <w:rPr>
          <w:rFonts w:ascii="Times New Roman" w:hAnsi="Times New Roman" w:cs="Times New Roman"/>
          <w:lang w:val="en-US"/>
        </w:rPr>
        <w:softHyphen/>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H</w:t>
      </w:r>
      <w:r w:rsidR="00C3715C" w:rsidRPr="00C16A75">
        <w:rPr>
          <w:rFonts w:ascii="Times New Roman" w:hAnsi="Times New Roman" w:cs="Times New Roman"/>
          <w:lang w:val="en-US"/>
        </w:rPr>
        <w:softHyphen/>
      </w:r>
      <w:r w:rsidR="00C3715C" w:rsidRPr="00C16A75">
        <w:rPr>
          <w:rFonts w:ascii="Times New Roman" w:hAnsi="Times New Roman" w:cs="Times New Roman"/>
          <w:vertAlign w:val="subscript"/>
          <w:lang w:val="en-US"/>
        </w:rPr>
        <w:t>2</w:t>
      </w:r>
      <w:r w:rsidR="00C3715C" w:rsidRPr="00C16A75">
        <w:rPr>
          <w:rFonts w:ascii="Times New Roman" w:hAnsi="Times New Roman" w:cs="Times New Roman"/>
          <w:lang w:val="en-US"/>
        </w:rPr>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w:t>
      </w:r>
      <w:r w:rsidR="00C3715C" w:rsidRPr="00C16A75">
        <w:rPr>
          <w:rFonts w:ascii="Times New Roman" w:hAnsi="Times New Roman" w:cs="Times New Roman"/>
          <w:lang w:val="en-US"/>
        </w:rPr>
        <w:t xml:space="preserve">) are accumulated in extracellular fluid. </w:t>
      </w:r>
      <w:r w:rsidRPr="00C16A75">
        <w:rPr>
          <w:rFonts w:ascii="Times New Roman" w:hAnsi="Times New Roman" w:cs="Times New Roman"/>
          <w:lang w:val="en-US"/>
        </w:rPr>
        <w:t>Their i</w:t>
      </w:r>
      <w:r w:rsidR="00C3715C" w:rsidRPr="00C16A75">
        <w:rPr>
          <w:rFonts w:ascii="Times New Roman" w:hAnsi="Times New Roman" w:cs="Times New Roman"/>
          <w:lang w:val="en-US"/>
        </w:rPr>
        <w:t xml:space="preserve">ntake </w:t>
      </w:r>
      <w:r w:rsidRPr="00C16A75">
        <w:rPr>
          <w:rFonts w:ascii="Times New Roman" w:hAnsi="Times New Roman" w:cs="Times New Roman"/>
          <w:lang w:val="en-US"/>
        </w:rPr>
        <w:t xml:space="preserve">occurs </w:t>
      </w:r>
      <w:r w:rsidR="00C3715C" w:rsidRPr="00C16A75">
        <w:rPr>
          <w:rFonts w:ascii="Times New Roman" w:hAnsi="Times New Roman" w:cs="Times New Roman"/>
          <w:lang w:val="en-US"/>
        </w:rPr>
        <w:t xml:space="preserve">from diet and unregulated outtake to urine undergoes Donnan’s equilibrium at </w:t>
      </w:r>
      <w:r w:rsidRPr="00C16A75">
        <w:rPr>
          <w:rFonts w:ascii="Times New Roman" w:hAnsi="Times New Roman" w:cs="Times New Roman"/>
          <w:lang w:val="en-US"/>
        </w:rPr>
        <w:t xml:space="preserve">the </w:t>
      </w:r>
      <w:r w:rsidR="00C3715C" w:rsidRPr="00C16A75">
        <w:rPr>
          <w:rFonts w:ascii="Times New Roman" w:hAnsi="Times New Roman" w:cs="Times New Roman"/>
          <w:lang w:val="en-US"/>
        </w:rPr>
        <w:t>glomerular membrane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00C3715C" w:rsidRPr="00C16A75">
        <w:rPr>
          <w:rFonts w:ascii="Times New Roman" w:hAnsi="Times New Roman" w:cs="Times New Roman"/>
          <w:lang w:val="en-US"/>
        </w:rPr>
        <w:t>).</w:t>
      </w:r>
    </w:p>
    <w:p w14:paraId="6B649BC5" w14:textId="77777777" w:rsidR="000B56EB" w:rsidRPr="00C16A75" w:rsidRDefault="00822BCE" w:rsidP="000B56EB">
      <w:pPr>
        <w:pStyle w:val="Nadpis3"/>
        <w:rPr>
          <w:rFonts w:ascii="Times New Roman" w:hAnsi="Times New Roman" w:cs="Times New Roman"/>
          <w:lang w:val="en-US"/>
        </w:rPr>
      </w:pPr>
      <w:bookmarkStart w:id="298" w:name="_Ref414302047"/>
      <w:r w:rsidRPr="00C16A75">
        <w:rPr>
          <w:rFonts w:ascii="Times New Roman" w:hAnsi="Times New Roman" w:cs="Times New Roman"/>
          <w:lang w:val="en-US"/>
        </w:rPr>
        <w:t>C</w:t>
      </w:r>
      <w:r w:rsidR="000B56EB" w:rsidRPr="00C16A75">
        <w:rPr>
          <w:rFonts w:ascii="Times New Roman" w:hAnsi="Times New Roman" w:cs="Times New Roman"/>
          <w:lang w:val="en-US"/>
        </w:rPr>
        <w:t>omparison with HumMod 1.6</w:t>
      </w:r>
      <w:bookmarkEnd w:id="298"/>
    </w:p>
    <w:p w14:paraId="0DB8D3B9" w14:textId="4349F0F7"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Acid-base</w:t>
      </w:r>
      <w:r w:rsidR="00511AD2" w:rsidRPr="00C16A75">
        <w:rPr>
          <w:rFonts w:ascii="Times New Roman" w:hAnsi="Times New Roman" w:cs="Times New Roman"/>
          <w:lang w:val="en-US"/>
        </w:rPr>
        <w:t>s</w:t>
      </w:r>
      <w:r w:rsidRPr="00C16A75">
        <w:rPr>
          <w:rFonts w:ascii="Times New Roman" w:hAnsi="Times New Roman" w:cs="Times New Roman"/>
          <w:lang w:val="en-US"/>
        </w:rPr>
        <w:t xml:space="preserve"> in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w:t>
      </w:r>
      <w:r w:rsidR="00511AD2"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different </w:t>
      </w:r>
      <w:r w:rsidR="00511AD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in HumMod 1.6. The new </w:t>
      </w:r>
      <w:r w:rsidR="000B2FD7"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uses the original </w:t>
      </w:r>
      <w:r w:rsidR="000B2FD7" w:rsidRPr="00C16A75">
        <w:rPr>
          <w:rFonts w:ascii="Times New Roman" w:hAnsi="Times New Roman" w:cs="Times New Roman"/>
          <w:lang w:val="en-US"/>
        </w:rPr>
        <w:t>electrolyte</w:t>
      </w:r>
      <w:r w:rsidRPr="00C16A75">
        <w:rPr>
          <w:rFonts w:ascii="Times New Roman" w:hAnsi="Times New Roman" w:cs="Times New Roman"/>
          <w:lang w:val="en-US"/>
        </w:rPr>
        <w:t xml:space="preserve"> models of strong ions. However, the pH is calculated from</w:t>
      </w:r>
      <w:r w:rsidR="000B2FD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electroneutrality equation applied </w:t>
      </w:r>
      <w:r w:rsidR="000B2FD7" w:rsidRPr="00C16A75">
        <w:rPr>
          <w:rFonts w:ascii="Times New Roman" w:hAnsi="Times New Roman" w:cs="Times New Roman"/>
          <w:lang w:val="en-US"/>
        </w:rPr>
        <w:t xml:space="preserve">to </w:t>
      </w:r>
      <w:r w:rsidRPr="00C16A75">
        <w:rPr>
          <w:rFonts w:ascii="Times New Roman" w:hAnsi="Times New Roman" w:cs="Times New Roman"/>
          <w:lang w:val="en-US"/>
        </w:rPr>
        <w:t>significant</w:t>
      </w:r>
      <w:r w:rsidR="000B2FD7" w:rsidRPr="00C16A75">
        <w:rPr>
          <w:rFonts w:ascii="Times New Roman" w:hAnsi="Times New Roman" w:cs="Times New Roman"/>
          <w:lang w:val="en-US"/>
        </w:rPr>
        <w:t>ly</w:t>
      </w:r>
      <w:r w:rsidRPr="00C16A75">
        <w:rPr>
          <w:rFonts w:ascii="Times New Roman" w:hAnsi="Times New Roman" w:cs="Times New Roman"/>
          <w:lang w:val="en-US"/>
        </w:rPr>
        <w:t xml:space="preserve"> weak ions</w:t>
      </w:r>
      <w:r w:rsidR="000B2FD7" w:rsidRPr="00C16A75">
        <w:rPr>
          <w:rFonts w:ascii="Times New Roman" w:hAnsi="Times New Roman" w:cs="Times New Roman"/>
          <w:lang w:val="en-US"/>
        </w:rPr>
        <w:t xml:space="preserve"> such</w:t>
      </w:r>
      <w:r w:rsidRPr="00C16A75">
        <w:rPr>
          <w:rFonts w:ascii="Times New Roman" w:hAnsi="Times New Roman" w:cs="Times New Roman"/>
          <w:lang w:val="en-US"/>
        </w:rPr>
        <w:t xml:space="preserve"> as phosphates, proteins and carbonic acid. </w:t>
      </w:r>
      <w:r w:rsidR="000B2FD7" w:rsidRPr="00C16A75">
        <w:rPr>
          <w:rFonts w:ascii="Times New Roman" w:hAnsi="Times New Roman" w:cs="Times New Roman"/>
          <w:lang w:val="en-US"/>
        </w:rPr>
        <w:t xml:space="preserve">The charge </w:t>
      </w:r>
      <w:r w:rsidRPr="00C16A75">
        <w:rPr>
          <w:rFonts w:ascii="Times New Roman" w:hAnsi="Times New Roman" w:cs="Times New Roman"/>
          <w:lang w:val="en-US"/>
        </w:rPr>
        <w:t>of these weak ions is dependent on pH</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known as titration curve</w:t>
      </w:r>
      <w:r w:rsidR="000B2FD7" w:rsidRPr="00C16A75">
        <w:rPr>
          <w:rFonts w:ascii="Times New Roman" w:hAnsi="Times New Roman" w:cs="Times New Roman"/>
          <w:lang w:val="en-US"/>
        </w:rPr>
        <w:t>; thus,</w:t>
      </w:r>
      <w:r w:rsidRPr="00C16A75">
        <w:rPr>
          <w:rFonts w:ascii="Times New Roman" w:hAnsi="Times New Roman" w:cs="Times New Roman"/>
          <w:lang w:val="en-US"/>
        </w:rPr>
        <w:t xml:space="preserve"> the idea is to find the value of </w:t>
      </w:r>
      <w:r w:rsidR="000B2FD7" w:rsidRPr="00C16A75">
        <w:rPr>
          <w:rFonts w:ascii="Times New Roman" w:hAnsi="Times New Roman" w:cs="Times New Roman"/>
          <w:lang w:val="en-US"/>
        </w:rPr>
        <w:t xml:space="preserve">a </w:t>
      </w:r>
      <w:r w:rsidRPr="00C16A75">
        <w:rPr>
          <w:rFonts w:ascii="Times New Roman" w:hAnsi="Times New Roman" w:cs="Times New Roman"/>
          <w:lang w:val="en-US"/>
        </w:rPr>
        <w:t>pH</w:t>
      </w:r>
      <w:r w:rsidR="000B2FD7" w:rsidRPr="00C16A75">
        <w:rPr>
          <w:rFonts w:ascii="Times New Roman" w:hAnsi="Times New Roman" w:cs="Times New Roman"/>
          <w:lang w:val="en-US"/>
        </w:rPr>
        <w:t xml:space="preserve"> that </w:t>
      </w:r>
      <w:r w:rsidRPr="00C16A75">
        <w:rPr>
          <w:rFonts w:ascii="Times New Roman" w:hAnsi="Times New Roman" w:cs="Times New Roman"/>
          <w:lang w:val="en-US"/>
        </w:rPr>
        <w:t>generate</w:t>
      </w:r>
      <w:r w:rsidR="001035DB" w:rsidRPr="00C16A75">
        <w:rPr>
          <w:rFonts w:ascii="Times New Roman" w:hAnsi="Times New Roman" w:cs="Times New Roman"/>
          <w:lang w:val="en-US"/>
        </w:rPr>
        <w:t>s</w:t>
      </w:r>
      <w:r w:rsidRPr="00C16A75">
        <w:rPr>
          <w:rFonts w:ascii="Times New Roman" w:hAnsi="Times New Roman" w:cs="Times New Roman"/>
          <w:lang w:val="en-US"/>
        </w:rPr>
        <w:t xml:space="preserve"> sufficient charges</w:t>
      </w:r>
      <w:r w:rsidR="001035DB" w:rsidRPr="00C16A75">
        <w:rPr>
          <w:rFonts w:ascii="Times New Roman" w:hAnsi="Times New Roman" w:cs="Times New Roman"/>
          <w:lang w:val="en-US"/>
        </w:rPr>
        <w:t xml:space="preserve"> </w:t>
      </w:r>
      <w:r w:rsidR="000B2FD7" w:rsidRPr="00C16A75">
        <w:rPr>
          <w:rFonts w:ascii="Times New Roman" w:hAnsi="Times New Roman" w:cs="Times New Roman"/>
          <w:lang w:val="en-US"/>
        </w:rPr>
        <w:t xml:space="preserve">for </w:t>
      </w:r>
      <w:r w:rsidR="001035DB" w:rsidRPr="00C16A75">
        <w:rPr>
          <w:rFonts w:ascii="Times New Roman" w:hAnsi="Times New Roman" w:cs="Times New Roman"/>
          <w:lang w:val="en-US"/>
        </w:rPr>
        <w:t>the weak ions</w:t>
      </w:r>
      <w:r w:rsidRPr="00C16A75">
        <w:rPr>
          <w:rFonts w:ascii="Times New Roman" w:hAnsi="Times New Roman" w:cs="Times New Roman"/>
          <w:lang w:val="en-US"/>
        </w:rPr>
        <w:t xml:space="preserve"> </w:t>
      </w:r>
      <w:r w:rsidR="001035DB" w:rsidRPr="00C16A75">
        <w:rPr>
          <w:rFonts w:ascii="Times New Roman" w:hAnsi="Times New Roman" w:cs="Times New Roman"/>
          <w:lang w:val="en-US"/>
        </w:rPr>
        <w:t>at electroneutrality with</w:t>
      </w:r>
      <w:r w:rsidRPr="00C16A75">
        <w:rPr>
          <w:rFonts w:ascii="Times New Roman" w:hAnsi="Times New Roman" w:cs="Times New Roman"/>
          <w:lang w:val="en-US"/>
        </w:rPr>
        <w:t xml:space="preserve"> the rest </w:t>
      </w:r>
      <w:r w:rsidR="001035DB" w:rsidRPr="00C16A75">
        <w:rPr>
          <w:rFonts w:ascii="Times New Roman" w:hAnsi="Times New Roman" w:cs="Times New Roman"/>
          <w:lang w:val="en-US"/>
        </w:rPr>
        <w:t xml:space="preserve">of </w:t>
      </w:r>
      <w:r w:rsidRPr="00C16A75">
        <w:rPr>
          <w:rFonts w:ascii="Times New Roman" w:hAnsi="Times New Roman" w:cs="Times New Roman"/>
          <w:lang w:val="en-US"/>
        </w:rPr>
        <w:t>solution. The state variables are the total amounts of substances, which in the case of weak ions includes all their protonated</w:t>
      </w:r>
      <w:r w:rsidR="001035DB" w:rsidRPr="00C16A75">
        <w:rPr>
          <w:rFonts w:ascii="Times New Roman" w:hAnsi="Times New Roman" w:cs="Times New Roman"/>
          <w:lang w:val="en-US"/>
        </w:rPr>
        <w:t xml:space="preserve"> and deprotonated</w:t>
      </w:r>
      <w:r w:rsidRPr="00C16A75">
        <w:rPr>
          <w:rFonts w:ascii="Times New Roman" w:hAnsi="Times New Roman" w:cs="Times New Roman"/>
          <w:lang w:val="en-US"/>
        </w:rPr>
        <w:t xml:space="preserve"> forms.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inorganic extracellular phosphates </w:t>
      </w:r>
      <w:r w:rsidR="000B2FD7" w:rsidRPr="00C16A75">
        <w:rPr>
          <w:rFonts w:ascii="Times New Roman" w:hAnsi="Times New Roman" w:cs="Times New Roman"/>
          <w:lang w:val="en-US"/>
        </w:rPr>
        <w:t xml:space="preserve">refer to </w:t>
      </w: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and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r w:rsidR="001035DB" w:rsidRPr="00C16A75">
        <w:rPr>
          <w:rFonts w:ascii="Times New Roman" w:hAnsi="Times New Roman" w:cs="Times New Roman"/>
          <w:lang w:val="en-US"/>
        </w:rPr>
        <w:t xml:space="preserve"> form</w:t>
      </w:r>
      <w:r w:rsidR="000B2FD7" w:rsidRPr="00C16A75">
        <w:rPr>
          <w:rFonts w:ascii="Times New Roman" w:hAnsi="Times New Roman" w:cs="Times New Roman"/>
          <w:lang w:val="en-US"/>
        </w:rPr>
        <w:t>s</w:t>
      </w:r>
      <w:r w:rsidRPr="00C16A75">
        <w:rPr>
          <w:rFonts w:ascii="Times New Roman" w:hAnsi="Times New Roman" w:cs="Times New Roman"/>
          <w:lang w:val="en-US"/>
        </w:rPr>
        <w:t xml:space="preserve">. The total amount </w:t>
      </w:r>
      <w:r w:rsidR="00FE541F" w:rsidRPr="00C16A75">
        <w:rPr>
          <w:rFonts w:ascii="Times New Roman" w:hAnsi="Times New Roman" w:cs="Times New Roman"/>
          <w:lang w:val="en-US"/>
        </w:rPr>
        <w:t xml:space="preserve">of these inorganic phosphates </w:t>
      </w:r>
      <w:r w:rsidRPr="00C16A75">
        <w:rPr>
          <w:rFonts w:ascii="Times New Roman" w:hAnsi="Times New Roman" w:cs="Times New Roman"/>
          <w:lang w:val="en-US"/>
        </w:rPr>
        <w:t>is independent of pH</w:t>
      </w:r>
      <w:r w:rsidR="000B2FD7" w:rsidRPr="00C16A75">
        <w:rPr>
          <w:rFonts w:ascii="Times New Roman" w:hAnsi="Times New Roman" w:cs="Times New Roman"/>
          <w:lang w:val="en-US"/>
        </w:rPr>
        <w:t xml:space="preserve">; however, </w:t>
      </w:r>
      <w:r w:rsidRPr="00C16A75">
        <w:rPr>
          <w:rFonts w:ascii="Times New Roman" w:hAnsi="Times New Roman" w:cs="Times New Roman"/>
          <w:lang w:val="en-US"/>
        </w:rPr>
        <w:t xml:space="preserve">the </w:t>
      </w:r>
      <w:r w:rsidR="001035DB" w:rsidRPr="00C16A75">
        <w:rPr>
          <w:rFonts w:ascii="Times New Roman" w:hAnsi="Times New Roman" w:cs="Times New Roman"/>
          <w:lang w:val="en-US"/>
        </w:rPr>
        <w:t xml:space="preserve">total </w:t>
      </w:r>
      <w:r w:rsidRPr="00C16A75">
        <w:rPr>
          <w:rFonts w:ascii="Times New Roman" w:hAnsi="Times New Roman" w:cs="Times New Roman"/>
          <w:lang w:val="en-US"/>
        </w:rPr>
        <w:t xml:space="preserve">charge </w:t>
      </w:r>
      <w:r w:rsidR="000B2FD7" w:rsidRPr="00C16A75">
        <w:rPr>
          <w:rFonts w:ascii="Times New Roman" w:hAnsi="Times New Roman" w:cs="Times New Roman"/>
          <w:lang w:val="en-US"/>
        </w:rPr>
        <w:t xml:space="preserve">of </w:t>
      </w:r>
      <w:r w:rsidRPr="00C16A75">
        <w:rPr>
          <w:rFonts w:ascii="Times New Roman" w:hAnsi="Times New Roman" w:cs="Times New Roman"/>
          <w:lang w:val="en-US"/>
        </w:rPr>
        <w:t xml:space="preserve">phosphates is pH dependent. The same calculation can </w:t>
      </w:r>
      <w:r w:rsidR="000B2FD7"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w:t>
      </w:r>
      <w:r w:rsidR="000B2FD7" w:rsidRPr="00C16A75">
        <w:rPr>
          <w:rFonts w:ascii="Times New Roman" w:hAnsi="Times New Roman" w:cs="Times New Roman"/>
          <w:lang w:val="en-US"/>
        </w:rPr>
        <w:t xml:space="preserve">applied </w:t>
      </w:r>
      <w:r w:rsidRPr="00C16A75">
        <w:rPr>
          <w:rFonts w:ascii="Times New Roman" w:hAnsi="Times New Roman" w:cs="Times New Roman"/>
          <w:lang w:val="en-US"/>
        </w:rPr>
        <w:t xml:space="preserve">for </w:t>
      </w:r>
      <w:r w:rsidR="000B2FD7" w:rsidRPr="00C16A75">
        <w:rPr>
          <w:rFonts w:ascii="Times New Roman" w:hAnsi="Times New Roman" w:cs="Times New Roman"/>
          <w:lang w:val="en-US"/>
        </w:rPr>
        <w:t xml:space="preserve">the </w:t>
      </w:r>
      <w:r w:rsidRPr="00C16A75">
        <w:rPr>
          <w:rFonts w:ascii="Times New Roman" w:hAnsi="Times New Roman" w:cs="Times New Roman"/>
          <w:lang w:val="en-US"/>
        </w:rPr>
        <w:t>total amount of albumin, globulins, hemoglobin or carbon dioxide.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if we assume some constant total concentrations of all weak acids in blood plasma</w:t>
      </w:r>
      <w:r w:rsidR="000B2FD7" w:rsidRPr="00C16A75">
        <w:rPr>
          <w:rFonts w:ascii="Times New Roman" w:hAnsi="Times New Roman" w:cs="Times New Roman"/>
          <w:lang w:val="en-US"/>
        </w:rPr>
        <w:t xml:space="preserve">, </w:t>
      </w:r>
      <w:r w:rsidRPr="00C16A75">
        <w:rPr>
          <w:rFonts w:ascii="Times New Roman" w:hAnsi="Times New Roman" w:cs="Times New Roman"/>
          <w:lang w:val="en-US"/>
        </w:rPr>
        <w:t xml:space="preserve">then we can </w:t>
      </w:r>
      <w:r w:rsidR="000B2FD7" w:rsidRPr="00C16A75">
        <w:rPr>
          <w:rFonts w:ascii="Times New Roman" w:hAnsi="Times New Roman" w:cs="Times New Roman"/>
          <w:lang w:val="en-US"/>
        </w:rPr>
        <w:t>propose a</w:t>
      </w:r>
      <w:r w:rsidRPr="00C16A75">
        <w:rPr>
          <w:rFonts w:ascii="Times New Roman" w:hAnsi="Times New Roman" w:cs="Times New Roman"/>
          <w:lang w:val="en-US"/>
        </w:rPr>
        <w:t xml:space="preserve"> titration curve of the plasma as a function of SID on pH. However</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this function is dependent on the type and total concentrations of weak acids</w:t>
      </w:r>
      <w:r w:rsidR="00E258CA" w:rsidRPr="00C16A75">
        <w:rPr>
          <w:rFonts w:ascii="Times New Roman" w:hAnsi="Times New Roman" w:cs="Times New Roman"/>
          <w:lang w:val="en-US"/>
        </w:rPr>
        <w:t xml:space="preserve">; thus, </w:t>
      </w:r>
      <w:r w:rsidRPr="00C16A75">
        <w:rPr>
          <w:rFonts w:ascii="Times New Roman" w:hAnsi="Times New Roman" w:cs="Times New Roman"/>
          <w:lang w:val="en-US"/>
        </w:rPr>
        <w:t>all charged solutes in</w:t>
      </w:r>
      <w:r w:rsidR="00E258CA" w:rsidRPr="00C16A75">
        <w:rPr>
          <w:rFonts w:ascii="Times New Roman" w:hAnsi="Times New Roman" w:cs="Times New Roman"/>
          <w:lang w:val="en-US"/>
        </w:rPr>
        <w:t xml:space="preserve"> a</w:t>
      </w:r>
      <w:r w:rsidRPr="00C16A75">
        <w:rPr>
          <w:rFonts w:ascii="Times New Roman" w:hAnsi="Times New Roman" w:cs="Times New Roman"/>
          <w:lang w:val="en-US"/>
        </w:rPr>
        <w:t xml:space="preserve"> solution must be included in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This </w:t>
      </w:r>
      <w:r w:rsidR="00E258CA" w:rsidRPr="00C16A75">
        <w:rPr>
          <w:rFonts w:ascii="Times New Roman" w:hAnsi="Times New Roman" w:cs="Times New Roman"/>
          <w:lang w:val="en-US"/>
        </w:rPr>
        <w:t xml:space="preserve">renders </w:t>
      </w:r>
      <w:r w:rsidRPr="00C16A75">
        <w:rPr>
          <w:rFonts w:ascii="Times New Roman" w:hAnsi="Times New Roman" w:cs="Times New Roman"/>
          <w:lang w:val="en-US"/>
        </w:rPr>
        <w:t>our acid-base model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better than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acid-base calculation of HumMod 1.6, because there </w:t>
      </w:r>
      <w:r w:rsidR="00E258CA" w:rsidRPr="00C16A75">
        <w:rPr>
          <w:rFonts w:ascii="Times New Roman" w:hAnsi="Times New Roman" w:cs="Times New Roman"/>
          <w:lang w:val="en-US"/>
        </w:rPr>
        <w:t xml:space="preserve">is </w:t>
      </w:r>
      <w:r w:rsidRPr="00C16A75">
        <w:rPr>
          <w:rFonts w:ascii="Times New Roman" w:hAnsi="Times New Roman" w:cs="Times New Roman"/>
          <w:lang w:val="en-US"/>
        </w:rPr>
        <w:t xml:space="preserve">no </w:t>
      </w:r>
      <w:r w:rsidRPr="00C16A75">
        <w:rPr>
          <w:rFonts w:ascii="Times New Roman" w:hAnsi="Times New Roman" w:cs="Times New Roman"/>
          <w:lang w:val="en-US"/>
        </w:rPr>
        <w:lastRenderedPageBreak/>
        <w:t>calculation of weak ion charges</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except</w:t>
      </w:r>
      <w:r w:rsidR="00E258CA" w:rsidRPr="00C16A75">
        <w:rPr>
          <w:rFonts w:ascii="Times New Roman" w:hAnsi="Times New Roman" w:cs="Times New Roman"/>
          <w:lang w:val="en-US"/>
        </w:rPr>
        <w:t xml:space="preserve"> for</w:t>
      </w:r>
      <w:r w:rsidRPr="00C16A75">
        <w:rPr>
          <w:rFonts w:ascii="Times New Roman" w:hAnsi="Times New Roman" w:cs="Times New Roman"/>
          <w:lang w:val="en-US"/>
        </w:rPr>
        <w:t xml:space="preserve"> bicarbonate. </w:t>
      </w:r>
      <w:r w:rsidR="00E258CA" w:rsidRPr="00C16A75">
        <w:rPr>
          <w:rFonts w:ascii="Times New Roman" w:hAnsi="Times New Roman" w:cs="Times New Roman"/>
          <w:lang w:val="en-US"/>
        </w:rPr>
        <w:t>Moreover</w:t>
      </w:r>
      <w:r w:rsidRPr="00C16A75">
        <w:rPr>
          <w:rFonts w:ascii="Times New Roman" w:hAnsi="Times New Roman" w:cs="Times New Roman"/>
          <w:lang w:val="en-US"/>
        </w:rPr>
        <w:t xml:space="preserve">, the inorganic phosphate is calculated as a strong ion, </w:t>
      </w:r>
      <w:r w:rsidR="001035DB" w:rsidRPr="00C16A75">
        <w:rPr>
          <w:rFonts w:ascii="Times New Roman" w:hAnsi="Times New Roman" w:cs="Times New Roman"/>
          <w:lang w:val="en-US"/>
        </w:rPr>
        <w:t>which does not change form</w:t>
      </w:r>
      <w:r w:rsidRPr="00C16A75">
        <w:rPr>
          <w:rFonts w:ascii="Times New Roman" w:hAnsi="Times New Roman" w:cs="Times New Roman"/>
          <w:lang w:val="en-US"/>
        </w:rPr>
        <w:t xml:space="preserve"> </w:t>
      </w:r>
      <w:r w:rsidR="00E258CA" w:rsidRPr="00C16A75">
        <w:rPr>
          <w:rFonts w:ascii="Times New Roman" w:hAnsi="Times New Roman" w:cs="Times New Roman"/>
          <w:lang w:val="en-US"/>
        </w:rPr>
        <w:t xml:space="preserve">alongside a </w:t>
      </w:r>
      <w:r w:rsidRPr="00C16A75">
        <w:rPr>
          <w:rFonts w:ascii="Times New Roman" w:hAnsi="Times New Roman" w:cs="Times New Roman"/>
          <w:lang w:val="en-US"/>
        </w:rPr>
        <w:t>change of pH.</w:t>
      </w:r>
    </w:p>
    <w:p w14:paraId="069F1D21" w14:textId="06ADFEE3"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The same style of acid-base model is also </w:t>
      </w:r>
      <w:r w:rsidR="00E258CA" w:rsidRPr="00C16A75">
        <w:rPr>
          <w:rFonts w:ascii="Times New Roman" w:hAnsi="Times New Roman" w:cs="Times New Roman"/>
          <w:lang w:val="en-US"/>
        </w:rPr>
        <w:t xml:space="preserve">applied </w:t>
      </w:r>
      <w:r w:rsidRPr="00C16A75">
        <w:rPr>
          <w:rFonts w:ascii="Times New Roman" w:hAnsi="Times New Roman" w:cs="Times New Roman"/>
          <w:lang w:val="en-US"/>
        </w:rPr>
        <w:t>to urine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The acidity of urine was not calculated in HumMod 1.6</w:t>
      </w:r>
      <w:r w:rsidR="00E258CA" w:rsidRPr="00C16A75">
        <w:rPr>
          <w:rFonts w:ascii="Times New Roman" w:hAnsi="Times New Roman" w:cs="Times New Roman"/>
          <w:lang w:val="en-US"/>
        </w:rPr>
        <w:t>; however,</w:t>
      </w:r>
      <w:r w:rsidRPr="00C16A75">
        <w:rPr>
          <w:rFonts w:ascii="Times New Roman" w:hAnsi="Times New Roman" w:cs="Times New Roman"/>
          <w:lang w:val="en-US"/>
        </w:rPr>
        <w:t xml:space="preserve"> all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necessary data </w:t>
      </w:r>
      <w:r w:rsidR="00E258CA" w:rsidRPr="00C16A75">
        <w:rPr>
          <w:rFonts w:ascii="Times New Roman" w:hAnsi="Times New Roman" w:cs="Times New Roman"/>
          <w:lang w:val="en-US"/>
        </w:rPr>
        <w:t xml:space="preserve">for </w:t>
      </w:r>
      <w:r w:rsidRPr="00C16A75">
        <w:rPr>
          <w:rFonts w:ascii="Times New Roman" w:hAnsi="Times New Roman" w:cs="Times New Roman"/>
          <w:lang w:val="en-US"/>
        </w:rPr>
        <w:t xml:space="preserve">acidity of the primary urine </w:t>
      </w:r>
      <w:r w:rsidR="00E258CA" w:rsidRPr="00C16A75">
        <w:rPr>
          <w:rFonts w:ascii="Times New Roman" w:hAnsi="Times New Roman" w:cs="Times New Roman"/>
          <w:lang w:val="en-US"/>
        </w:rPr>
        <w:t xml:space="preserve">was </w:t>
      </w:r>
      <w:r w:rsidRPr="00C16A75">
        <w:rPr>
          <w:rFonts w:ascii="Times New Roman" w:hAnsi="Times New Roman" w:cs="Times New Roman"/>
          <w:lang w:val="en-US"/>
        </w:rPr>
        <w:t>calculated. In future</w:t>
      </w:r>
      <w:r w:rsidR="00E258C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calculation </w:t>
      </w:r>
      <w:r w:rsidR="00E258CA" w:rsidRPr="00C16A75">
        <w:rPr>
          <w:rFonts w:ascii="Times New Roman" w:hAnsi="Times New Roman" w:cs="Times New Roman"/>
          <w:lang w:val="en-US"/>
        </w:rPr>
        <w:t xml:space="preserve">can be </w:t>
      </w:r>
      <w:r w:rsidRPr="00C16A75">
        <w:rPr>
          <w:rFonts w:ascii="Times New Roman" w:hAnsi="Times New Roman" w:cs="Times New Roman"/>
          <w:lang w:val="en-US"/>
        </w:rPr>
        <w:t>used</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the modeling of kidney stones or for </w:t>
      </w:r>
      <w:r w:rsidR="00E258CA" w:rsidRPr="00C16A75">
        <w:rPr>
          <w:rFonts w:ascii="Times New Roman" w:hAnsi="Times New Roman" w:cs="Times New Roman"/>
          <w:lang w:val="en-US"/>
        </w:rPr>
        <w:t xml:space="preserve">establishing </w:t>
      </w:r>
      <w:r w:rsidRPr="00C16A75">
        <w:rPr>
          <w:rFonts w:ascii="Times New Roman" w:hAnsi="Times New Roman" w:cs="Times New Roman"/>
          <w:lang w:val="en-US"/>
        </w:rPr>
        <w:t>more precise functions of membrane channels in nephrons.</w:t>
      </w:r>
    </w:p>
    <w:p w14:paraId="212D21F4" w14:textId="5C18050F"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During simulation of metabolic acidosis </w:t>
      </w:r>
      <w:r w:rsidR="00503A11" w:rsidRPr="00C16A75">
        <w:rPr>
          <w:rFonts w:ascii="Times New Roman" w:hAnsi="Times New Roman" w:cs="Times New Roman"/>
          <w:lang w:val="en-US"/>
        </w:rPr>
        <w:t xml:space="preserve">such </w:t>
      </w:r>
      <w:r w:rsidRPr="00C16A75">
        <w:rPr>
          <w:rFonts w:ascii="Times New Roman" w:hAnsi="Times New Roman" w:cs="Times New Roman"/>
          <w:lang w:val="en-US"/>
        </w:rPr>
        <w:t xml:space="preserve">as ketoacidosis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2013)</w:t>
      </w:r>
      <w:r w:rsidR="00447C6D" w:rsidRPr="00C16A75">
        <w:rPr>
          <w:rFonts w:ascii="Times New Roman" w:hAnsi="Times New Roman" w:cs="Times New Roman"/>
          <w:lang w:val="en-US"/>
        </w:rPr>
        <w:fldChar w:fldCharType="end"/>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found that the original pH regulation </w:t>
      </w:r>
      <w:r w:rsidR="00503A11" w:rsidRPr="00C16A75">
        <w:rPr>
          <w:rFonts w:ascii="Times New Roman" w:hAnsi="Times New Roman" w:cs="Times New Roman"/>
          <w:lang w:val="en-US"/>
        </w:rPr>
        <w:t xml:space="preserve">was </w:t>
      </w:r>
      <w:r w:rsidRPr="00C16A75">
        <w:rPr>
          <w:rFonts w:ascii="Times New Roman" w:hAnsi="Times New Roman" w:cs="Times New Roman"/>
          <w:lang w:val="en-US"/>
        </w:rPr>
        <w:t>so strong that even</w:t>
      </w:r>
      <w:r w:rsidR="00503A11" w:rsidRPr="00C16A75">
        <w:rPr>
          <w:rFonts w:ascii="Times New Roman" w:hAnsi="Times New Roman" w:cs="Times New Roman"/>
          <w:lang w:val="en-US"/>
        </w:rPr>
        <w:t xml:space="preserve"> apparently</w:t>
      </w:r>
      <w:r w:rsidRPr="00C16A75">
        <w:rPr>
          <w:rFonts w:ascii="Times New Roman" w:hAnsi="Times New Roman" w:cs="Times New Roman"/>
          <w:lang w:val="en-US"/>
        </w:rPr>
        <w:t xml:space="preserve"> non-existing chloride </w:t>
      </w:r>
      <w:r w:rsidR="00503A11" w:rsidRPr="00C16A75">
        <w:rPr>
          <w:rFonts w:ascii="Times New Roman" w:hAnsi="Times New Roman" w:cs="Times New Roman"/>
          <w:lang w:val="en-US"/>
        </w:rPr>
        <w:t xml:space="preserve">was excreted </w:t>
      </w:r>
      <w:r w:rsidRPr="00C16A75">
        <w:rPr>
          <w:rFonts w:ascii="Times New Roman" w:hAnsi="Times New Roman" w:cs="Times New Roman"/>
          <w:lang w:val="en-US"/>
        </w:rPr>
        <w:t xml:space="preserve">from the body. This </w:t>
      </w:r>
      <w:r w:rsidR="00503A11" w:rsidRPr="00C16A75">
        <w:rPr>
          <w:rFonts w:ascii="Times New Roman" w:hAnsi="Times New Roman" w:cs="Times New Roman"/>
          <w:lang w:val="en-US"/>
        </w:rPr>
        <w:t xml:space="preserve">confusing notion </w:t>
      </w:r>
      <w:r w:rsidRPr="00C16A75">
        <w:rPr>
          <w:rFonts w:ascii="Times New Roman" w:hAnsi="Times New Roman" w:cs="Times New Roman"/>
          <w:lang w:val="en-US"/>
        </w:rPr>
        <w:t>leads to negative chloride concentrations. To prevent this confusion</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add</w:t>
      </w:r>
      <w:r w:rsidR="00503A11" w:rsidRPr="00C16A75">
        <w:rPr>
          <w:rFonts w:ascii="Times New Roman" w:hAnsi="Times New Roman" w:cs="Times New Roman"/>
          <w:lang w:val="en-US"/>
        </w:rPr>
        <w:t>ed</w:t>
      </w:r>
      <w:r w:rsidRPr="00C16A75">
        <w:rPr>
          <w:rFonts w:ascii="Times New Roman" w:hAnsi="Times New Roman" w:cs="Times New Roman"/>
          <w:lang w:val="en-US"/>
        </w:rPr>
        <w:t xml:space="preserve"> </w:t>
      </w:r>
      <w:r w:rsidR="00503A11" w:rsidRPr="00C16A75">
        <w:rPr>
          <w:rFonts w:ascii="Times New Roman" w:hAnsi="Times New Roman" w:cs="Times New Roman"/>
          <w:lang w:val="en-US"/>
        </w:rPr>
        <w:t xml:space="preserve">the stopper function to the </w:t>
      </w:r>
      <w:r w:rsidRPr="00C16A75">
        <w:rPr>
          <w:rFonts w:ascii="Times New Roman" w:hAnsi="Times New Roman" w:cs="Times New Roman"/>
          <w:lang w:val="en-US"/>
        </w:rPr>
        <w:t xml:space="preserve">Physiomodel, which </w:t>
      </w:r>
      <w:r w:rsidR="00503A11" w:rsidRPr="00C16A75">
        <w:rPr>
          <w:rFonts w:ascii="Times New Roman" w:hAnsi="Times New Roman" w:cs="Times New Roman"/>
          <w:lang w:val="en-US"/>
        </w:rPr>
        <w:t>stops</w:t>
      </w:r>
      <w:r w:rsidRPr="00C16A75">
        <w:rPr>
          <w:rFonts w:ascii="Times New Roman" w:hAnsi="Times New Roman" w:cs="Times New Roman"/>
          <w:lang w:val="en-US"/>
        </w:rPr>
        <w:t xml:space="preserve"> chloride excretion if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extracellular concentration fall</w:t>
      </w:r>
      <w:r w:rsidR="00503A11" w:rsidRPr="00C16A75">
        <w:rPr>
          <w:rFonts w:ascii="Times New Roman" w:hAnsi="Times New Roman" w:cs="Times New Roman"/>
          <w:lang w:val="en-US"/>
        </w:rPr>
        <w:t>s</w:t>
      </w:r>
      <w:r w:rsidRPr="00C16A75">
        <w:rPr>
          <w:rFonts w:ascii="Times New Roman" w:hAnsi="Times New Roman" w:cs="Times New Roman"/>
          <w:lang w:val="en-US"/>
        </w:rPr>
        <w:t xml:space="preserve"> below 50 mmol/L. </w:t>
      </w:r>
      <w:r w:rsidR="00503A11" w:rsidRPr="00C16A75">
        <w:rPr>
          <w:rFonts w:ascii="Times New Roman" w:hAnsi="Times New Roman" w:cs="Times New Roman"/>
          <w:lang w:val="en-US"/>
        </w:rPr>
        <w:t>W</w:t>
      </w:r>
      <w:r w:rsidRPr="00C16A75">
        <w:rPr>
          <w:rFonts w:ascii="Times New Roman" w:hAnsi="Times New Roman" w:cs="Times New Roman"/>
          <w:lang w:val="en-US"/>
        </w:rPr>
        <w:t xml:space="preserve">e do not have the exact data for this pathological function, but the insufficiency of chloride during acidosis </w:t>
      </w:r>
      <w:r w:rsidR="00503A11" w:rsidRPr="00C16A75">
        <w:rPr>
          <w:rFonts w:ascii="Times New Roman" w:hAnsi="Times New Roman" w:cs="Times New Roman"/>
          <w:lang w:val="en-US"/>
        </w:rPr>
        <w:t xml:space="preserve">is a </w:t>
      </w:r>
      <w:r w:rsidRPr="00C16A75">
        <w:rPr>
          <w:rFonts w:ascii="Times New Roman" w:hAnsi="Times New Roman" w:cs="Times New Roman"/>
          <w:lang w:val="en-US"/>
        </w:rPr>
        <w:t xml:space="preserve">known phenomenon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(Levitin, et al., 1958)</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5B7C5280" w14:textId="77777777" w:rsidR="003362FC" w:rsidRPr="00C16A75" w:rsidRDefault="000860A9" w:rsidP="004F0385">
      <w:pPr>
        <w:pStyle w:val="Nadpis2"/>
        <w:rPr>
          <w:rStyle w:val="Znaknadpisu1"/>
          <w:rFonts w:ascii="Times New Roman" w:hAnsi="Times New Roman" w:cs="Times New Roman"/>
          <w:sz w:val="28"/>
        </w:rPr>
      </w:pPr>
      <w:bookmarkStart w:id="299" w:name="_Toc409289320"/>
      <w:bookmarkStart w:id="300" w:name="_Ref414302320"/>
      <w:bookmarkStart w:id="301" w:name="_Toc420288836"/>
      <w:bookmarkStart w:id="302" w:name="_Ref420407964"/>
      <w:bookmarkStart w:id="303" w:name="_Toc421792687"/>
      <w:r w:rsidRPr="00C16A75">
        <w:rPr>
          <w:rStyle w:val="Znaknadpisu1"/>
          <w:rFonts w:ascii="Times New Roman" w:hAnsi="Times New Roman" w:cs="Times New Roman"/>
          <w:sz w:val="28"/>
        </w:rPr>
        <w:t xml:space="preserve">Blood </w:t>
      </w:r>
      <w:r w:rsidR="003362FC" w:rsidRPr="00C16A75">
        <w:rPr>
          <w:rStyle w:val="Znaknadpisu1"/>
          <w:rFonts w:ascii="Times New Roman" w:hAnsi="Times New Roman" w:cs="Times New Roman"/>
          <w:sz w:val="28"/>
        </w:rPr>
        <w:t>Gases</w:t>
      </w:r>
      <w:bookmarkEnd w:id="299"/>
      <w:bookmarkEnd w:id="300"/>
      <w:bookmarkEnd w:id="301"/>
      <w:bookmarkEnd w:id="302"/>
      <w:bookmarkEnd w:id="303"/>
      <w:r w:rsidR="003362FC" w:rsidRPr="00C16A75">
        <w:rPr>
          <w:rStyle w:val="Znaknadpisu1"/>
          <w:rFonts w:ascii="Times New Roman" w:hAnsi="Times New Roman" w:cs="Times New Roman"/>
          <w:sz w:val="28"/>
        </w:rPr>
        <w:t xml:space="preserve"> </w:t>
      </w:r>
    </w:p>
    <w:p w14:paraId="4B75CF91" w14:textId="254AFD8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 support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of </w:t>
      </w:r>
      <w:r w:rsidR="00503A11" w:rsidRPr="00C16A75">
        <w:rPr>
          <w:rFonts w:ascii="Times New Roman" w:hAnsi="Times New Roman" w:cs="Times New Roman"/>
          <w:lang w:val="en-US"/>
        </w:rPr>
        <w:t xml:space="preserve">every </w:t>
      </w:r>
      <w:r w:rsidRPr="00C16A75">
        <w:rPr>
          <w:rFonts w:ascii="Times New Roman" w:hAnsi="Times New Roman" w:cs="Times New Roman"/>
          <w:lang w:val="en-US"/>
        </w:rPr>
        <w:t>cell</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C67AE3" w:rsidRPr="00C16A75">
        <w:rPr>
          <w:rFonts w:ascii="Times New Roman" w:hAnsi="Times New Roman" w:cs="Times New Roman"/>
          <w:lang w:val="en-US"/>
        </w:rPr>
        <w:t xml:space="preserve"> (O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503A11" w:rsidRPr="00C16A75">
        <w:rPr>
          <w:rFonts w:ascii="Times New Roman" w:hAnsi="Times New Roman" w:cs="Times New Roman"/>
          <w:lang w:val="en-US"/>
        </w:rPr>
        <w:t xml:space="preserve"> must be delivered to it and</w:t>
      </w:r>
      <w:r w:rsidRPr="00C16A75">
        <w:rPr>
          <w:rFonts w:ascii="Times New Roman" w:hAnsi="Times New Roman" w:cs="Times New Roman"/>
          <w:lang w:val="en-US"/>
        </w:rPr>
        <w:t xml:space="preserve"> carbon dioxide</w:t>
      </w:r>
      <w:r w:rsidR="00C67AE3" w:rsidRPr="00C16A75">
        <w:rPr>
          <w:rFonts w:ascii="Times New Roman" w:hAnsi="Times New Roman" w:cs="Times New Roman"/>
          <w:lang w:val="en-US"/>
        </w:rPr>
        <w:t> (CO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xml:space="preserve"> must be transported out of the body. Both </w:t>
      </w:r>
      <w:r w:rsidR="00503A11" w:rsidRPr="00C16A75">
        <w:rPr>
          <w:rFonts w:ascii="Times New Roman" w:hAnsi="Times New Roman" w:cs="Times New Roman"/>
          <w:lang w:val="en-US"/>
        </w:rPr>
        <w:t xml:space="preserve">of these </w:t>
      </w:r>
      <w:r w:rsidRPr="00C16A75">
        <w:rPr>
          <w:rFonts w:ascii="Times New Roman" w:hAnsi="Times New Roman" w:cs="Times New Roman"/>
          <w:lang w:val="en-US"/>
        </w:rPr>
        <w:t xml:space="preserve">blood gases are critical </w:t>
      </w:r>
      <w:r w:rsidR="00503A11" w:rsidRPr="00C16A75">
        <w:rPr>
          <w:rFonts w:ascii="Times New Roman" w:hAnsi="Times New Roman" w:cs="Times New Roman"/>
          <w:lang w:val="en-US"/>
        </w:rPr>
        <w:t xml:space="preserve">to </w:t>
      </w:r>
      <w:r w:rsidRPr="00C16A75">
        <w:rPr>
          <w:rFonts w:ascii="Times New Roman" w:hAnsi="Times New Roman" w:cs="Times New Roman"/>
          <w:lang w:val="en-US"/>
        </w:rPr>
        <w:t xml:space="preserve">life. </w:t>
      </w:r>
      <w:r w:rsidR="00503A11" w:rsidRPr="00C16A75">
        <w:rPr>
          <w:rFonts w:ascii="Times New Roman" w:hAnsi="Times New Roman" w:cs="Times New Roman"/>
          <w:lang w:val="en-US"/>
        </w:rPr>
        <w:t>B</w:t>
      </w:r>
      <w:r w:rsidR="001035DB" w:rsidRPr="00C16A75">
        <w:rPr>
          <w:rFonts w:ascii="Times New Roman" w:hAnsi="Times New Roman" w:cs="Times New Roman"/>
          <w:lang w:val="en-US"/>
        </w:rPr>
        <w:t xml:space="preserve">lood gas transport </w:t>
      </w:r>
      <w:r w:rsidR="00503A11" w:rsidRPr="00C16A75">
        <w:rPr>
          <w:rFonts w:ascii="Times New Roman" w:hAnsi="Times New Roman" w:cs="Times New Roman"/>
          <w:lang w:val="en-US"/>
        </w:rPr>
        <w:t xml:space="preserve">begins through </w:t>
      </w:r>
      <w:r w:rsidRPr="00C16A75">
        <w:rPr>
          <w:rFonts w:ascii="Times New Roman" w:hAnsi="Times New Roman" w:cs="Times New Roman"/>
          <w:lang w:val="en-US"/>
        </w:rPr>
        <w:t>lung ventilation</w:t>
      </w:r>
      <w:r w:rsidR="008306E9"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w:t>
      </w:r>
      <w:r w:rsidR="008306E9" w:rsidRPr="00C16A75">
        <w:rPr>
          <w:rFonts w:ascii="Times New Roman" w:hAnsi="Times New Roman" w:cs="Times New Roman"/>
          <w:lang w:val="en-US"/>
        </w:rPr>
        <w:t xml:space="preserve">achieve </w:t>
      </w:r>
      <w:r w:rsidRPr="00C16A75">
        <w:rPr>
          <w:rFonts w:ascii="Times New Roman" w:hAnsi="Times New Roman" w:cs="Times New Roman"/>
          <w:lang w:val="en-US"/>
        </w:rPr>
        <w:t>optimal alveolar</w:t>
      </w:r>
      <w:r w:rsidR="00C3715C" w:rsidRPr="00C16A75">
        <w:rPr>
          <w:rFonts w:ascii="Times New Roman" w:hAnsi="Times New Roman" w:cs="Times New Roman"/>
          <w:lang w:val="en-US"/>
        </w:rPr>
        <w:t xml:space="preserve"> partial pressures of carbon dioxide</w:t>
      </w:r>
      <w:r w:rsidR="00C67AE3" w:rsidRPr="00C16A75">
        <w:rPr>
          <w:rFonts w:ascii="Times New Roman" w:hAnsi="Times New Roman" w:cs="Times New Roman"/>
          <w:lang w:val="en-US"/>
        </w:rPr>
        <w:t xml:space="preserve"> (pCO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C3715C" w:rsidRPr="00C16A75">
        <w:rPr>
          <w:rFonts w:ascii="Times New Roman" w:hAnsi="Times New Roman" w:cs="Times New Roman"/>
          <w:lang w:val="en-US"/>
        </w:rPr>
        <w:t xml:space="preserve"> and oxygen</w:t>
      </w:r>
      <w:r w:rsidR="00C67AE3" w:rsidRPr="00C16A75">
        <w:rPr>
          <w:rFonts w:ascii="Times New Roman" w:hAnsi="Times New Roman" w:cs="Times New Roman"/>
          <w:lang w:val="en-US"/>
        </w:rPr>
        <w:t xml:space="preserve"> (pO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These pressures play</w:t>
      </w:r>
      <w:r w:rsidR="008306E9" w:rsidRPr="00C16A75">
        <w:rPr>
          <w:rFonts w:ascii="Times New Roman" w:hAnsi="Times New Roman" w:cs="Times New Roman"/>
          <w:lang w:val="en-US"/>
        </w:rPr>
        <w:t xml:space="preserve"> a</w:t>
      </w:r>
      <w:r w:rsidRPr="00C16A75">
        <w:rPr>
          <w:rFonts w:ascii="Times New Roman" w:hAnsi="Times New Roman" w:cs="Times New Roman"/>
          <w:lang w:val="en-US"/>
        </w:rPr>
        <w:t xml:space="preserve"> role in gases dissolving in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C3715C" w:rsidRPr="00C16A75">
        <w:rPr>
          <w:rFonts w:ascii="Times New Roman" w:hAnsi="Times New Roman" w:cs="Times New Roman"/>
          <w:lang w:val="en-US"/>
        </w:rPr>
        <w:t>. However</w:t>
      </w:r>
      <w:r w:rsidRPr="00C16A75">
        <w:rPr>
          <w:rFonts w:ascii="Times New Roman" w:hAnsi="Times New Roman" w:cs="Times New Roman"/>
          <w:lang w:val="en-US"/>
        </w:rPr>
        <w:t xml:space="preserve">, the total amount of transported gases </w:t>
      </w:r>
      <w:r w:rsidR="00C3715C" w:rsidRPr="00C16A75">
        <w:rPr>
          <w:rFonts w:ascii="Times New Roman" w:hAnsi="Times New Roman" w:cs="Times New Roman"/>
          <w:lang w:val="en-US"/>
        </w:rPr>
        <w:t xml:space="preserve">is </w:t>
      </w:r>
      <w:r w:rsidR="008306E9" w:rsidRPr="00C16A75">
        <w:rPr>
          <w:rFonts w:ascii="Times New Roman" w:hAnsi="Times New Roman" w:cs="Times New Roman"/>
          <w:lang w:val="en-US"/>
        </w:rPr>
        <w:t xml:space="preserve">also </w:t>
      </w:r>
      <w:r w:rsidRPr="00C16A75">
        <w:rPr>
          <w:rFonts w:ascii="Times New Roman" w:hAnsi="Times New Roman" w:cs="Times New Roman"/>
          <w:lang w:val="en-US"/>
        </w:rPr>
        <w:t xml:space="preserve">dependent on blood flow,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binding properties of hemoglobin, temperature and hydrogen ion activity. </w:t>
      </w:r>
      <w:r w:rsidR="00C371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w:t>
      </w:r>
      <w:r w:rsidR="00C3715C" w:rsidRPr="00C16A75">
        <w:rPr>
          <w:rFonts w:ascii="Times New Roman" w:hAnsi="Times New Roman" w:cs="Times New Roman"/>
          <w:lang w:val="en-US"/>
        </w:rPr>
        <w:t xml:space="preserve">is </w:t>
      </w:r>
      <w:r w:rsidRPr="00C16A75">
        <w:rPr>
          <w:rFonts w:ascii="Times New Roman" w:hAnsi="Times New Roman" w:cs="Times New Roman"/>
          <w:lang w:val="en-US"/>
        </w:rPr>
        <w:t xml:space="preserve">delivered so close to cells </w:t>
      </w:r>
      <w:r w:rsidR="00C3715C" w:rsidRPr="00C16A75">
        <w:rPr>
          <w:rFonts w:ascii="Times New Roman" w:hAnsi="Times New Roman" w:cs="Times New Roman"/>
          <w:lang w:val="en-US"/>
        </w:rPr>
        <w:t xml:space="preserve">by tissue microcirculation </w:t>
      </w:r>
      <w:r w:rsidRPr="00C16A75">
        <w:rPr>
          <w:rFonts w:ascii="Times New Roman" w:hAnsi="Times New Roman" w:cs="Times New Roman"/>
          <w:lang w:val="en-US"/>
        </w:rPr>
        <w:t xml:space="preserve">that no other active delivery is needed and </w:t>
      </w:r>
      <w:r w:rsidR="008306E9" w:rsidRPr="00C16A75">
        <w:rPr>
          <w:rFonts w:ascii="Times New Roman" w:hAnsi="Times New Roman" w:cs="Times New Roman"/>
          <w:lang w:val="en-US"/>
        </w:rPr>
        <w:t xml:space="preserve">as a result, </w:t>
      </w:r>
      <w:r w:rsidRPr="00C16A75">
        <w:rPr>
          <w:rFonts w:ascii="Times New Roman" w:hAnsi="Times New Roman" w:cs="Times New Roman"/>
          <w:lang w:val="en-US"/>
        </w:rPr>
        <w:t>only diffusion take</w:t>
      </w:r>
      <w:r w:rsidR="008306E9" w:rsidRPr="00C16A75">
        <w:rPr>
          <w:rFonts w:ascii="Times New Roman" w:hAnsi="Times New Roman" w:cs="Times New Roman"/>
          <w:lang w:val="en-US"/>
        </w:rPr>
        <w:t xml:space="preserve">s </w:t>
      </w:r>
      <w:r w:rsidRPr="00C16A75">
        <w:rPr>
          <w:rFonts w:ascii="Times New Roman" w:hAnsi="Times New Roman" w:cs="Times New Roman"/>
          <w:lang w:val="en-US"/>
        </w:rPr>
        <w:t>place here.</w:t>
      </w:r>
    </w:p>
    <w:p w14:paraId="01A8CA11" w14:textId="48EC7A15" w:rsidR="00F830D4" w:rsidRPr="00C16A75" w:rsidRDefault="00953180" w:rsidP="00C1601F">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94080" behindDoc="1" locked="0" layoutInCell="1" allowOverlap="1" wp14:anchorId="7E8E580E" wp14:editId="1D4F378C">
            <wp:simplePos x="0" y="0"/>
            <wp:positionH relativeFrom="column">
              <wp:posOffset>5409565</wp:posOffset>
            </wp:positionH>
            <wp:positionV relativeFrom="paragraph">
              <wp:posOffset>50165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2C7EC8" w:rsidRPr="00C16A75">
        <w:rPr>
          <w:rFonts w:ascii="Times New Roman" w:hAnsi="Times New Roman" w:cs="Times New Roman"/>
          <w:lang w:val="en-US"/>
        </w:rPr>
        <w:pict w14:anchorId="26E3FD28">
          <v:shape id="_x0000_i1033" type="#_x0000_t75" style="width:276pt;height:162pt">
            <v:imagedata r:id="rId188" o:title="D28_Gases"/>
          </v:shape>
        </w:pict>
      </w:r>
    </w:p>
    <w:p w14:paraId="435CA03A" w14:textId="743972F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28</w:t>
      </w:r>
      <w:r w:rsidRPr="00C16A75">
        <w:rPr>
          <w:rFonts w:ascii="Times New Roman" w:hAnsi="Times New Roman" w:cs="Times New Roman"/>
          <w:lang w:val="en-US"/>
        </w:rPr>
        <w:fldChar w:fldCharType="end"/>
      </w:r>
      <w:r w:rsidR="008306E9" w:rsidRPr="00C16A75">
        <w:rPr>
          <w:rFonts w:ascii="Times New Roman" w:hAnsi="Times New Roman" w:cs="Times New Roman"/>
          <w:lang w:val="en-US"/>
        </w:rPr>
        <w:t>:</w:t>
      </w:r>
      <w:r w:rsidRPr="00C16A75">
        <w:rPr>
          <w:rFonts w:ascii="Times New Roman" w:hAnsi="Times New Roman" w:cs="Times New Roman"/>
          <w:lang w:val="en-US"/>
        </w:rPr>
        <w:t xml:space="preserve"> Gases </w:t>
      </w:r>
      <w:r w:rsidR="008306E9" w:rsidRPr="00C16A75">
        <w:rPr>
          <w:rFonts w:ascii="Times New Roman" w:hAnsi="Times New Roman" w:cs="Times New Roman"/>
          <w:lang w:val="en-US"/>
        </w:rPr>
        <w:t>subsystem.</w:t>
      </w:r>
    </w:p>
    <w:p w14:paraId="537BB7CC" w14:textId="596403B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The submodels of gas transport are: ventilation, where air flow, water vapor dilution, temperatures and pressure effect</w:t>
      </w:r>
      <w:r w:rsidR="008306E9" w:rsidRPr="00C16A75">
        <w:rPr>
          <w:rFonts w:ascii="Times New Roman" w:hAnsi="Times New Roman" w:cs="Times New Roman"/>
          <w:lang w:val="en-US"/>
        </w:rPr>
        <w:t>s are calculated</w:t>
      </w:r>
      <w:r w:rsidRPr="00C16A75">
        <w:rPr>
          <w:rFonts w:ascii="Times New Roman" w:hAnsi="Times New Roman" w:cs="Times New Roman"/>
          <w:lang w:val="en-US"/>
        </w:rPr>
        <w:t>; oxygen transport; carbon dioxide transport.</w:t>
      </w:r>
      <w:r w:rsidR="00B02618" w:rsidRPr="00C16A75">
        <w:rPr>
          <w:rFonts w:ascii="Times New Roman" w:hAnsi="Times New Roman" w:cs="Times New Roman"/>
          <w:lang w:val="en-US"/>
        </w:rPr>
        <w:t xml:space="preserve"> </w:t>
      </w:r>
    </w:p>
    <w:p w14:paraId="4C46F389" w14:textId="7748DFF3" w:rsidR="003362FC" w:rsidRPr="00C16A75" w:rsidRDefault="003362FC" w:rsidP="00911E3F">
      <w:pPr>
        <w:pStyle w:val="Nadpis3"/>
        <w:jc w:val="both"/>
        <w:rPr>
          <w:rFonts w:ascii="Times New Roman" w:hAnsi="Times New Roman" w:cs="Times New Roman"/>
          <w:lang w:val="en-US"/>
        </w:rPr>
      </w:pPr>
      <w:bookmarkStart w:id="304" w:name="_Toc409289321"/>
      <w:r w:rsidRPr="00C16A75">
        <w:rPr>
          <w:rFonts w:ascii="Times New Roman" w:hAnsi="Times New Roman" w:cs="Times New Roman"/>
          <w:lang w:val="en-US"/>
        </w:rPr>
        <w:t>Ventilation</w:t>
      </w:r>
      <w:bookmarkEnd w:id="304"/>
    </w:p>
    <w:p w14:paraId="58F9B439" w14:textId="397672C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Natural ventilation </w:t>
      </w:r>
      <w:r w:rsidR="00C67AE3" w:rsidRPr="00C16A75">
        <w:rPr>
          <w:rFonts w:ascii="Times New Roman" w:hAnsi="Times New Roman" w:cs="Times New Roman"/>
          <w:lang w:val="en-US"/>
        </w:rPr>
        <w:t>is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mainly </w:t>
      </w:r>
      <w:r w:rsidRPr="00C16A75">
        <w:rPr>
          <w:rFonts w:ascii="Times New Roman" w:hAnsi="Times New Roman" w:cs="Times New Roman"/>
          <w:lang w:val="en-US"/>
        </w:rPr>
        <w:t>driven by neural reflexes</w:t>
      </w:r>
      <w:r w:rsidR="004246D5" w:rsidRPr="00C16A75">
        <w:rPr>
          <w:rFonts w:ascii="Times New Roman" w:hAnsi="Times New Roman" w:cs="Times New Roman"/>
          <w:lang w:val="en-US"/>
        </w:rPr>
        <w:t>, the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sensors </w:t>
      </w:r>
      <w:r w:rsidR="004246D5" w:rsidRPr="00C16A75">
        <w:rPr>
          <w:rFonts w:ascii="Times New Roman" w:hAnsi="Times New Roman" w:cs="Times New Roman"/>
          <w:lang w:val="en-US"/>
        </w:rPr>
        <w:t xml:space="preserve">of which </w:t>
      </w:r>
      <w:r w:rsidRPr="00C16A75">
        <w:rPr>
          <w:rFonts w:ascii="Times New Roman" w:hAnsi="Times New Roman" w:cs="Times New Roman"/>
          <w:lang w:val="en-US"/>
        </w:rPr>
        <w:t>are central chemoreceptors, which answer to change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in </w:t>
      </w:r>
      <w:r w:rsidRPr="00C16A75">
        <w:rPr>
          <w:rFonts w:ascii="Times New Roman" w:hAnsi="Times New Roman" w:cs="Times New Roman"/>
          <w:lang w:val="en-US"/>
        </w:rPr>
        <w:t xml:space="preserve">intracellular pH; peripheral chemoreceptors located in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arterial sinus and aorta</w:t>
      </w:r>
      <w:r w:rsidR="004246D5" w:rsidRPr="00C16A75">
        <w:rPr>
          <w:rFonts w:ascii="Times New Roman" w:hAnsi="Times New Roman" w:cs="Times New Roman"/>
          <w:lang w:val="en-US"/>
        </w:rPr>
        <w:t>, which</w:t>
      </w:r>
      <w:r w:rsidRPr="00C16A75">
        <w:rPr>
          <w:rFonts w:ascii="Times New Roman" w:hAnsi="Times New Roman" w:cs="Times New Roman"/>
          <w:lang w:val="en-US"/>
        </w:rPr>
        <w:t xml:space="preserve"> detect</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changes </w:t>
      </w:r>
      <w:r w:rsidR="004246D5" w:rsidRPr="00C16A75">
        <w:rPr>
          <w:rFonts w:ascii="Times New Roman" w:hAnsi="Times New Roman" w:cs="Times New Roman"/>
          <w:lang w:val="en-US"/>
        </w:rPr>
        <w:t xml:space="preserve">in </w:t>
      </w:r>
      <w:r w:rsidR="00C67AE3" w:rsidRPr="00C16A75">
        <w:rPr>
          <w:rFonts w:ascii="Times New Roman" w:hAnsi="Times New Roman" w:cs="Times New Roman"/>
          <w:lang w:val="en-US"/>
        </w:rPr>
        <w:t>blood gases</w:t>
      </w:r>
      <w:r w:rsidR="004246D5" w:rsidRPr="00C16A75">
        <w:rPr>
          <w:rFonts w:ascii="Times New Roman" w:hAnsi="Times New Roman" w:cs="Times New Roman"/>
          <w:lang w:val="en-US"/>
        </w:rPr>
        <w:t xml:space="preserve">; </w:t>
      </w:r>
      <w:r w:rsidRPr="00C16A75">
        <w:rPr>
          <w:rFonts w:ascii="Times New Roman" w:hAnsi="Times New Roman" w:cs="Times New Roman"/>
          <w:lang w:val="en-US"/>
        </w:rPr>
        <w:t xml:space="preserve">receptors of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 xml:space="preserve">skeletal muscle metaboreflex. </w:t>
      </w:r>
      <w:r w:rsidR="004246D5" w:rsidRPr="00C16A75">
        <w:rPr>
          <w:rFonts w:ascii="Times New Roman" w:hAnsi="Times New Roman" w:cs="Times New Roman"/>
          <w:lang w:val="en-US"/>
        </w:rPr>
        <w:t xml:space="preserve">The entire </w:t>
      </w:r>
      <w:r w:rsidRPr="00C16A75">
        <w:rPr>
          <w:rFonts w:ascii="Times New Roman" w:hAnsi="Times New Roman" w:cs="Times New Roman"/>
          <w:lang w:val="en-US"/>
        </w:rPr>
        <w:t xml:space="preserve">afferent path of respiratory reflexes </w:t>
      </w:r>
      <w:r w:rsidR="004246D5" w:rsidRPr="00C16A75">
        <w:rPr>
          <w:rFonts w:ascii="Times New Roman" w:hAnsi="Times New Roman" w:cs="Times New Roman"/>
          <w:lang w:val="en-US"/>
        </w:rPr>
        <w:t xml:space="preserve">is </w:t>
      </w:r>
      <w:r w:rsidRPr="00C16A75">
        <w:rPr>
          <w:rFonts w:ascii="Times New Roman" w:hAnsi="Times New Roman" w:cs="Times New Roman"/>
          <w:lang w:val="en-US"/>
        </w:rPr>
        <w:t xml:space="preserve">summarized </w:t>
      </w:r>
      <w:r w:rsidR="004246D5" w:rsidRPr="00C16A75">
        <w:rPr>
          <w:rFonts w:ascii="Times New Roman" w:hAnsi="Times New Roman" w:cs="Times New Roman"/>
          <w:lang w:val="en-US"/>
        </w:rPr>
        <w:t xml:space="preserve">in </w:t>
      </w:r>
      <w:r w:rsidR="004246D5" w:rsidRPr="00C16A75">
        <w:rPr>
          <w:rFonts w:ascii="Times New Roman" w:hAnsi="Times New Roman" w:cs="Times New Roman"/>
          <w:lang w:val="en-US"/>
        </w:rPr>
        <w:lastRenderedPageBreak/>
        <w:t xml:space="preserve">the model as </w:t>
      </w:r>
      <w:r w:rsidRPr="00C16A75">
        <w:rPr>
          <w:rFonts w:ascii="Times New Roman" w:hAnsi="Times New Roman" w:cs="Times New Roman"/>
          <w:lang w:val="en-US"/>
        </w:rPr>
        <w:t>one normalized value called TotalDrive</w:t>
      </w:r>
      <w:r w:rsidR="00DB7DA0" w:rsidRPr="00C16A75">
        <w:rPr>
          <w:rFonts w:ascii="Times New Roman" w:hAnsi="Times New Roman" w:cs="Times New Roman"/>
          <w:lang w:val="en-US"/>
        </w:rPr>
        <w:t>;</w:t>
      </w:r>
      <w:r w:rsidR="004246D5" w:rsidRPr="00C16A75">
        <w:rPr>
          <w:rFonts w:ascii="Times New Roman" w:hAnsi="Times New Roman" w:cs="Times New Roman"/>
          <w:lang w:val="en-US"/>
        </w:rPr>
        <w:t xml:space="preserve"> from</w:t>
      </w:r>
      <w:r w:rsidR="00DB7DA0" w:rsidRPr="00C16A75">
        <w:rPr>
          <w:rFonts w:ascii="Times New Roman" w:hAnsi="Times New Roman" w:cs="Times New Roman"/>
          <w:lang w:val="en-US"/>
        </w:rPr>
        <w:t xml:space="preserve"> within this value, the</w:t>
      </w:r>
      <w:r w:rsidRPr="00C16A75">
        <w:rPr>
          <w:rFonts w:ascii="Times New Roman" w:hAnsi="Times New Roman" w:cs="Times New Roman"/>
          <w:lang w:val="en-US"/>
        </w:rPr>
        <w:t xml:space="preserve"> efferent part calculate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the respiratory rate and normalized respiratory center</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motoric nerve activity.</w:t>
      </w:r>
      <w:r w:rsidR="00B02618" w:rsidRPr="00C16A75">
        <w:rPr>
          <w:rFonts w:ascii="Times New Roman" w:hAnsi="Times New Roman" w:cs="Times New Roman"/>
          <w:lang w:val="en-US"/>
        </w:rPr>
        <w:t xml:space="preserve"> </w:t>
      </w:r>
    </w:p>
    <w:p w14:paraId="7E83C64B" w14:textId="2AF8FBA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From the lung properties are calculated current tidal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450 ml at body conditions</w:t>
      </w:r>
      <w:r w:rsidR="00DB7DA0" w:rsidRPr="00C16A75">
        <w:rPr>
          <w:rFonts w:ascii="Times New Roman" w:hAnsi="Times New Roman" w:cs="Times New Roman"/>
          <w:lang w:val="en-US"/>
        </w:rPr>
        <w:t xml:space="preserve"> of a </w:t>
      </w:r>
      <w:r w:rsidRPr="00C16A75">
        <w:rPr>
          <w:rFonts w:ascii="Times New Roman" w:hAnsi="Times New Roman" w:cs="Times New Roman"/>
          <w:lang w:val="en-US"/>
        </w:rPr>
        <w:t>temperature of 37°C and 100% humidity) and current dead space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 xml:space="preserve">150ml at body conditions). </w:t>
      </w:r>
      <w:r w:rsidR="00DB7DA0"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temperature and humidity in lungs differ from </w:t>
      </w:r>
      <w:r w:rsidR="00DB7DA0" w:rsidRPr="00C16A75">
        <w:rPr>
          <w:rFonts w:ascii="Times New Roman" w:hAnsi="Times New Roman" w:cs="Times New Roman"/>
          <w:lang w:val="en-US"/>
        </w:rPr>
        <w:t xml:space="preserve">the air in the </w:t>
      </w:r>
      <w:r w:rsidRPr="00C16A75">
        <w:rPr>
          <w:rFonts w:ascii="Times New Roman" w:hAnsi="Times New Roman" w:cs="Times New Roman"/>
          <w:lang w:val="en-US"/>
        </w:rPr>
        <w:t xml:space="preserve">surrounding environment, alveolar ventilation is recalculated to the inspired air conditions in </w:t>
      </w:r>
      <w:r w:rsidR="00DB7DA0" w:rsidRPr="00C16A75">
        <w:rPr>
          <w:rFonts w:ascii="Times New Roman" w:hAnsi="Times New Roman" w:cs="Times New Roman"/>
          <w:lang w:val="en-US"/>
        </w:rPr>
        <w:t xml:space="preserve">a </w:t>
      </w:r>
      <w:r w:rsidRPr="00C16A75">
        <w:rPr>
          <w:rFonts w:ascii="Times New Roman" w:hAnsi="Times New Roman" w:cs="Times New Roman"/>
          <w:lang w:val="en-US"/>
        </w:rPr>
        <w:t>submodel called alveolarVentilation.</w:t>
      </w:r>
    </w:p>
    <w:p w14:paraId="205B386A" w14:textId="2CDA52C4" w:rsidR="00F830D4"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700224" behindDoc="1" locked="0" layoutInCell="1" allowOverlap="1" wp14:anchorId="58818967" wp14:editId="7D0F3E2F">
            <wp:simplePos x="0" y="0"/>
            <wp:positionH relativeFrom="column">
              <wp:posOffset>-904240</wp:posOffset>
            </wp:positionH>
            <wp:positionV relativeFrom="paragraph">
              <wp:posOffset>-12700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2C7EC8" w:rsidRPr="00C16A75">
        <w:rPr>
          <w:rFonts w:ascii="Times New Roman" w:hAnsi="Times New Roman" w:cs="Times New Roman"/>
          <w:lang w:val="en-US"/>
        </w:rPr>
        <w:pict w14:anchorId="1CE5B0BF">
          <v:shape id="_x0000_i1034" type="#_x0000_t75" style="width:420pt;height:222pt">
            <v:imagedata r:id="rId190" o:title="D29_Ventilation"/>
          </v:shape>
        </w:pict>
      </w:r>
    </w:p>
    <w:p w14:paraId="668FF613" w14:textId="41AC7C10"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29</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Regulation of </w:t>
      </w:r>
      <w:r w:rsidR="00DB7DA0" w:rsidRPr="00C16A75">
        <w:rPr>
          <w:rFonts w:ascii="Times New Roman" w:hAnsi="Times New Roman" w:cs="Times New Roman"/>
          <w:lang w:val="en-US"/>
        </w:rPr>
        <w:t>ventilation.</w:t>
      </w:r>
    </w:p>
    <w:p w14:paraId="3BE02041" w14:textId="77777777" w:rsidR="003362FC" w:rsidRPr="00C16A75" w:rsidRDefault="003362FC" w:rsidP="00911E3F">
      <w:pPr>
        <w:pStyle w:val="Nadpis3"/>
        <w:jc w:val="both"/>
        <w:rPr>
          <w:rFonts w:ascii="Times New Roman" w:hAnsi="Times New Roman" w:cs="Times New Roman"/>
          <w:lang w:val="en-US"/>
        </w:rPr>
      </w:pPr>
      <w:bookmarkStart w:id="305" w:name="_Toc409289322"/>
      <w:r w:rsidRPr="00C16A75">
        <w:rPr>
          <w:rFonts w:ascii="Times New Roman" w:hAnsi="Times New Roman" w:cs="Times New Roman"/>
          <w:lang w:val="en-US"/>
        </w:rPr>
        <w:t>Oxygen</w:t>
      </w:r>
      <w:bookmarkEnd w:id="305"/>
    </w:p>
    <w:p w14:paraId="20421FED" w14:textId="40192807" w:rsidR="003362FC" w:rsidRPr="00C16A75" w:rsidRDefault="00DB7DA0" w:rsidP="00911E3F">
      <w:pPr>
        <w:jc w:val="both"/>
        <w:rPr>
          <w:rFonts w:ascii="Times New Roman" w:hAnsi="Times New Roman" w:cs="Times New Roman"/>
          <w:lang w:val="en-US"/>
        </w:rPr>
      </w:pPr>
      <w:r w:rsidRPr="00C16A75">
        <w:rPr>
          <w:rFonts w:ascii="Times New Roman" w:hAnsi="Times New Roman" w:cs="Times New Roman"/>
          <w:lang w:val="en-US"/>
        </w:rPr>
        <w:t xml:space="preserve">The content </w:t>
      </w:r>
      <w:r w:rsidR="003362FC" w:rsidRPr="00C16A75">
        <w:rPr>
          <w:rFonts w:ascii="Times New Roman" w:hAnsi="Times New Roman" w:cs="Times New Roman"/>
          <w:lang w:val="en-US"/>
        </w:rPr>
        <w:t xml:space="preserve">of air oxygen in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earth</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atmosphere is typically 21%</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with atmospheric pressure</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101325 Pa, which </w:t>
      </w:r>
      <w:r w:rsidRPr="00C16A75">
        <w:rPr>
          <w:rFonts w:ascii="Times New Roman" w:hAnsi="Times New Roman" w:cs="Times New Roman"/>
          <w:lang w:val="en-US"/>
        </w:rPr>
        <w:t xml:space="preserve">yields a </w:t>
      </w:r>
      <w:r w:rsidR="003362FC" w:rsidRPr="00C16A75">
        <w:rPr>
          <w:rFonts w:ascii="Times New Roman" w:hAnsi="Times New Roman" w:cs="Times New Roman"/>
          <w:lang w:val="en-US"/>
        </w:rPr>
        <w:t xml:space="preserve">partial pressure in air </w:t>
      </w:r>
      <w:r w:rsidRPr="00C16A75">
        <w:rPr>
          <w:rFonts w:ascii="Times New Roman" w:hAnsi="Times New Roman" w:cs="Times New Roman"/>
          <w:lang w:val="en-US"/>
        </w:rPr>
        <w:t xml:space="preserve">of </w:t>
      </w:r>
      <w:r w:rsidR="003362FC" w:rsidRPr="00C16A75">
        <w:rPr>
          <w:rFonts w:ascii="Times New Roman" w:hAnsi="Times New Roman" w:cs="Times New Roman"/>
          <w:lang w:val="en-US"/>
        </w:rPr>
        <w:t xml:space="preserve">around 21 kPa. </w:t>
      </w:r>
      <w:r w:rsidRPr="00C16A75">
        <w:rPr>
          <w:rFonts w:ascii="Times New Roman" w:hAnsi="Times New Roman" w:cs="Times New Roman"/>
          <w:lang w:val="en-US"/>
        </w:rPr>
        <w:t xml:space="preserve">However, </w:t>
      </w:r>
      <w:r w:rsidR="003362FC" w:rsidRPr="00C16A75">
        <w:rPr>
          <w:rFonts w:ascii="Times New Roman" w:hAnsi="Times New Roman" w:cs="Times New Roman"/>
          <w:lang w:val="en-US"/>
        </w:rPr>
        <w:t xml:space="preserve">the amount of oxygen molecules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still dependent on temperature driven by</w:t>
      </w:r>
      <w:r w:rsidRPr="00C16A75">
        <w:rPr>
          <w:rFonts w:ascii="Times New Roman" w:hAnsi="Times New Roman" w:cs="Times New Roman"/>
          <w:lang w:val="en-US"/>
        </w:rPr>
        <w:t xml:space="preserve"> an</w:t>
      </w:r>
      <w:r w:rsidR="003362FC" w:rsidRPr="00C16A75">
        <w:rPr>
          <w:rFonts w:ascii="Times New Roman" w:hAnsi="Times New Roman" w:cs="Times New Roman"/>
          <w:lang w:val="en-US"/>
        </w:rPr>
        <w:t xml:space="preserve"> </w:t>
      </w:r>
      <w:hyperlink r:id="rId191" w:history="1">
        <w:r w:rsidR="001035DB" w:rsidRPr="00C16A75">
          <w:rPr>
            <w:rStyle w:val="Hypertextovodkaz"/>
            <w:rFonts w:ascii="Times New Roman" w:hAnsi="Times New Roman" w:cs="Times New Roman"/>
            <w:lang w:val="en-US"/>
          </w:rPr>
          <w:t xml:space="preserve">ideal </w:t>
        </w:r>
        <w:r w:rsidR="003362FC" w:rsidRPr="00C16A75">
          <w:rPr>
            <w:rStyle w:val="Hypertextovodkaz"/>
            <w:rFonts w:ascii="Times New Roman" w:hAnsi="Times New Roman" w:cs="Times New Roman"/>
            <w:lang w:val="en-US"/>
          </w:rPr>
          <w:t>gas</w:t>
        </w:r>
      </w:hyperlink>
      <w:r w:rsidR="003362FC" w:rsidRPr="00C16A75">
        <w:rPr>
          <w:rFonts w:ascii="Times New Roman" w:hAnsi="Times New Roman" w:cs="Times New Roman"/>
          <w:lang w:val="en-US"/>
        </w:rPr>
        <w:t xml:space="preserve"> equation.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in 0</w:t>
      </w:r>
      <w:r w:rsidR="00C67AE3" w:rsidRPr="00C16A75">
        <w:rPr>
          <w:rFonts w:ascii="Times New Roman" w:hAnsi="Times New Roman" w:cs="Times New Roman"/>
          <w:lang w:val="en-US"/>
        </w:rPr>
        <w:t>°</w:t>
      </w:r>
      <w:r w:rsidR="003362FC" w:rsidRPr="00C16A75">
        <w:rPr>
          <w:rFonts w:ascii="Times New Roman" w:hAnsi="Times New Roman" w:cs="Times New Roman"/>
          <w:lang w:val="en-US"/>
        </w:rPr>
        <w:t>C (273.15</w:t>
      </w:r>
      <w:r w:rsidR="00C67AE3" w:rsidRPr="00C16A75">
        <w:rPr>
          <w:rFonts w:ascii="Times New Roman" w:hAnsi="Times New Roman" w:cs="Times New Roman"/>
          <w:lang w:val="en-US"/>
        </w:rPr>
        <w:t> </w:t>
      </w:r>
      <w:r w:rsidR="003362FC" w:rsidRPr="00C16A75">
        <w:rPr>
          <w:rFonts w:ascii="Times New Roman" w:hAnsi="Times New Roman" w:cs="Times New Roman"/>
          <w:lang w:val="en-US"/>
        </w:rPr>
        <w:t>K)</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is </w:t>
      </w:r>
      <w:r w:rsidRPr="00C16A75">
        <w:rPr>
          <w:rFonts w:ascii="Times New Roman" w:hAnsi="Times New Roman" w:cs="Times New Roman"/>
          <w:lang w:val="en-US"/>
        </w:rPr>
        <w:t xml:space="preserve">a </w:t>
      </w:r>
      <w:r w:rsidR="003362FC" w:rsidRPr="00C16A75">
        <w:rPr>
          <w:rFonts w:ascii="Times New Roman" w:hAnsi="Times New Roman" w:cs="Times New Roman"/>
          <w:lang w:val="en-US"/>
        </w:rPr>
        <w:t>molar concentration of oxygen</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9.2 mmol/l, while in 40</w:t>
      </w:r>
      <w:r w:rsidR="00C67AE3" w:rsidRPr="00C16A75">
        <w:rPr>
          <w:rFonts w:ascii="Times New Roman" w:hAnsi="Times New Roman" w:cs="Times New Roman"/>
          <w:lang w:val="en-US"/>
        </w:rPr>
        <w:t>°C</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oxygen molar concentration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only 8.1 mmol/l at the same oxygen partial pressure of 21 kPa.</w:t>
      </w:r>
    </w:p>
    <w:p w14:paraId="23CF976C" w14:textId="4C049F4E"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In respiratory paths</w:t>
      </w:r>
      <w:r w:rsidR="00DB7DA0" w:rsidRPr="00C16A75">
        <w:rPr>
          <w:rFonts w:ascii="Times New Roman" w:hAnsi="Times New Roman" w:cs="Times New Roman"/>
          <w:lang w:val="en-US"/>
        </w:rPr>
        <w:t xml:space="preserve">, </w:t>
      </w:r>
      <w:r w:rsidRPr="00C16A75">
        <w:rPr>
          <w:rFonts w:ascii="Times New Roman" w:hAnsi="Times New Roman" w:cs="Times New Roman"/>
          <w:lang w:val="en-US"/>
        </w:rPr>
        <w:t xml:space="preserve">air </w:t>
      </w:r>
      <w:r w:rsidR="00DB7DA0" w:rsidRPr="00C16A75">
        <w:rPr>
          <w:rFonts w:ascii="Times New Roman" w:hAnsi="Times New Roman" w:cs="Times New Roman"/>
          <w:lang w:val="en-US"/>
        </w:rPr>
        <w:t xml:space="preserve">is </w:t>
      </w:r>
      <w:r w:rsidRPr="00C16A75">
        <w:rPr>
          <w:rFonts w:ascii="Times New Roman" w:hAnsi="Times New Roman" w:cs="Times New Roman"/>
          <w:lang w:val="en-US"/>
        </w:rPr>
        <w:t xml:space="preserve">heated to body temperature and diluted by water. </w:t>
      </w:r>
      <w:r w:rsidR="00DB7DA0" w:rsidRPr="00C16A75">
        <w:rPr>
          <w:rFonts w:ascii="Times New Roman" w:hAnsi="Times New Roman" w:cs="Times New Roman"/>
          <w:lang w:val="en-US"/>
        </w:rPr>
        <w:t xml:space="preserve">The volume </w:t>
      </w:r>
      <w:r w:rsidRPr="00C16A75">
        <w:rPr>
          <w:rFonts w:ascii="Times New Roman" w:hAnsi="Times New Roman" w:cs="Times New Roman"/>
          <w:lang w:val="en-US"/>
        </w:rPr>
        <w:t xml:space="preserve">of inspired air </w:t>
      </w:r>
      <w:r w:rsidR="00DB7DA0" w:rsidRPr="00C16A75">
        <w:rPr>
          <w:rFonts w:ascii="Times New Roman" w:hAnsi="Times New Roman" w:cs="Times New Roman"/>
          <w:lang w:val="en-US"/>
        </w:rPr>
        <w:t>changes</w:t>
      </w:r>
      <w:r w:rsidRPr="00C16A75">
        <w:rPr>
          <w:rFonts w:ascii="Times New Roman" w:hAnsi="Times New Roman" w:cs="Times New Roman"/>
          <w:lang w:val="en-US"/>
        </w:rPr>
        <w:t xml:space="preserve">, which is reflected in </w:t>
      </w:r>
      <w:r w:rsidR="00DB7DA0" w:rsidRPr="00C16A75">
        <w:rPr>
          <w:rFonts w:ascii="Times New Roman" w:hAnsi="Times New Roman" w:cs="Times New Roman"/>
          <w:lang w:val="en-US"/>
        </w:rPr>
        <w:t xml:space="preserve">the </w:t>
      </w:r>
      <w:r w:rsidRPr="00C16A75">
        <w:rPr>
          <w:rFonts w:ascii="Times New Roman" w:hAnsi="Times New Roman" w:cs="Times New Roman"/>
          <w:lang w:val="en-US"/>
        </w:rPr>
        <w:t>variable AlveolarVentilation</w:t>
      </w:r>
      <w:r w:rsidR="00DB7DA0" w:rsidRPr="00C16A75">
        <w:rPr>
          <w:rFonts w:ascii="Times New Roman" w:hAnsi="Times New Roman" w:cs="Times New Roman"/>
          <w:lang w:val="en-US"/>
        </w:rPr>
        <w:t>,</w:t>
      </w:r>
      <w:r w:rsidRPr="00C16A75">
        <w:rPr>
          <w:rFonts w:ascii="Times New Roman" w:hAnsi="Times New Roman" w:cs="Times New Roman"/>
          <w:lang w:val="en-US"/>
        </w:rPr>
        <w:t xml:space="preserve"> recalculated to inspired air conditions. Once the air is transported to the alveolus, </w:t>
      </w:r>
      <w:r w:rsidR="00DB7DA0" w:rsidRPr="00C16A75">
        <w:rPr>
          <w:rFonts w:ascii="Times New Roman" w:hAnsi="Times New Roman" w:cs="Times New Roman"/>
          <w:lang w:val="en-US"/>
        </w:rPr>
        <w:t xml:space="preserve">an </w:t>
      </w:r>
      <w:r w:rsidRPr="00C16A75">
        <w:rPr>
          <w:rFonts w:ascii="Times New Roman" w:hAnsi="Times New Roman" w:cs="Times New Roman"/>
          <w:lang w:val="en-US"/>
        </w:rPr>
        <w:t>exchange take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place. Oxygen dissolve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in blood plasma and </w:t>
      </w:r>
      <w:r w:rsidR="00624EC3" w:rsidRPr="00C16A75">
        <w:rPr>
          <w:rFonts w:ascii="Times New Roman" w:hAnsi="Times New Roman" w:cs="Times New Roman"/>
          <w:lang w:val="en-US"/>
        </w:rPr>
        <w:t xml:space="preserve">red blood cells, where it </w:t>
      </w:r>
      <w:r w:rsidRPr="00C16A75">
        <w:rPr>
          <w:rFonts w:ascii="Times New Roman" w:hAnsi="Times New Roman" w:cs="Times New Roman"/>
          <w:lang w:val="en-US"/>
        </w:rPr>
        <w:t>chemically bound</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the hemoglobin molecules. </w:t>
      </w:r>
      <w:r w:rsidR="00DB7DA0" w:rsidRPr="00C16A75">
        <w:rPr>
          <w:rFonts w:ascii="Times New Roman" w:hAnsi="Times New Roman" w:cs="Times New Roman"/>
          <w:lang w:val="en-US"/>
        </w:rPr>
        <w:t xml:space="preserve">The dissolving </w:t>
      </w:r>
      <w:r w:rsidRPr="00C16A75">
        <w:rPr>
          <w:rFonts w:ascii="Times New Roman" w:hAnsi="Times New Roman" w:cs="Times New Roman"/>
          <w:lang w:val="en-US"/>
        </w:rPr>
        <w:t>of oxygen in water is driven by Henry’s law</w:t>
      </w:r>
      <w:r w:rsidR="009261E8" w:rsidRPr="00C16A75">
        <w:rPr>
          <w:rFonts w:ascii="Times New Roman" w:hAnsi="Times New Roman" w:cs="Times New Roman"/>
          <w:lang w:val="en-US"/>
        </w:rPr>
        <w:t xml:space="preserv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13</w:t>
      </w:r>
      <w:r w:rsidR="001035DB" w:rsidRPr="00C16A75">
        <w:rPr>
          <w:rFonts w:ascii="Times New Roman" w:hAnsi="Times New Roman" w:cs="Times New Roman"/>
          <w:lang w:val="en-US"/>
        </w:rPr>
        <w:fldChar w:fldCharType="end"/>
      </w:r>
      <w:r w:rsidR="009261E8" w:rsidRPr="00C16A75">
        <w:rPr>
          <w:rFonts w:ascii="Times New Roman" w:hAnsi="Times New Roman" w:cs="Times New Roman"/>
          <w:lang w:val="en-US"/>
        </w:rPr>
        <w:t>)</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DF0D948" w14:textId="0F9848B8" w:rsidR="00F830D4" w:rsidRPr="00C16A75" w:rsidRDefault="00E30260"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704320" behindDoc="1" locked="0" layoutInCell="1" allowOverlap="1" wp14:anchorId="14C618D9" wp14:editId="71590769">
            <wp:simplePos x="0" y="0"/>
            <wp:positionH relativeFrom="column">
              <wp:posOffset>5506085</wp:posOffset>
            </wp:positionH>
            <wp:positionV relativeFrom="paragraph">
              <wp:posOffset>103505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2C7EC8" w:rsidRPr="00C16A75">
        <w:rPr>
          <w:rFonts w:ascii="Times New Roman" w:hAnsi="Times New Roman" w:cs="Times New Roman"/>
          <w:lang w:val="en-US"/>
        </w:rPr>
        <w:pict w14:anchorId="5B78460E">
          <v:shape id="_x0000_i1035" type="#_x0000_t75" style="width:420pt;height:372pt">
            <v:imagedata r:id="rId193" o:title="D30_Oxygen"/>
          </v:shape>
        </w:pict>
      </w:r>
    </w:p>
    <w:p w14:paraId="4BCC9132" w14:textId="0F643ED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30</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DB7DA0" w:rsidRPr="00C16A75">
        <w:rPr>
          <w:rFonts w:ascii="Times New Roman" w:hAnsi="Times New Roman" w:cs="Times New Roman"/>
          <w:lang w:val="en-US"/>
        </w:rPr>
        <w:t>.</w:t>
      </w:r>
    </w:p>
    <w:p w14:paraId="01EB16B1" w14:textId="77777777" w:rsidR="009261E8" w:rsidRPr="00C16A75" w:rsidRDefault="009261E8" w:rsidP="00911E3F">
      <w:pPr>
        <w:pStyle w:val="Nadpis3"/>
        <w:jc w:val="both"/>
        <w:rPr>
          <w:rFonts w:ascii="Times New Roman" w:hAnsi="Times New Roman" w:cs="Times New Roman"/>
          <w:lang w:val="en-US"/>
        </w:rPr>
      </w:pPr>
      <w:bookmarkStart w:id="306" w:name="_Ref420408085"/>
      <w:bookmarkStart w:id="307" w:name="_Toc409289323"/>
      <w:r w:rsidRPr="00C16A75">
        <w:rPr>
          <w:rFonts w:ascii="Times New Roman" w:hAnsi="Times New Roman" w:cs="Times New Roman"/>
          <w:lang w:val="en-US"/>
        </w:rPr>
        <w:t>Hemoglobin</w:t>
      </w:r>
      <w:bookmarkEnd w:id="306"/>
    </w:p>
    <w:p w14:paraId="32D22A84" w14:textId="72E6B060" w:rsidR="00644636" w:rsidRPr="00C16A75" w:rsidRDefault="00644636" w:rsidP="00911E3F">
      <w:pPr>
        <w:jc w:val="both"/>
        <w:rPr>
          <w:rFonts w:ascii="Times New Roman" w:hAnsi="Times New Roman" w:cs="Times New Roman"/>
          <w:lang w:val="en-US"/>
        </w:rPr>
      </w:pPr>
      <w:r w:rsidRPr="00C16A75">
        <w:rPr>
          <w:rFonts w:ascii="Times New Roman" w:hAnsi="Times New Roman" w:cs="Times New Roman"/>
          <w:lang w:val="en-US"/>
        </w:rPr>
        <w:t xml:space="preserve">Hemoglobin </w:t>
      </w:r>
      <w:r w:rsidR="00A20809" w:rsidRPr="00C16A75">
        <w:rPr>
          <w:rFonts w:ascii="Times New Roman" w:hAnsi="Times New Roman" w:cs="Times New Roman"/>
          <w:lang w:val="en-US"/>
        </w:rPr>
        <w:t xml:space="preserve">allosterically </w:t>
      </w:r>
      <w:r w:rsidRPr="00C16A75">
        <w:rPr>
          <w:rFonts w:ascii="Times New Roman" w:hAnsi="Times New Roman" w:cs="Times New Roman"/>
          <w:lang w:val="en-US"/>
        </w:rPr>
        <w:t xml:space="preserve">binds oxygen, carbon dioxide and </w:t>
      </w:r>
      <w:r w:rsidR="00A20809" w:rsidRPr="00C16A75">
        <w:rPr>
          <w:rFonts w:ascii="Times New Roman" w:hAnsi="Times New Roman" w:cs="Times New Roman"/>
          <w:lang w:val="en-US"/>
        </w:rPr>
        <w:t xml:space="preserve">hydrogen ions, </w:t>
      </w:r>
      <w:r w:rsidR="00DB7DA0" w:rsidRPr="00C16A75">
        <w:rPr>
          <w:rFonts w:ascii="Times New Roman" w:hAnsi="Times New Roman" w:cs="Times New Roman"/>
          <w:lang w:val="en-US"/>
        </w:rPr>
        <w:t>creating</w:t>
      </w:r>
      <w:r w:rsidR="00A20809" w:rsidRPr="00C16A75">
        <w:rPr>
          <w:rFonts w:ascii="Times New Roman" w:hAnsi="Times New Roman" w:cs="Times New Roman"/>
          <w:lang w:val="en-US"/>
        </w:rPr>
        <w:t xml:space="preserve"> cross</w:t>
      </w:r>
      <w:r w:rsidR="00A20809" w:rsidRPr="00C16A75">
        <w:rPr>
          <w:rFonts w:ascii="Times New Roman" w:hAnsi="Times New Roman" w:cs="Times New Roman"/>
          <w:lang w:val="en-US"/>
        </w:rPr>
        <w:noBreakHyphen/>
      </w:r>
      <w:r w:rsidR="00DB7DA0" w:rsidRPr="00C16A75">
        <w:rPr>
          <w:rFonts w:ascii="Times New Roman" w:hAnsi="Times New Roman" w:cs="Times New Roman"/>
          <w:lang w:val="en-US"/>
        </w:rPr>
        <w:t>dependenc</w:t>
      </w:r>
      <w:r w:rsidR="000C0A36" w:rsidRPr="00C16A75">
        <w:rPr>
          <w:rFonts w:ascii="Times New Roman" w:hAnsi="Times New Roman" w:cs="Times New Roman"/>
          <w:lang w:val="en-US"/>
        </w:rPr>
        <w:t>e</w:t>
      </w:r>
      <w:r w:rsidR="00DB7DA0" w:rsidRPr="00C16A75">
        <w:rPr>
          <w:rFonts w:ascii="Times New Roman" w:hAnsi="Times New Roman" w:cs="Times New Roman"/>
          <w:lang w:val="en-US"/>
        </w:rPr>
        <w:t xml:space="preserve">s </w:t>
      </w:r>
      <w:r w:rsidR="00A20809" w:rsidRPr="00C16A75">
        <w:rPr>
          <w:rFonts w:ascii="Times New Roman" w:hAnsi="Times New Roman" w:cs="Times New Roman"/>
          <w:lang w:val="en-US"/>
        </w:rPr>
        <w:t>between concentrations of all three substances in</w:t>
      </w:r>
      <w:r w:rsidR="00B41C39" w:rsidRPr="00C16A75">
        <w:rPr>
          <w:rFonts w:ascii="Times New Roman" w:hAnsi="Times New Roman" w:cs="Times New Roman"/>
          <w:lang w:val="en-US"/>
        </w:rPr>
        <w:t xml:space="preserve"> the</w:t>
      </w:r>
      <w:r w:rsidR="00A20809" w:rsidRPr="00C16A75">
        <w:rPr>
          <w:rFonts w:ascii="Times New Roman" w:hAnsi="Times New Roman" w:cs="Times New Roman"/>
          <w:lang w:val="en-US"/>
        </w:rPr>
        <w:t xml:space="preserve"> blood</w:t>
      </w:r>
      <w:r w:rsidR="0008565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A651A6" w:rsidRPr="00C16A75">
        <w:rPr>
          <w:rFonts w:ascii="Times New Roman" w:hAnsi="Times New Roman" w:cs="Times New Roman"/>
          <w:lang w:val="en-US"/>
        </w:rPr>
        <w:fldChar w:fldCharType="end"/>
      </w:r>
      <w:r w:rsidR="00A20809" w:rsidRPr="00C16A75">
        <w:rPr>
          <w:rFonts w:ascii="Times New Roman" w:hAnsi="Times New Roman" w:cs="Times New Roman"/>
          <w:lang w:val="en-US"/>
        </w:rPr>
        <w:t>.</w:t>
      </w:r>
    </w:p>
    <w:p w14:paraId="43B5D5DC" w14:textId="3E685AA6" w:rsidR="00A20809" w:rsidRDefault="00496664"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E5122C" w:rsidRPr="00C16A75">
        <w:rPr>
          <w:rFonts w:ascii="Times New Roman" w:hAnsi="Times New Roman" w:cs="Times New Roman"/>
          <w:lang w:val="en-US"/>
        </w:rPr>
        <w:t>most common hemoglobin in adults</w:t>
      </w:r>
      <w:r w:rsidRPr="00C16A75">
        <w:rPr>
          <w:rFonts w:ascii="Times New Roman" w:hAnsi="Times New Roman" w:cs="Times New Roman"/>
          <w:lang w:val="en-US"/>
        </w:rPr>
        <w:t xml:space="preserve"> is hemoglobin A. As </w:t>
      </w:r>
      <w:r w:rsidR="00B41C39" w:rsidRPr="00C16A75">
        <w:rPr>
          <w:rFonts w:ascii="Times New Roman" w:hAnsi="Times New Roman" w:cs="Times New Roman"/>
          <w:lang w:val="en-US"/>
        </w:rPr>
        <w:t xml:space="preserve">a </w:t>
      </w:r>
      <w:r w:rsidRPr="00C16A75">
        <w:rPr>
          <w:rFonts w:ascii="Times New Roman" w:hAnsi="Times New Roman" w:cs="Times New Roman"/>
          <w:lang w:val="en-US"/>
        </w:rPr>
        <w:t xml:space="preserve">protein tetramer </w:t>
      </w:r>
      <w:r w:rsidR="00B41C39" w:rsidRPr="00C16A75">
        <w:rPr>
          <w:rFonts w:ascii="Times New Roman" w:hAnsi="Times New Roman" w:cs="Times New Roman"/>
          <w:lang w:val="en-US"/>
        </w:rPr>
        <w:t xml:space="preserve">it </w:t>
      </w:r>
      <w:r w:rsidRPr="00C16A75">
        <w:rPr>
          <w:rFonts w:ascii="Times New Roman" w:hAnsi="Times New Roman" w:cs="Times New Roman"/>
          <w:lang w:val="en-US"/>
        </w:rPr>
        <w:t xml:space="preserve">is symmetrically composed </w:t>
      </w:r>
      <w:r w:rsidR="00B41C39" w:rsidRPr="00C16A75">
        <w:rPr>
          <w:rFonts w:ascii="Times New Roman" w:hAnsi="Times New Roman" w:cs="Times New Roman"/>
          <w:lang w:val="en-US"/>
        </w:rPr>
        <w:t xml:space="preserve">of </w:t>
      </w:r>
      <w:r w:rsidRPr="00C16A75">
        <w:rPr>
          <w:rFonts w:ascii="Times New Roman" w:hAnsi="Times New Roman" w:cs="Times New Roman"/>
          <w:lang w:val="en-US"/>
        </w:rPr>
        <w:t>four subunits</w:t>
      </w:r>
      <w:r w:rsidR="00B41C39" w:rsidRPr="00C16A75">
        <w:rPr>
          <w:rFonts w:ascii="Times New Roman" w:hAnsi="Times New Roman" w:cs="Times New Roman"/>
          <w:lang w:val="en-US"/>
        </w:rPr>
        <w:t>,</w:t>
      </w:r>
      <w:r w:rsidRPr="00C16A75">
        <w:rPr>
          <w:rFonts w:ascii="Times New Roman" w:hAnsi="Times New Roman" w:cs="Times New Roman"/>
          <w:lang w:val="en-US"/>
        </w:rPr>
        <w:t xml:space="preserve"> two alpha and two beta</w:t>
      </w:r>
      <w:r w:rsidR="00B41C39" w:rsidRPr="00C16A75">
        <w:rPr>
          <w:rFonts w:ascii="Times New Roman" w:hAnsi="Times New Roman" w:cs="Times New Roman"/>
          <w:lang w:val="en-US"/>
        </w:rPr>
        <w:t xml:space="preserve"> units</w:t>
      </w:r>
      <w:r w:rsidRPr="00C16A75">
        <w:rPr>
          <w:rFonts w:ascii="Times New Roman" w:hAnsi="Times New Roman" w:cs="Times New Roman"/>
          <w:lang w:val="en-US"/>
        </w:rPr>
        <w:t xml:space="preserve">. </w:t>
      </w:r>
      <w:r w:rsidR="00644636" w:rsidRPr="00C16A75">
        <w:rPr>
          <w:rFonts w:ascii="Times New Roman" w:hAnsi="Times New Roman" w:cs="Times New Roman"/>
          <w:lang w:val="en-US"/>
        </w:rPr>
        <w:t xml:space="preserve">In the middle of each subunit is heme with </w:t>
      </w:r>
      <w:r w:rsidR="00B41C39" w:rsidRPr="00C16A75">
        <w:rPr>
          <w:rFonts w:ascii="Times New Roman" w:hAnsi="Times New Roman" w:cs="Times New Roman"/>
          <w:lang w:val="en-US"/>
        </w:rPr>
        <w:t xml:space="preserve">a </w:t>
      </w:r>
      <w:r w:rsidR="00644636" w:rsidRPr="00C16A75">
        <w:rPr>
          <w:rFonts w:ascii="Times New Roman" w:hAnsi="Times New Roman" w:cs="Times New Roman"/>
          <w:lang w:val="en-US"/>
        </w:rPr>
        <w:t xml:space="preserve">central </w:t>
      </w:r>
      <w:r w:rsidR="00624EC3" w:rsidRPr="00C16A75">
        <w:rPr>
          <w:rFonts w:ascii="Times New Roman" w:hAnsi="Times New Roman" w:cs="Times New Roman"/>
          <w:lang w:val="en-US"/>
        </w:rPr>
        <w:t>iron</w:t>
      </w:r>
      <w:r w:rsidR="00644636" w:rsidRPr="00C16A75">
        <w:rPr>
          <w:rFonts w:ascii="Times New Roman" w:hAnsi="Times New Roman" w:cs="Times New Roman"/>
          <w:lang w:val="en-US"/>
        </w:rPr>
        <w:t xml:space="preserve"> atom</w:t>
      </w:r>
      <w:r w:rsidR="00BC2F50" w:rsidRPr="00C16A75">
        <w:rPr>
          <w:rFonts w:ascii="Times New Roman" w:hAnsi="Times New Roman" w:cs="Times New Roman"/>
          <w:lang w:val="en-US"/>
        </w:rPr>
        <w:t xml:space="preserve"> (Fe</w:t>
      </w:r>
      <w:r w:rsidR="00BC2F50" w:rsidRPr="00C16A75">
        <w:rPr>
          <w:rFonts w:ascii="Times New Roman" w:hAnsi="Times New Roman" w:cs="Times New Roman"/>
          <w:vertAlign w:val="superscript"/>
          <w:lang w:val="en-US"/>
        </w:rPr>
        <w:t>2+</w:t>
      </w:r>
      <w:r w:rsidR="00BC2F50" w:rsidRPr="00C16A75">
        <w:rPr>
          <w:rFonts w:ascii="Times New Roman" w:hAnsi="Times New Roman" w:cs="Times New Roman"/>
          <w:lang w:val="en-US"/>
        </w:rPr>
        <w:t>)</w:t>
      </w:r>
      <w:r w:rsidR="00A20809" w:rsidRPr="00C16A75">
        <w:rPr>
          <w:rFonts w:ascii="Times New Roman" w:hAnsi="Times New Roman" w:cs="Times New Roman"/>
          <w:lang w:val="en-US"/>
        </w:rPr>
        <w:t>, where the oxygen molec</w:t>
      </w:r>
      <w:r w:rsidR="00644636" w:rsidRPr="00C16A75">
        <w:rPr>
          <w:rFonts w:ascii="Times New Roman" w:hAnsi="Times New Roman" w:cs="Times New Roman"/>
          <w:lang w:val="en-US"/>
        </w:rPr>
        <w:t xml:space="preserve">ule is bounded. </w:t>
      </w:r>
      <w:r w:rsidR="00B41C39" w:rsidRPr="00C16A75">
        <w:rPr>
          <w:rFonts w:ascii="Times New Roman" w:hAnsi="Times New Roman" w:cs="Times New Roman"/>
          <w:lang w:val="en-US"/>
        </w:rPr>
        <w:t xml:space="preserve">The bounding </w:t>
      </w:r>
      <w:r w:rsidR="00644636" w:rsidRPr="00C16A75">
        <w:rPr>
          <w:rFonts w:ascii="Times New Roman" w:hAnsi="Times New Roman" w:cs="Times New Roman"/>
          <w:lang w:val="en-US"/>
        </w:rPr>
        <w:t>of oxygen (oxygenation) cause</w:t>
      </w:r>
      <w:r w:rsidR="00B41C39" w:rsidRPr="00C16A75">
        <w:rPr>
          <w:rFonts w:ascii="Times New Roman" w:hAnsi="Times New Roman" w:cs="Times New Roman"/>
          <w:lang w:val="en-US"/>
        </w:rPr>
        <w:t>s</w:t>
      </w:r>
      <w:r w:rsidR="00644636" w:rsidRPr="00C16A75">
        <w:rPr>
          <w:rFonts w:ascii="Times New Roman" w:hAnsi="Times New Roman" w:cs="Times New Roman"/>
          <w:lang w:val="en-US"/>
        </w:rPr>
        <w:t xml:space="preserve"> small change</w:t>
      </w:r>
      <w:r w:rsidR="00B41C39" w:rsidRPr="00C16A75">
        <w:rPr>
          <w:rFonts w:ascii="Times New Roman" w:hAnsi="Times New Roman" w:cs="Times New Roman"/>
          <w:lang w:val="en-US"/>
        </w:rPr>
        <w:t>s in the</w:t>
      </w:r>
      <w:r w:rsidR="00644636" w:rsidRPr="00C16A75">
        <w:rPr>
          <w:rFonts w:ascii="Times New Roman" w:hAnsi="Times New Roman" w:cs="Times New Roman"/>
          <w:lang w:val="en-US"/>
        </w:rPr>
        <w:t xml:space="preserve"> shape of heme</w:t>
      </w:r>
      <w:r w:rsidR="00A20809" w:rsidRPr="00C16A75">
        <w:rPr>
          <w:rFonts w:ascii="Times New Roman" w:hAnsi="Times New Roman" w:cs="Times New Roman"/>
          <w:lang w:val="en-US"/>
        </w:rPr>
        <w:t xml:space="preserve">, which increase the probability of </w:t>
      </w:r>
      <w:r w:rsidR="00BC2F50" w:rsidRPr="00C16A75">
        <w:rPr>
          <w:rFonts w:ascii="Times New Roman" w:hAnsi="Times New Roman" w:cs="Times New Roman"/>
          <w:lang w:val="en-US"/>
        </w:rPr>
        <w:t>relaxed</w:t>
      </w:r>
      <w:r w:rsidR="00A20809" w:rsidRPr="00C16A75">
        <w:rPr>
          <w:rFonts w:ascii="Times New Roman" w:hAnsi="Times New Roman" w:cs="Times New Roman"/>
          <w:lang w:val="en-US"/>
        </w:rPr>
        <w:t xml:space="preserve"> space conformation </w:t>
      </w:r>
      <w:r w:rsidR="00B41C39" w:rsidRPr="00C16A75">
        <w:rPr>
          <w:rFonts w:ascii="Times New Roman" w:hAnsi="Times New Roman" w:cs="Times New Roman"/>
          <w:lang w:val="en-US"/>
        </w:rPr>
        <w:t xml:space="preserve">for the entire </w:t>
      </w:r>
      <w:r w:rsidR="00A20809" w:rsidRPr="00C16A75">
        <w:rPr>
          <w:rFonts w:ascii="Times New Roman" w:hAnsi="Times New Roman" w:cs="Times New Roman"/>
          <w:lang w:val="en-US"/>
        </w:rPr>
        <w:t>tetramer</w:t>
      </w:r>
      <w:r w:rsidR="00644636" w:rsidRPr="00C16A75">
        <w:rPr>
          <w:rFonts w:ascii="Times New Roman" w:hAnsi="Times New Roman" w:cs="Times New Roman"/>
          <w:lang w:val="en-US"/>
        </w:rPr>
        <w:t>.</w:t>
      </w:r>
      <w:r w:rsidR="00A20809" w:rsidRPr="00C16A75">
        <w:rPr>
          <w:rFonts w:ascii="Times New Roman" w:hAnsi="Times New Roman" w:cs="Times New Roman"/>
          <w:lang w:val="en-US"/>
        </w:rPr>
        <w:t xml:space="preserve"> </w:t>
      </w:r>
      <w:r w:rsidR="00BC2F50" w:rsidRPr="00C16A75">
        <w:rPr>
          <w:rFonts w:ascii="Times New Roman" w:hAnsi="Times New Roman" w:cs="Times New Roman"/>
          <w:lang w:val="en-US"/>
        </w:rPr>
        <w:t xml:space="preserve">Otherwise, tensed conformation </w:t>
      </w:r>
      <w:r w:rsidR="00A20809" w:rsidRPr="00C16A75">
        <w:rPr>
          <w:rFonts w:ascii="Times New Roman" w:hAnsi="Times New Roman" w:cs="Times New Roman"/>
          <w:lang w:val="en-US"/>
        </w:rPr>
        <w:t>is</w:t>
      </w:r>
      <w:r w:rsidR="00BC2F50" w:rsidRPr="00C16A75">
        <w:rPr>
          <w:rFonts w:ascii="Times New Roman" w:hAnsi="Times New Roman" w:cs="Times New Roman"/>
          <w:lang w:val="en-US"/>
        </w:rPr>
        <w:t xml:space="preserve"> more common for fully deoxygenated tetramer</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BC2F50" w:rsidRPr="00C16A75">
        <w:rPr>
          <w:rFonts w:ascii="Times New Roman" w:hAnsi="Times New Roman" w:cs="Times New Roman"/>
          <w:lang w:val="en-US"/>
        </w:rPr>
        <w:t xml:space="preserve"> The binding of CO</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into </w:t>
      </w:r>
      <w:r w:rsidR="00B41C39" w:rsidRPr="00C16A75">
        <w:rPr>
          <w:rFonts w:ascii="Times New Roman" w:hAnsi="Times New Roman" w:cs="Times New Roman"/>
          <w:lang w:val="en-US"/>
        </w:rPr>
        <w:t xml:space="preserve">a </w:t>
      </w:r>
      <w:r w:rsidR="00BC2F50" w:rsidRPr="00C16A75">
        <w:rPr>
          <w:rFonts w:ascii="Times New Roman" w:hAnsi="Times New Roman" w:cs="Times New Roman"/>
          <w:lang w:val="en-US"/>
        </w:rPr>
        <w:t xml:space="preserve">terminal </w:t>
      </w:r>
      <w:r w:rsidR="00BC2F50" w:rsidRPr="00C16A75">
        <w:rPr>
          <w:rFonts w:ascii="Times New Roman" w:hAnsi="Times New Roman" w:cs="Times New Roman"/>
          <w:lang w:val="en-US"/>
        </w:rPr>
        <w:noBreakHyphen/>
        <w:t>NH</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group </w:t>
      </w:r>
      <w:r w:rsidR="00085656" w:rsidRPr="00C16A75">
        <w:rPr>
          <w:rFonts w:ascii="Times New Roman" w:hAnsi="Times New Roman" w:cs="Times New Roman"/>
          <w:lang w:val="en-US"/>
        </w:rPr>
        <w:t xml:space="preserve">of each subunit </w:t>
      </w:r>
      <w:r w:rsidR="00BC2F50" w:rsidRPr="00C16A75">
        <w:rPr>
          <w:rFonts w:ascii="Times New Roman" w:hAnsi="Times New Roman" w:cs="Times New Roman"/>
          <w:lang w:val="en-US"/>
        </w:rPr>
        <w:t xml:space="preserve">is known as carboxylation and </w:t>
      </w:r>
      <w:r w:rsidR="00B41C39" w:rsidRPr="00C16A75">
        <w:rPr>
          <w:rFonts w:ascii="Times New Roman" w:hAnsi="Times New Roman" w:cs="Times New Roman"/>
          <w:lang w:val="en-US"/>
        </w:rPr>
        <w:t>competes</w:t>
      </w:r>
      <w:r w:rsidR="00BC2F50" w:rsidRPr="00C16A75">
        <w:rPr>
          <w:rFonts w:ascii="Times New Roman" w:hAnsi="Times New Roman" w:cs="Times New Roman"/>
          <w:lang w:val="en-US"/>
        </w:rPr>
        <w:t xml:space="preserve"> with H</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 xml:space="preserve"> binding in the same </w:t>
      </w:r>
      <w:r w:rsidR="00B41C39" w:rsidRPr="00C16A75">
        <w:rPr>
          <w:rFonts w:ascii="Times New Roman" w:hAnsi="Times New Roman" w:cs="Times New Roman"/>
          <w:lang w:val="en-US"/>
        </w:rPr>
        <w:t xml:space="preserve">area </w:t>
      </w:r>
      <w:r w:rsidR="00BC2F50" w:rsidRPr="00C16A75">
        <w:rPr>
          <w:rFonts w:ascii="Times New Roman" w:hAnsi="Times New Roman" w:cs="Times New Roman"/>
          <w:lang w:val="en-US"/>
        </w:rPr>
        <w:t>to form –NH</w:t>
      </w:r>
      <w:r w:rsidR="00BC2F50" w:rsidRPr="00C16A75">
        <w:rPr>
          <w:rFonts w:ascii="Times New Roman" w:hAnsi="Times New Roman" w:cs="Times New Roman"/>
          <w:vertAlign w:val="subscript"/>
          <w:lang w:val="en-US"/>
        </w:rPr>
        <w:t>3</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w:t>
      </w:r>
      <w:r w:rsidR="00085656" w:rsidRPr="00C16A75">
        <w:rPr>
          <w:rFonts w:ascii="Times New Roman" w:hAnsi="Times New Roman" w:cs="Times New Roman"/>
          <w:lang w:val="en-US"/>
        </w:rPr>
        <w:t xml:space="preserve"> These reactions also </w:t>
      </w:r>
      <w:r w:rsidR="00B41C39" w:rsidRPr="00C16A75">
        <w:rPr>
          <w:rFonts w:ascii="Times New Roman" w:hAnsi="Times New Roman" w:cs="Times New Roman"/>
          <w:lang w:val="en-US"/>
        </w:rPr>
        <w:t xml:space="preserve">has </w:t>
      </w:r>
      <w:r w:rsidR="00085656" w:rsidRPr="00C16A75">
        <w:rPr>
          <w:rFonts w:ascii="Times New Roman" w:hAnsi="Times New Roman" w:cs="Times New Roman"/>
          <w:lang w:val="en-US"/>
        </w:rPr>
        <w:t>different dissociation constants in tensed and in relaxed conformation</w:t>
      </w:r>
      <w:r w:rsidR="00B41C39" w:rsidRPr="00C16A75">
        <w:rPr>
          <w:rFonts w:ascii="Times New Roman" w:hAnsi="Times New Roman" w:cs="Times New Roman"/>
          <w:lang w:val="en-US"/>
        </w:rPr>
        <w:t>s</w:t>
      </w:r>
      <w:r w:rsidR="00085656" w:rsidRPr="00C16A75">
        <w:rPr>
          <w:rFonts w:ascii="Times New Roman" w:hAnsi="Times New Roman" w:cs="Times New Roman"/>
          <w:lang w:val="en-US"/>
        </w:rPr>
        <w:t xml:space="preserve">. In beta-cleft </w:t>
      </w:r>
      <w:r w:rsidR="00B41C39" w:rsidRPr="00C16A75">
        <w:rPr>
          <w:rFonts w:ascii="Times New Roman" w:hAnsi="Times New Roman" w:cs="Times New Roman"/>
          <w:lang w:val="en-US"/>
        </w:rPr>
        <w:t xml:space="preserve">the is </w:t>
      </w:r>
      <w:r w:rsidR="00085656" w:rsidRPr="00C16A75">
        <w:rPr>
          <w:rFonts w:ascii="Times New Roman" w:hAnsi="Times New Roman" w:cs="Times New Roman"/>
          <w:lang w:val="en-US"/>
        </w:rPr>
        <w:t xml:space="preserve">more than </w:t>
      </w:r>
      <w:r w:rsidR="00E5122C" w:rsidRPr="00C16A75">
        <w:rPr>
          <w:rFonts w:ascii="Times New Roman" w:hAnsi="Times New Roman" w:cs="Times New Roman"/>
          <w:lang w:val="en-US"/>
        </w:rPr>
        <w:t xml:space="preserve">ten </w:t>
      </w:r>
      <w:r w:rsidR="00085656" w:rsidRPr="00C16A75">
        <w:rPr>
          <w:rFonts w:ascii="Times New Roman" w:hAnsi="Times New Roman" w:cs="Times New Roman"/>
          <w:lang w:val="en-US"/>
        </w:rPr>
        <w:t xml:space="preserve">other </w:t>
      </w:r>
      <w:r w:rsidR="00E5122C" w:rsidRPr="00C16A75">
        <w:rPr>
          <w:rFonts w:ascii="Times New Roman" w:hAnsi="Times New Roman" w:cs="Times New Roman"/>
          <w:lang w:val="en-US"/>
        </w:rPr>
        <w:t xml:space="preserve">amino acid </w:t>
      </w:r>
      <w:r w:rsidR="00085656" w:rsidRPr="00C16A75">
        <w:rPr>
          <w:rFonts w:ascii="Times New Roman" w:hAnsi="Times New Roman" w:cs="Times New Roman"/>
          <w:lang w:val="en-US"/>
        </w:rPr>
        <w:t>side chains</w:t>
      </w:r>
      <w:r w:rsidR="00B41C39" w:rsidRPr="00C16A75">
        <w:rPr>
          <w:rFonts w:ascii="Times New Roman" w:hAnsi="Times New Roman" w:cs="Times New Roman"/>
          <w:lang w:val="en-US"/>
        </w:rPr>
        <w:t xml:space="preserve"> that bind</w:t>
      </w:r>
      <w:r w:rsidR="00085656" w:rsidRPr="00C16A75">
        <w:rPr>
          <w:rFonts w:ascii="Times New Roman" w:hAnsi="Times New Roman" w:cs="Times New Roman"/>
          <w:lang w:val="en-US"/>
        </w:rPr>
        <w:t xml:space="preserve"> H</w:t>
      </w:r>
      <w:r w:rsidR="00085656" w:rsidRPr="00C16A75">
        <w:rPr>
          <w:rFonts w:ascii="Times New Roman" w:hAnsi="Times New Roman" w:cs="Times New Roman"/>
          <w:vertAlign w:val="superscript"/>
          <w:lang w:val="en-US"/>
        </w:rPr>
        <w:t>+</w:t>
      </w:r>
      <w:r w:rsidR="00E5122C" w:rsidRPr="00C16A75">
        <w:rPr>
          <w:rFonts w:ascii="Times New Roman" w:hAnsi="Times New Roman" w:cs="Times New Roman"/>
          <w:lang w:val="en-US"/>
        </w:rPr>
        <w:t xml:space="preserve"> (Bohr’s protons)</w:t>
      </w:r>
      <w:r w:rsidR="00085656" w:rsidRPr="00C16A75">
        <w:rPr>
          <w:rFonts w:ascii="Times New Roman" w:hAnsi="Times New Roman" w:cs="Times New Roman"/>
          <w:lang w:val="en-US"/>
        </w:rPr>
        <w:t xml:space="preserve"> with different dissociation constant</w:t>
      </w:r>
      <w:r w:rsidR="00E5122C" w:rsidRPr="00C16A75">
        <w:rPr>
          <w:rFonts w:ascii="Times New Roman" w:hAnsi="Times New Roman" w:cs="Times New Roman"/>
          <w:lang w:val="en-US"/>
        </w:rPr>
        <w:t>s</w:t>
      </w:r>
      <w:r w:rsidR="00085656" w:rsidRPr="00C16A75">
        <w:rPr>
          <w:rFonts w:ascii="Times New Roman" w:hAnsi="Times New Roman" w:cs="Times New Roman"/>
          <w:lang w:val="en-US"/>
        </w:rPr>
        <w:t xml:space="preserve"> in relaxed and tensed state</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E5122C" w:rsidRPr="00C16A75">
        <w:rPr>
          <w:rFonts w:ascii="Times New Roman" w:hAnsi="Times New Roman" w:cs="Times New Roman"/>
          <w:lang w:val="en-US"/>
        </w:rPr>
        <w:t xml:space="preserve"> In normal condition</w:t>
      </w:r>
      <w:r w:rsidR="00B41C39" w:rsidRPr="00C16A75">
        <w:rPr>
          <w:rFonts w:ascii="Times New Roman" w:hAnsi="Times New Roman" w:cs="Times New Roman"/>
          <w:lang w:val="en-US"/>
        </w:rPr>
        <w:t xml:space="preserve">s, the </w:t>
      </w:r>
      <w:r w:rsidR="00E5122C" w:rsidRPr="00C16A75">
        <w:rPr>
          <w:rFonts w:ascii="Times New Roman" w:hAnsi="Times New Roman" w:cs="Times New Roman"/>
          <w:lang w:val="en-US"/>
        </w:rPr>
        <w:t xml:space="preserve">release of two oxygen molecules </w:t>
      </w:r>
      <w:r w:rsidR="00B41C39" w:rsidRPr="00C16A75">
        <w:rPr>
          <w:rFonts w:ascii="Times New Roman" w:hAnsi="Times New Roman" w:cs="Times New Roman"/>
          <w:lang w:val="en-US"/>
        </w:rPr>
        <w:t xml:space="preserve">is </w:t>
      </w:r>
      <w:r w:rsidR="00E5122C" w:rsidRPr="00C16A75">
        <w:rPr>
          <w:rFonts w:ascii="Times New Roman" w:hAnsi="Times New Roman" w:cs="Times New Roman"/>
          <w:lang w:val="en-US"/>
        </w:rPr>
        <w:t xml:space="preserve">connected with </w:t>
      </w:r>
      <w:r w:rsidR="00B41C39" w:rsidRPr="00C16A75">
        <w:rPr>
          <w:rFonts w:ascii="Times New Roman" w:hAnsi="Times New Roman" w:cs="Times New Roman"/>
          <w:lang w:val="en-US"/>
        </w:rPr>
        <w:t xml:space="preserve">the </w:t>
      </w:r>
      <w:r w:rsidR="00E5122C" w:rsidRPr="00C16A75">
        <w:rPr>
          <w:rFonts w:ascii="Times New Roman" w:hAnsi="Times New Roman" w:cs="Times New Roman"/>
          <w:lang w:val="en-US"/>
        </w:rPr>
        <w:t>binding of one H</w:t>
      </w:r>
      <w:r w:rsidR="00E5122C" w:rsidRPr="00C16A75">
        <w:rPr>
          <w:rFonts w:ascii="Times New Roman" w:hAnsi="Times New Roman" w:cs="Times New Roman"/>
          <w:vertAlign w:val="superscript"/>
          <w:lang w:val="en-US"/>
        </w:rPr>
        <w:t>+</w:t>
      </w:r>
      <w:r w:rsidR="00482E1E" w:rsidRPr="00C16A75">
        <w:rPr>
          <w:rFonts w:ascii="Times New Roman" w:hAnsi="Times New Roman" w:cs="Times New Roman"/>
          <w:lang w:val="en-US"/>
        </w:rPr>
        <w:t xml:space="preserve"> and vice versa</w:t>
      </w:r>
      <w:r w:rsidR="00624EC3" w:rsidRPr="00C16A75">
        <w:rPr>
          <w:rFonts w:ascii="Times New Roman" w:hAnsi="Times New Roman" w:cs="Times New Roman"/>
          <w:lang w:val="en-US"/>
        </w:rPr>
        <w:t xml:space="preserve"> (</w:t>
      </w:r>
      <w:r w:rsidR="00624EC3" w:rsidRPr="00C16A75">
        <w:rPr>
          <w:rFonts w:ascii="Times New Roman" w:hAnsi="Times New Roman" w:cs="Times New Roman"/>
          <w:lang w:val="en-US"/>
        </w:rPr>
        <w:fldChar w:fldCharType="begin"/>
      </w:r>
      <w:r w:rsidR="00624EC3"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624EC3" w:rsidRPr="00C16A75">
        <w:rPr>
          <w:rFonts w:ascii="Times New Roman" w:hAnsi="Times New Roman" w:cs="Times New Roman"/>
          <w:lang w:val="en-US"/>
        </w:rPr>
      </w:r>
      <w:r w:rsidR="00624EC3"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Figure </w:t>
      </w:r>
      <w:r w:rsidR="00DB5903">
        <w:rPr>
          <w:rFonts w:ascii="Times New Roman" w:hAnsi="Times New Roman" w:cs="Times New Roman"/>
          <w:noProof/>
          <w:lang w:val="en-US"/>
        </w:rPr>
        <w:t>1</w:t>
      </w:r>
      <w:r w:rsidR="00624EC3" w:rsidRPr="00C16A75">
        <w:rPr>
          <w:rFonts w:ascii="Times New Roman" w:hAnsi="Times New Roman" w:cs="Times New Roman"/>
          <w:lang w:val="en-US"/>
        </w:rPr>
        <w:fldChar w:fldCharType="end"/>
      </w:r>
      <w:r w:rsidR="00624EC3" w:rsidRPr="00C16A75">
        <w:rPr>
          <w:rFonts w:ascii="Times New Roman" w:hAnsi="Times New Roman" w:cs="Times New Roman"/>
          <w:lang w:val="en-US"/>
        </w:rPr>
        <w:t>)</w:t>
      </w:r>
      <w:r w:rsidR="00E5122C" w:rsidRPr="00C16A75">
        <w:rPr>
          <w:rFonts w:ascii="Times New Roman" w:hAnsi="Times New Roman" w:cs="Times New Roman"/>
          <w:lang w:val="en-US"/>
        </w:rPr>
        <w:t>.</w:t>
      </w:r>
      <w:r w:rsidR="00482E1E" w:rsidRPr="00C16A75">
        <w:rPr>
          <w:rFonts w:ascii="Times New Roman" w:hAnsi="Times New Roman" w:cs="Times New Roman"/>
          <w:lang w:val="en-US"/>
        </w:rPr>
        <w:t xml:space="preserve"> </w:t>
      </w:r>
    </w:p>
    <w:p w14:paraId="1C3CAB0E" w14:textId="77777777" w:rsidR="00953180" w:rsidRPr="00C16A75" w:rsidRDefault="00953180" w:rsidP="00953180">
      <w:pPr>
        <w:keepNext/>
        <w:jc w:val="center"/>
        <w:rPr>
          <w:rFonts w:ascii="Times New Roman" w:hAnsi="Times New Roman" w:cs="Times New Roman"/>
          <w:lang w:val="en-US"/>
        </w:rPr>
      </w:pPr>
      <w:r w:rsidRPr="00C16A75">
        <w:rPr>
          <w:rFonts w:ascii="Times New Roman" w:hAnsi="Times New Roman" w:cs="Times New Roman"/>
          <w:noProof/>
          <w:lang w:val="en-US" w:eastAsia="sk-SK"/>
        </w:rPr>
        <w:lastRenderedPageBreak/>
        <w:drawing>
          <wp:inline distT="0" distB="0" distL="0" distR="0" wp14:anchorId="30CD9565" wp14:editId="59E908B3">
            <wp:extent cx="3760851" cy="2567940"/>
            <wp:effectExtent l="0" t="0" r="0" b="381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4">
                      <a:extLst>
                        <a:ext uri="{28A0092B-C50C-407E-A947-70E740481C1C}">
                          <a14:useLocalDpi xmlns:a14="http://schemas.microsoft.com/office/drawing/2010/main" val="0"/>
                        </a:ext>
                      </a:extLst>
                    </a:blip>
                    <a:stretch>
                      <a:fillRect/>
                    </a:stretch>
                  </pic:blipFill>
                  <pic:spPr>
                    <a:xfrm>
                      <a:off x="0" y="0"/>
                      <a:ext cx="3774655" cy="2577366"/>
                    </a:xfrm>
                    <a:prstGeom prst="rect">
                      <a:avLst/>
                    </a:prstGeom>
                  </pic:spPr>
                </pic:pic>
              </a:graphicData>
            </a:graphic>
          </wp:inline>
        </w:drawing>
      </w:r>
    </w:p>
    <w:p w14:paraId="5E7B0722" w14:textId="77777777" w:rsidR="00953180" w:rsidRPr="00C16A75" w:rsidRDefault="00953180" w:rsidP="00953180">
      <w:pPr>
        <w:pStyle w:val="Titulek"/>
        <w:jc w:val="both"/>
        <w:rPr>
          <w:rFonts w:ascii="Times New Roman" w:hAnsi="Times New Roman" w:cs="Times New Roman"/>
          <w:lang w:val="en-US"/>
        </w:rPr>
      </w:pPr>
      <w:bookmarkStart w:id="308" w:name="_Toc421535218"/>
      <w:bookmarkStart w:id="309" w:name="_Toc421558547"/>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Oxygen dissociation curve described by our model </w:t>
      </w:r>
      <w:r w:rsidRPr="00C16A75">
        <w:rPr>
          <w:rFonts w:ascii="Times New Roman" w:hAnsi="Times New Roman" w:cs="Times New Roman"/>
          <w:noProof/>
          <w:lang w:val="en-US"/>
        </w:rPr>
        <w:fldChar w:fldCharType="begin"/>
      </w:r>
      <w:r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C16A75">
        <w:rPr>
          <w:rFonts w:ascii="Times New Roman" w:hAnsi="Times New Roman" w:cs="Times New Roman"/>
          <w:noProof/>
          <w:lang w:val="en-US"/>
        </w:rPr>
        <w:fldChar w:fldCharType="separate"/>
      </w:r>
      <w:r w:rsidRPr="00C16A75">
        <w:rPr>
          <w:rFonts w:ascii="Times New Roman" w:hAnsi="Times New Roman" w:cs="Times New Roman"/>
          <w:noProof/>
          <w:lang w:val="en-US"/>
        </w:rPr>
        <w:t>(Mateják, et al., 2015)</w:t>
      </w:r>
      <w:r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w:t>
      </w:r>
      <w:r w:rsidRPr="00C16A75">
        <w:rPr>
          <w:rFonts w:ascii="Times New Roman" w:hAnsi="Times New Roman" w:cs="Times New Roman"/>
          <w:lang w:val="en-US"/>
        </w:rPr>
        <w:t xml:space="preserve">fitted to data collected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(Severinghaus, 1979)</w:t>
      </w:r>
      <w:r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08"/>
      <w:bookmarkEnd w:id="309"/>
    </w:p>
    <w:p w14:paraId="51FAC3F7" w14:textId="77777777" w:rsidR="00953180" w:rsidRPr="00C16A75" w:rsidRDefault="00953180" w:rsidP="00911E3F">
      <w:pPr>
        <w:jc w:val="both"/>
        <w:rPr>
          <w:rFonts w:ascii="Times New Roman" w:hAnsi="Times New Roman" w:cs="Times New Roman"/>
          <w:lang w:val="en-US"/>
        </w:rPr>
      </w:pPr>
    </w:p>
    <w:p w14:paraId="774C3687" w14:textId="77777777" w:rsidR="00786619" w:rsidRPr="00C16A75" w:rsidRDefault="00786619" w:rsidP="00786619">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inline distT="0" distB="0" distL="0" distR="0" wp14:anchorId="55D70487" wp14:editId="0FB0AB05">
            <wp:extent cx="3890010" cy="2685750"/>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5">
                      <a:extLst>
                        <a:ext uri="{28A0092B-C50C-407E-A947-70E740481C1C}">
                          <a14:useLocalDpi xmlns:a14="http://schemas.microsoft.com/office/drawing/2010/main" val="0"/>
                        </a:ext>
                      </a:extLst>
                    </a:blip>
                    <a:stretch>
                      <a:fillRect/>
                    </a:stretch>
                  </pic:blipFill>
                  <pic:spPr>
                    <a:xfrm>
                      <a:off x="0" y="0"/>
                      <a:ext cx="3900671" cy="2693111"/>
                    </a:xfrm>
                    <a:prstGeom prst="rect">
                      <a:avLst/>
                    </a:prstGeom>
                  </pic:spPr>
                </pic:pic>
              </a:graphicData>
            </a:graphic>
          </wp:inline>
        </w:drawing>
      </w:r>
    </w:p>
    <w:p w14:paraId="0933D83C" w14:textId="257E2D3C" w:rsidR="00786619" w:rsidRPr="00C16A75" w:rsidRDefault="00786619" w:rsidP="00786619">
      <w:pPr>
        <w:pStyle w:val="Titulek"/>
        <w:jc w:val="center"/>
        <w:rPr>
          <w:rFonts w:ascii="Times New Roman" w:hAnsi="Times New Roman" w:cs="Times New Roman"/>
          <w:lang w:val="en-US"/>
        </w:rPr>
      </w:pPr>
      <w:bookmarkStart w:id="310" w:name="_Ref421675091"/>
      <w:bookmarkStart w:id="311" w:name="_Toc421535219"/>
      <w:bookmarkStart w:id="312" w:name="_Toc421558548"/>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w:t>
      </w:r>
      <w:r w:rsidRPr="00C16A75">
        <w:rPr>
          <w:rFonts w:ascii="Times New Roman" w:hAnsi="Times New Roman" w:cs="Times New Roman"/>
          <w:lang w:val="en-US"/>
        </w:rPr>
        <w:fldChar w:fldCharType="end"/>
      </w:r>
      <w:bookmarkEnd w:id="310"/>
      <w:r w:rsidRPr="00C16A75">
        <w:rPr>
          <w:rFonts w:ascii="Times New Roman" w:hAnsi="Times New Roman" w:cs="Times New Roman"/>
          <w:lang w:val="en-US"/>
        </w:rPr>
        <w:t>, Bohr</w:t>
      </w:r>
      <w:r w:rsidR="0022737A" w:rsidRPr="00C16A75">
        <w:rPr>
          <w:rFonts w:ascii="Times New Roman" w:hAnsi="Times New Roman" w:cs="Times New Roman"/>
          <w:lang w:val="en-US"/>
        </w:rPr>
        <w:t>’s</w:t>
      </w:r>
      <w:r w:rsidRPr="00C16A75">
        <w:rPr>
          <w:rFonts w:ascii="Times New Roman" w:hAnsi="Times New Roman" w:cs="Times New Roman"/>
          <w:lang w:val="en-US"/>
        </w:rPr>
        <w:t xml:space="preserve"> effect as oxygen saturation dependence on pH. Lines are our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0022737A" w:rsidRPr="00C16A75">
        <w:rPr>
          <w:rFonts w:ascii="Times New Roman" w:hAnsi="Times New Roman" w:cs="Times New Roman"/>
          <w:lang w:val="en-US"/>
        </w:rPr>
        <w:t xml:space="preserve"> </w:t>
      </w:r>
      <w:r w:rsidRPr="00C16A75">
        <w:rPr>
          <w:rFonts w:ascii="Times New Roman" w:hAnsi="Times New Roman" w:cs="Times New Roman"/>
          <w:lang w:val="en-US"/>
        </w:rPr>
        <w:t xml:space="preserve">and circles are data </w:t>
      </w:r>
      <w:r w:rsidR="0022737A" w:rsidRPr="00C16A75">
        <w:rPr>
          <w:rFonts w:ascii="Times New Roman" w:hAnsi="Times New Roman" w:cs="Times New Roman"/>
          <w:lang w:val="en-US"/>
        </w:rPr>
        <w:t xml:space="preserve">measured </w:t>
      </w:r>
      <w:r w:rsidRPr="00C16A75">
        <w:rPr>
          <w:rFonts w:ascii="Times New Roman" w:hAnsi="Times New Roman" w:cs="Times New Roman"/>
          <w:lang w:val="en-US"/>
        </w:rPr>
        <w:t>by</w:t>
      </w:r>
      <w:r w:rsidR="0022737A"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&lt;EndNote&gt;&lt;Cite&gt;&lt;Author&gt;Naeraa&lt;/Author&gt;&lt;Year&gt;1963&lt;/Year&gt;&lt;RecNum&gt;55&lt;/RecNum&gt;&lt;DisplayText&gt;(Naeraa, et al., 1963)&lt;/DisplayText&gt;&lt;record&gt;&lt;rec-number&gt;55&lt;/rec-number&gt;&lt;foreign-keys&gt;&lt;key app="EN" db-id="x9fzp9txovfw59ezxsmv2dxytdwvzexpew95" timestamp="0"&gt;55&lt;/key&gt;&lt;/foreign-keys&gt;&lt;ref-type name="Journal Article"&gt;17&lt;/ref-type&gt;&lt;contributors&gt;&lt;authors&gt;&lt;author&gt;Naeraa, N&lt;/author&gt;&lt;author&gt;Petersen, E Strange&lt;/author&gt;&lt;author&gt;Boye, E&lt;/author&gt;&lt;/authors&gt;&lt;/contributors&gt;&lt;titles&gt;&lt;title&gt;The influence of simultaneous, independent changes in pH and carbon dioxide tension on the in vitro oxygen tension-saturation relationship of human blood&lt;/title&gt;&lt;secondary-title&gt;Scandinavian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141-151&lt;/pages&gt;&lt;volume&gt;15&lt;/volume&gt;&lt;number&gt;2&lt;/number&gt;&lt;dates&gt;&lt;year&gt;1963&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(Naeraa, et al., 1963)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11"/>
      <w:bookmarkEnd w:id="312"/>
    </w:p>
    <w:p w14:paraId="31DA237A" w14:textId="77777777" w:rsidR="003362FC" w:rsidRPr="00C16A75" w:rsidRDefault="003362FC" w:rsidP="00911E3F">
      <w:pPr>
        <w:pStyle w:val="Nadpis3"/>
        <w:jc w:val="both"/>
        <w:rPr>
          <w:rFonts w:ascii="Times New Roman" w:hAnsi="Times New Roman" w:cs="Times New Roman"/>
          <w:lang w:val="en-US"/>
        </w:rPr>
      </w:pPr>
      <w:bookmarkStart w:id="313" w:name="_Ref421561235"/>
      <w:r w:rsidRPr="00C16A75">
        <w:rPr>
          <w:rFonts w:ascii="Times New Roman" w:hAnsi="Times New Roman" w:cs="Times New Roman"/>
          <w:lang w:val="en-US"/>
        </w:rPr>
        <w:t>Carbon dioxide</w:t>
      </w:r>
      <w:bookmarkEnd w:id="307"/>
      <w:bookmarkEnd w:id="313"/>
    </w:p>
    <w:p w14:paraId="188FCEE6" w14:textId="1F24FE31" w:rsidR="001073A1" w:rsidRPr="00C16A75" w:rsidRDefault="007D7483" w:rsidP="00911E3F">
      <w:pPr>
        <w:jc w:val="both"/>
        <w:rPr>
          <w:rFonts w:ascii="Times New Roman" w:hAnsi="Times New Roman" w:cs="Times New Roman"/>
          <w:lang w:val="en-US"/>
        </w:rPr>
      </w:pPr>
      <w:r w:rsidRPr="00C16A75">
        <w:rPr>
          <w:rFonts w:ascii="Times New Roman" w:hAnsi="Times New Roman" w:cs="Times New Roman"/>
          <w:lang w:val="en-US"/>
        </w:rPr>
        <w:t>M</w:t>
      </w:r>
      <w:r w:rsidR="00AC767D" w:rsidRPr="00C16A75">
        <w:rPr>
          <w:rFonts w:ascii="Times New Roman" w:hAnsi="Times New Roman" w:cs="Times New Roman"/>
          <w:lang w:val="en-US"/>
        </w:rPr>
        <w:t xml:space="preserve">ost carbon dioxide is transported by blood from tissues to </w:t>
      </w:r>
      <w:r w:rsidRPr="00C16A75">
        <w:rPr>
          <w:rFonts w:ascii="Times New Roman" w:hAnsi="Times New Roman" w:cs="Times New Roman"/>
          <w:lang w:val="en-US"/>
        </w:rPr>
        <w:t xml:space="preserve">the </w:t>
      </w:r>
      <w:r w:rsidR="00AC767D" w:rsidRPr="00C16A75">
        <w:rPr>
          <w:rFonts w:ascii="Times New Roman" w:hAnsi="Times New Roman" w:cs="Times New Roman"/>
          <w:lang w:val="en-US"/>
        </w:rPr>
        <w:t>lungs as bicarbonate (HCO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w:t>
      </w:r>
      <w:r w:rsidR="001073A1" w:rsidRPr="00C16A75">
        <w:rPr>
          <w:rFonts w:ascii="Times New Roman" w:hAnsi="Times New Roman" w:cs="Times New Roman"/>
          <w:lang w:val="en-US"/>
        </w:rPr>
        <w:t>. Even small amount</w:t>
      </w:r>
      <w:r w:rsidRPr="00C16A75">
        <w:rPr>
          <w:rFonts w:ascii="Times New Roman" w:hAnsi="Times New Roman" w:cs="Times New Roman"/>
          <w:lang w:val="en-US"/>
        </w:rPr>
        <w:t>s are</w:t>
      </w:r>
      <w:r w:rsidR="001073A1" w:rsidRPr="00C16A75">
        <w:rPr>
          <w:rFonts w:ascii="Times New Roman" w:hAnsi="Times New Roman" w:cs="Times New Roman"/>
          <w:lang w:val="en-US"/>
        </w:rPr>
        <w:t xml:space="preserve"> bounded to hemoglobin</w:t>
      </w:r>
      <w:r w:rsidRPr="00C16A75">
        <w:rPr>
          <w:rFonts w:ascii="Times New Roman" w:hAnsi="Times New Roman" w:cs="Times New Roman"/>
          <w:lang w:val="en-US"/>
        </w:rPr>
        <w:t xml:space="preserve"> and</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form a</w:t>
      </w:r>
      <w:r w:rsidR="001073A1" w:rsidRPr="00C16A75">
        <w:rPr>
          <w:rFonts w:ascii="Times New Roman" w:hAnsi="Times New Roman" w:cs="Times New Roman"/>
          <w:lang w:val="en-US"/>
        </w:rPr>
        <w:t xml:space="preserve"> significant part of transported CO</w:t>
      </w:r>
      <w:r w:rsidR="001073A1" w:rsidRPr="00C16A75">
        <w:rPr>
          <w:rFonts w:ascii="Times New Roman" w:hAnsi="Times New Roman" w:cs="Times New Roman"/>
          <w:vertAlign w:val="subscript"/>
          <w:lang w:val="en-US"/>
        </w:rPr>
        <w:t>2</w:t>
      </w:r>
      <w:r w:rsidR="00112ACA" w:rsidRPr="00C16A75">
        <w:rPr>
          <w:rFonts w:ascii="Times New Roman" w:hAnsi="Times New Roman" w:cs="Times New Roman"/>
          <w:lang w:val="en-US"/>
        </w:rPr>
        <w:t xml:space="preserve"> (about 23%),</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due to its</w:t>
      </w:r>
      <w:r w:rsidR="001073A1" w:rsidRPr="00C16A75">
        <w:rPr>
          <w:rFonts w:ascii="Times New Roman" w:hAnsi="Times New Roman" w:cs="Times New Roman"/>
          <w:lang w:val="en-US"/>
        </w:rPr>
        <w:t xml:space="preserve"> connection with oxygen binding. As </w:t>
      </w:r>
      <w:r w:rsidRPr="00C16A75">
        <w:rPr>
          <w:rFonts w:ascii="Times New Roman" w:hAnsi="Times New Roman" w:cs="Times New Roman"/>
          <w:lang w:val="en-US"/>
        </w:rPr>
        <w:t xml:space="preserve">noted </w:t>
      </w:r>
      <w:r w:rsidR="001073A1" w:rsidRPr="00C16A75">
        <w:rPr>
          <w:rFonts w:ascii="Times New Roman" w:hAnsi="Times New Roman" w:cs="Times New Roman"/>
          <w:lang w:val="en-US"/>
        </w:rPr>
        <w:t>in</w:t>
      </w:r>
      <w:r w:rsidRPr="00C16A75">
        <w:rPr>
          <w:rFonts w:ascii="Times New Roman" w:hAnsi="Times New Roman" w:cs="Times New Roman"/>
          <w:lang w:val="en-US"/>
        </w:rPr>
        <w:t xml:space="preserve"> a</w:t>
      </w:r>
      <w:r w:rsidR="001073A1" w:rsidRPr="00C16A75">
        <w:rPr>
          <w:rFonts w:ascii="Times New Roman" w:hAnsi="Times New Roman" w:cs="Times New Roman"/>
          <w:lang w:val="en-US"/>
        </w:rPr>
        <w:t xml:space="preserve"> previous section</w:t>
      </w:r>
      <w:r w:rsidR="00733D27" w:rsidRPr="00C16A75">
        <w:rPr>
          <w:rFonts w:ascii="Times New Roman" w:hAnsi="Times New Roman" w:cs="Times New Roman"/>
          <w:lang w:val="en-US"/>
        </w:rPr>
        <w:t xml:space="preserve">, </w:t>
      </w:r>
      <w:r w:rsidR="001073A1" w:rsidRPr="00C16A75">
        <w:rPr>
          <w:rFonts w:ascii="Times New Roman" w:hAnsi="Times New Roman" w:cs="Times New Roman"/>
          <w:lang w:val="en-US"/>
        </w:rPr>
        <w:t>change</w:t>
      </w:r>
      <w:r w:rsidRPr="00C16A75">
        <w:rPr>
          <w:rFonts w:ascii="Times New Roman" w:hAnsi="Times New Roman" w:cs="Times New Roman"/>
          <w:lang w:val="en-US"/>
        </w:rPr>
        <w:t>s in</w:t>
      </w:r>
      <w:r w:rsidR="001073A1" w:rsidRPr="00C16A75">
        <w:rPr>
          <w:rFonts w:ascii="Times New Roman" w:hAnsi="Times New Roman" w:cs="Times New Roman"/>
          <w:lang w:val="en-US"/>
        </w:rPr>
        <w:t xml:space="preserve"> hemoglobin </w:t>
      </w:r>
      <w:r w:rsidRPr="00C16A75">
        <w:rPr>
          <w:rFonts w:ascii="Times New Roman" w:hAnsi="Times New Roman" w:cs="Times New Roman"/>
          <w:lang w:val="en-US"/>
        </w:rPr>
        <w:t xml:space="preserve">also </w:t>
      </w:r>
      <w:r w:rsidR="001073A1" w:rsidRPr="00C16A75">
        <w:rPr>
          <w:rFonts w:ascii="Times New Roman" w:hAnsi="Times New Roman" w:cs="Times New Roman"/>
          <w:lang w:val="en-US"/>
        </w:rPr>
        <w:t>change the binding properties of CO</w:t>
      </w:r>
      <w:r w:rsidR="001073A1" w:rsidRPr="00C16A75">
        <w:rPr>
          <w:rFonts w:ascii="Times New Roman" w:hAnsi="Times New Roman" w:cs="Times New Roman"/>
          <w:vertAlign w:val="subscript"/>
          <w:lang w:val="en-US"/>
        </w:rPr>
        <w:t>2</w:t>
      </w:r>
      <w:r w:rsidR="001073A1" w:rsidRPr="00C16A75">
        <w:rPr>
          <w:rFonts w:ascii="Times New Roman" w:hAnsi="Times New Roman" w:cs="Times New Roman"/>
          <w:lang w:val="en-US"/>
        </w:rPr>
        <w:t xml:space="preserve">. </w:t>
      </w:r>
    </w:p>
    <w:p w14:paraId="6000FD48" w14:textId="25AB8671" w:rsidR="00115E3B" w:rsidRPr="00C16A75" w:rsidRDefault="001073A1" w:rsidP="001035DB">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 xml:space="preserve"> is a salt of carbonic acid (H</w:t>
      </w:r>
      <w:r w:rsidR="00AC767D" w:rsidRPr="00C16A75">
        <w:rPr>
          <w:rFonts w:ascii="Times New Roman" w:hAnsi="Times New Roman" w:cs="Times New Roman"/>
          <w:vertAlign w:val="subscript"/>
          <w:lang w:val="en-US"/>
        </w:rPr>
        <w:t>2</w:t>
      </w:r>
      <w:r w:rsidR="00AC767D" w:rsidRPr="00C16A75">
        <w:rPr>
          <w:rFonts w:ascii="Times New Roman" w:hAnsi="Times New Roman" w:cs="Times New Roman"/>
          <w:lang w:val="en-US"/>
        </w:rPr>
        <w:t>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lang w:val="en-US"/>
        </w:rPr>
        <w:t>)</w:t>
      </w:r>
      <w:r w:rsidRPr="00C16A75">
        <w:rPr>
          <w:rFonts w:ascii="Times New Roman" w:hAnsi="Times New Roman" w:cs="Times New Roman"/>
          <w:lang w:val="en-US"/>
        </w:rPr>
        <w:t>. I</w:t>
      </w:r>
      <w:r w:rsidR="00AC767D" w:rsidRPr="00C16A75">
        <w:rPr>
          <w:rFonts w:ascii="Times New Roman" w:hAnsi="Times New Roman" w:cs="Times New Roman"/>
          <w:lang w:val="en-US"/>
        </w:rPr>
        <w:t>t</w:t>
      </w:r>
      <w:r w:rsidR="00733D27" w:rsidRPr="00C16A75">
        <w:rPr>
          <w:rFonts w:ascii="Times New Roman" w:hAnsi="Times New Roman" w:cs="Times New Roman"/>
          <w:lang w:val="en-US"/>
        </w:rPr>
        <w:t xml:space="preserve"> </w:t>
      </w:r>
      <w:r w:rsidR="00AC767D" w:rsidRPr="00C16A75">
        <w:rPr>
          <w:rFonts w:ascii="Times New Roman" w:hAnsi="Times New Roman" w:cs="Times New Roman"/>
          <w:lang w:val="en-US"/>
        </w:rPr>
        <w:t>significantly affects the acid-base</w:t>
      </w:r>
      <w:r w:rsidR="007D7483" w:rsidRPr="00C16A75">
        <w:rPr>
          <w:rFonts w:ascii="Times New Roman" w:hAnsi="Times New Roman" w:cs="Times New Roman"/>
          <w:lang w:val="en-US"/>
        </w:rPr>
        <w:t>,</w:t>
      </w:r>
      <w:r w:rsidR="00AC767D" w:rsidRPr="00C16A75">
        <w:rPr>
          <w:rFonts w:ascii="Times New Roman" w:hAnsi="Times New Roman" w:cs="Times New Roman"/>
          <w:lang w:val="en-US"/>
        </w:rPr>
        <w:t xml:space="preserve"> as mentioned in section </w:t>
      </w:r>
      <w:r w:rsidR="00AC767D" w:rsidRPr="00C16A75">
        <w:rPr>
          <w:rFonts w:ascii="Times New Roman" w:hAnsi="Times New Roman" w:cs="Times New Roman"/>
          <w:lang w:val="en-US"/>
        </w:rPr>
        <w:fldChar w:fldCharType="begin"/>
      </w:r>
      <w:r w:rsidR="00AC767D" w:rsidRPr="00C16A75">
        <w:rPr>
          <w:rFonts w:ascii="Times New Roman" w:hAnsi="Times New Roman" w:cs="Times New Roman"/>
          <w:lang w:val="en-US"/>
        </w:rPr>
        <w:instrText xml:space="preserve"> REF _Ref411275309 \r \h </w:instrText>
      </w:r>
      <w:r w:rsidR="00911E3F" w:rsidRPr="00C16A75">
        <w:rPr>
          <w:rFonts w:ascii="Times New Roman" w:hAnsi="Times New Roman" w:cs="Times New Roman"/>
          <w:lang w:val="en-US"/>
        </w:rPr>
        <w:instrText xml:space="preserve"> \* MERGEFORMAT </w:instrText>
      </w:r>
      <w:r w:rsidR="00AC767D" w:rsidRPr="00C16A75">
        <w:rPr>
          <w:rFonts w:ascii="Times New Roman" w:hAnsi="Times New Roman" w:cs="Times New Roman"/>
          <w:lang w:val="en-US"/>
        </w:rPr>
      </w:r>
      <w:r w:rsidR="00AC767D" w:rsidRPr="00C16A75">
        <w:rPr>
          <w:rFonts w:ascii="Times New Roman" w:hAnsi="Times New Roman" w:cs="Times New Roman"/>
          <w:lang w:val="en-US"/>
        </w:rPr>
        <w:fldChar w:fldCharType="separate"/>
      </w:r>
      <w:r w:rsidR="00DB5903">
        <w:rPr>
          <w:rFonts w:ascii="Times New Roman" w:hAnsi="Times New Roman" w:cs="Times New Roman"/>
          <w:lang w:val="en-US"/>
        </w:rPr>
        <w:t>5.4.1</w:t>
      </w:r>
      <w:r w:rsidR="00AC767D" w:rsidRPr="00C16A75">
        <w:rPr>
          <w:rFonts w:ascii="Times New Roman" w:hAnsi="Times New Roman" w:cs="Times New Roman"/>
          <w:lang w:val="en-US"/>
        </w:rPr>
        <w:fldChar w:fldCharType="end"/>
      </w:r>
      <w:r w:rsidR="00AC767D" w:rsidRPr="00C16A75">
        <w:rPr>
          <w:rFonts w:ascii="Times New Roman" w:hAnsi="Times New Roman" w:cs="Times New Roman"/>
          <w:lang w:val="en-US"/>
        </w:rPr>
        <w:t xml:space="preserve">. The </w:t>
      </w:r>
      <w:r w:rsidR="00115E3B" w:rsidRPr="00C16A75">
        <w:rPr>
          <w:rFonts w:ascii="Times New Roman" w:hAnsi="Times New Roman" w:cs="Times New Roman"/>
          <w:lang w:val="en-US"/>
        </w:rPr>
        <w:t>hydration of free dissolved CO</w:t>
      </w:r>
      <w:r w:rsidR="00115E3B" w:rsidRPr="00C16A75">
        <w:rPr>
          <w:rFonts w:ascii="Times New Roman" w:hAnsi="Times New Roman" w:cs="Times New Roman"/>
          <w:vertAlign w:val="subscript"/>
          <w:lang w:val="en-US"/>
        </w:rPr>
        <w:t>2</w:t>
      </w:r>
      <w:r w:rsidR="00115E3B" w:rsidRPr="00C16A75">
        <w:rPr>
          <w:rFonts w:ascii="Times New Roman" w:hAnsi="Times New Roman" w:cs="Times New Roman"/>
          <w:lang w:val="en-US"/>
        </w:rPr>
        <w:t xml:space="preserve"> </w:t>
      </w:r>
      <w:r w:rsidR="00733D27" w:rsidRPr="00C16A75">
        <w:rPr>
          <w:rFonts w:ascii="Times New Roman" w:hAnsi="Times New Roman" w:cs="Times New Roman"/>
          <w:lang w:val="en-US"/>
        </w:rPr>
        <w:t>to H</w:t>
      </w:r>
      <w:r w:rsidR="00733D27" w:rsidRPr="00C16A75">
        <w:rPr>
          <w:rFonts w:ascii="Times New Roman" w:hAnsi="Times New Roman" w:cs="Times New Roman"/>
          <w:vertAlign w:val="subscript"/>
          <w:lang w:val="en-US"/>
        </w:rPr>
        <w:t>2</w:t>
      </w:r>
      <w:r w:rsidR="00733D27" w:rsidRPr="00C16A75">
        <w:rPr>
          <w:rFonts w:ascii="Times New Roman" w:hAnsi="Times New Roman" w:cs="Times New Roman"/>
          <w:lang w:val="en-US"/>
        </w:rPr>
        <w:t>CO</w:t>
      </w:r>
      <w:r w:rsidR="00733D27" w:rsidRPr="00C16A75">
        <w:rPr>
          <w:rFonts w:ascii="Times New Roman" w:hAnsi="Times New Roman" w:cs="Times New Roman"/>
          <w:vertAlign w:val="subscript"/>
          <w:lang w:val="en-US"/>
        </w:rPr>
        <w:t xml:space="preserve">3 </w:t>
      </w:r>
      <w:r w:rsidR="00115E3B" w:rsidRPr="00C16A75">
        <w:rPr>
          <w:rFonts w:ascii="Times New Roman" w:hAnsi="Times New Roman" w:cs="Times New Roman"/>
          <w:lang w:val="en-US"/>
        </w:rPr>
        <w:t xml:space="preserve">in blood is enzymatically </w:t>
      </w:r>
      <w:r w:rsidR="00733D27" w:rsidRPr="00C16A75">
        <w:rPr>
          <w:rFonts w:ascii="Times New Roman" w:hAnsi="Times New Roman" w:cs="Times New Roman"/>
          <w:lang w:val="en-US"/>
        </w:rPr>
        <w:t xml:space="preserve">accelerated </w:t>
      </w:r>
      <w:r w:rsidR="00115E3B" w:rsidRPr="00C16A75">
        <w:rPr>
          <w:rFonts w:ascii="Times New Roman" w:hAnsi="Times New Roman" w:cs="Times New Roman"/>
          <w:lang w:val="en-US"/>
        </w:rPr>
        <w:t xml:space="preserve">by carbonic anhydrases inside the </w:t>
      </w:r>
      <w:r w:rsidR="00935432" w:rsidRPr="00C16A75">
        <w:rPr>
          <w:rFonts w:ascii="Times New Roman" w:hAnsi="Times New Roman" w:cs="Times New Roman"/>
          <w:lang w:val="en-US"/>
        </w:rPr>
        <w:t>erythrocytes</w:t>
      </w:r>
      <w:r w:rsidR="00115E3B" w:rsidRPr="00C16A75">
        <w:rPr>
          <w:rFonts w:ascii="Times New Roman" w:hAnsi="Times New Roman" w:cs="Times New Roman"/>
          <w:lang w:val="en-US"/>
        </w:rPr>
        <w:t>, from which the HCO</w:t>
      </w:r>
      <w:r w:rsidR="00115E3B" w:rsidRPr="00C16A75">
        <w:rPr>
          <w:rFonts w:ascii="Times New Roman" w:hAnsi="Times New Roman" w:cs="Times New Roman"/>
          <w:vertAlign w:val="subscript"/>
          <w:lang w:val="en-US"/>
        </w:rPr>
        <w:t>3</w:t>
      </w:r>
      <w:r w:rsidR="00115E3B" w:rsidRPr="00C16A75">
        <w:rPr>
          <w:rFonts w:ascii="Times New Roman" w:hAnsi="Times New Roman" w:cs="Times New Roman"/>
          <w:vertAlign w:val="superscript"/>
          <w:lang w:val="en-US"/>
        </w:rPr>
        <w:t>-</w:t>
      </w:r>
      <w:r w:rsidR="00115E3B" w:rsidRPr="00C16A75">
        <w:rPr>
          <w:rFonts w:ascii="Times New Roman" w:hAnsi="Times New Roman" w:cs="Times New Roman"/>
          <w:lang w:val="en-US"/>
        </w:rPr>
        <w:t xml:space="preserve"> </w:t>
      </w:r>
      <w:r w:rsidR="007D7483" w:rsidRPr="00C16A75">
        <w:rPr>
          <w:rFonts w:ascii="Times New Roman" w:hAnsi="Times New Roman" w:cs="Times New Roman"/>
          <w:lang w:val="en-US"/>
        </w:rPr>
        <w:t xml:space="preserve">is </w:t>
      </w:r>
      <w:r w:rsidR="00115E3B" w:rsidRPr="00C16A75">
        <w:rPr>
          <w:rFonts w:ascii="Times New Roman" w:hAnsi="Times New Roman" w:cs="Times New Roman"/>
          <w:lang w:val="en-US"/>
        </w:rPr>
        <w:t>transported to plasma in exchange for</w:t>
      </w:r>
      <w:r w:rsidR="007D7483" w:rsidRPr="00C16A75">
        <w:rPr>
          <w:rFonts w:ascii="Times New Roman" w:hAnsi="Times New Roman" w:cs="Times New Roman"/>
          <w:lang w:val="en-US"/>
        </w:rPr>
        <w:t xml:space="preserve"> the</w:t>
      </w:r>
      <w:r w:rsidR="00115E3B" w:rsidRPr="00C16A75">
        <w:rPr>
          <w:rFonts w:ascii="Times New Roman" w:hAnsi="Times New Roman" w:cs="Times New Roman"/>
          <w:lang w:val="en-US"/>
        </w:rPr>
        <w:t xml:space="preserve"> chloride ion Cl</w:t>
      </w:r>
      <w:r w:rsidR="00115E3B" w:rsidRPr="00C16A75">
        <w:rPr>
          <w:rFonts w:ascii="Times New Roman" w:hAnsi="Times New Roman" w:cs="Times New Roman"/>
          <w:vertAlign w:val="superscript"/>
          <w:lang w:val="en-US"/>
        </w:rPr>
        <w:t>-</w:t>
      </w:r>
      <w:r w:rsidR="007D7483" w:rsidRPr="00C16A75">
        <w:rPr>
          <w:rFonts w:ascii="Times New Roman" w:hAnsi="Times New Roman" w:cs="Times New Roman"/>
          <w:lang w:val="en-US"/>
        </w:rPr>
        <w:t>,</w:t>
      </w:r>
      <w:r w:rsidR="00115E3B" w:rsidRPr="00C16A75">
        <w:rPr>
          <w:rFonts w:ascii="Times New Roman" w:hAnsi="Times New Roman" w:cs="Times New Roman"/>
          <w:lang w:val="en-US"/>
        </w:rPr>
        <w:t xml:space="preserve"> using </w:t>
      </w:r>
      <w:r w:rsidR="007D7483" w:rsidRPr="00C16A75">
        <w:rPr>
          <w:rFonts w:ascii="Times New Roman" w:hAnsi="Times New Roman" w:cs="Times New Roman"/>
          <w:lang w:val="en-US"/>
        </w:rPr>
        <w:t xml:space="preserve">Hamburger </w:t>
      </w:r>
      <w:r w:rsidR="00115E3B" w:rsidRPr="00C16A75">
        <w:rPr>
          <w:rFonts w:ascii="Times New Roman" w:hAnsi="Times New Roman" w:cs="Times New Roman"/>
          <w:lang w:val="en-US"/>
        </w:rPr>
        <w:t>shift channels</w:t>
      </w:r>
      <w:r w:rsidRPr="00C16A75">
        <w:rPr>
          <w:rFonts w:ascii="Times New Roman" w:hAnsi="Times New Roman" w:cs="Times New Roman"/>
          <w:lang w:val="en-US"/>
        </w:rPr>
        <w:t xml:space="preserve"> to reach Donnan</w:t>
      </w:r>
      <w:r w:rsidR="007C1AF8" w:rsidRPr="00C16A75">
        <w:rPr>
          <w:rFonts w:ascii="Times New Roman" w:hAnsi="Times New Roman" w:cs="Times New Roman"/>
          <w:lang w:val="en-US"/>
        </w:rPr>
        <w:t>’s</w:t>
      </w:r>
      <w:r w:rsidRPr="00C16A75">
        <w:rPr>
          <w:rFonts w:ascii="Times New Roman" w:hAnsi="Times New Roman" w:cs="Times New Roman"/>
          <w:lang w:val="en-US"/>
        </w:rPr>
        <w:t xml:space="preserve"> equilibrium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Pr="00C16A75">
        <w:rPr>
          <w:rFonts w:ascii="Times New Roman" w:hAnsi="Times New Roman" w:cs="Times New Roman"/>
          <w:lang w:val="en-US"/>
        </w:rPr>
        <w:t>)</w:t>
      </w:r>
      <w:r w:rsidR="00115E3B" w:rsidRPr="00C16A75">
        <w:rPr>
          <w:rFonts w:ascii="Times New Roman" w:hAnsi="Times New Roman" w:cs="Times New Roman"/>
          <w:lang w:val="en-US"/>
        </w:rPr>
        <w:t>.</w:t>
      </w:r>
    </w:p>
    <w:p w14:paraId="10A7CCE6" w14:textId="36D77EC9" w:rsidR="009C510D" w:rsidRPr="00C16A75" w:rsidRDefault="009C510D" w:rsidP="009C510D">
      <w:pPr>
        <w:keepNext/>
        <w:jc w:val="center"/>
        <w:rPr>
          <w:rFonts w:ascii="Times New Roman" w:hAnsi="Times New Roman" w:cs="Times New Roman"/>
          <w:lang w:val="en-US"/>
        </w:rPr>
      </w:pPr>
      <w:r w:rsidRPr="00C16A75">
        <w:rPr>
          <w:rFonts w:ascii="Times New Roman" w:hAnsi="Times New Roman" w:cs="Times New Roman"/>
          <w:noProof/>
          <w:lang w:val="en-US" w:eastAsia="sk-SK"/>
        </w:rPr>
        <w:lastRenderedPageBreak/>
        <w:drawing>
          <wp:inline distT="0" distB="0" distL="0" distR="0" wp14:anchorId="2D023A92" wp14:editId="03BAD0A2">
            <wp:extent cx="3657600" cy="2415627"/>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3670696" cy="2424276"/>
                    </a:xfrm>
                    <a:prstGeom prst="rect">
                      <a:avLst/>
                    </a:prstGeom>
                  </pic:spPr>
                </pic:pic>
              </a:graphicData>
            </a:graphic>
          </wp:inline>
        </w:drawing>
      </w:r>
    </w:p>
    <w:p w14:paraId="3C829BD4" w14:textId="308B5F19" w:rsidR="009C510D" w:rsidRPr="00C16A75" w:rsidRDefault="009C510D" w:rsidP="009C510D">
      <w:pPr>
        <w:pStyle w:val="Titulek"/>
        <w:jc w:val="center"/>
        <w:rPr>
          <w:rFonts w:ascii="Times New Roman" w:hAnsi="Times New Roman" w:cs="Times New Roman"/>
          <w:lang w:val="en-US"/>
        </w:rPr>
      </w:pPr>
      <w:bookmarkStart w:id="314" w:name="_Toc421535220"/>
      <w:bookmarkStart w:id="315" w:name="_Toc421558549"/>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4</w:t>
      </w:r>
      <w:r w:rsidRPr="00C16A75">
        <w:rPr>
          <w:rFonts w:ascii="Times New Roman" w:hAnsi="Times New Roman" w:cs="Times New Roman"/>
          <w:lang w:val="en-US"/>
        </w:rPr>
        <w:fldChar w:fldCharType="end"/>
      </w:r>
      <w:r w:rsidRPr="00C16A75">
        <w:rPr>
          <w:rFonts w:ascii="Times New Roman" w:hAnsi="Times New Roman" w:cs="Times New Roman"/>
          <w:lang w:val="en-US"/>
        </w:rPr>
        <w:t>, Carbon dioxide deoxyhemoglobin</w:t>
      </w:r>
      <w:r w:rsidRPr="00C16A75">
        <w:rPr>
          <w:rFonts w:ascii="Times New Roman" w:hAnsi="Times New Roman" w:cs="Times New Roman"/>
          <w:noProof/>
          <w:lang w:val="en-US"/>
        </w:rPr>
        <w:t xml:space="preserve"> and oxyhemoglobin saturation at different pH. Lines are from our model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 Circl</w:t>
      </w:r>
      <w:r w:rsidR="00624EC3" w:rsidRPr="00C16A75">
        <w:rPr>
          <w:rFonts w:ascii="Times New Roman" w:hAnsi="Times New Roman" w:cs="Times New Roman"/>
          <w:noProof/>
          <w:lang w:val="en-US"/>
        </w:rPr>
        <w:t>e</w:t>
      </w:r>
      <w:r w:rsidRPr="00C16A75">
        <w:rPr>
          <w:rFonts w:ascii="Times New Roman" w:hAnsi="Times New Roman" w:cs="Times New Roman"/>
          <w:noProof/>
          <w:lang w:val="en-US"/>
        </w:rPr>
        <w:t xml:space="preserve"> are real observations from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&lt;EndNote&gt;&lt;Cite&gt;&lt;Author&gt;Bauer&lt;/Author&gt;&lt;Year&gt;1972&lt;/Year&gt;&lt;RecNum&gt;32&lt;/RecNum&gt;&lt;DisplayText&gt;(Bauer and Schröder, 1972)&lt;/DisplayText&gt;&lt;record&gt;&lt;rec-number&gt;32&lt;/rec-number&gt;&lt;foreign-keys&gt;&lt;key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(Bauer and Schröder, 1972)</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w:t>
      </w:r>
      <w:bookmarkEnd w:id="314"/>
      <w:bookmarkEnd w:id="315"/>
    </w:p>
    <w:p w14:paraId="2101A80C" w14:textId="77777777" w:rsidR="001D5ABC" w:rsidRPr="00C16A75" w:rsidRDefault="00822BCE" w:rsidP="001D5ABC">
      <w:pPr>
        <w:pStyle w:val="Nadpis3"/>
        <w:rPr>
          <w:rFonts w:ascii="Times New Roman" w:hAnsi="Times New Roman" w:cs="Times New Roman"/>
          <w:lang w:val="en-US"/>
        </w:rPr>
      </w:pPr>
      <w:bookmarkStart w:id="316" w:name="_Ref414302052"/>
      <w:bookmarkStart w:id="317" w:name="_Toc409289324"/>
      <w:r w:rsidRPr="00C16A75">
        <w:rPr>
          <w:rFonts w:ascii="Times New Roman" w:hAnsi="Times New Roman" w:cs="Times New Roman"/>
          <w:lang w:val="en-US"/>
        </w:rPr>
        <w:t>C</w:t>
      </w:r>
      <w:r w:rsidR="001D5ABC" w:rsidRPr="00C16A75">
        <w:rPr>
          <w:rFonts w:ascii="Times New Roman" w:hAnsi="Times New Roman" w:cs="Times New Roman"/>
          <w:lang w:val="en-US"/>
        </w:rPr>
        <w:t>omparison with HumMod 1.6</w:t>
      </w:r>
      <w:bookmarkEnd w:id="316"/>
    </w:p>
    <w:p w14:paraId="5798959F" w14:textId="1C664892" w:rsidR="001D5ABC" w:rsidRPr="00C16A75" w:rsidRDefault="001D5ABC"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7D7483" w:rsidRPr="00C16A75">
        <w:rPr>
          <w:rFonts w:ascii="Times New Roman" w:hAnsi="Times New Roman" w:cs="Times New Roman"/>
          <w:lang w:val="en-US"/>
        </w:rPr>
        <w:t xml:space="preserve">primary notion </w:t>
      </w:r>
      <w:r w:rsidRPr="00C16A75">
        <w:rPr>
          <w:rFonts w:ascii="Times New Roman" w:hAnsi="Times New Roman" w:cs="Times New Roman"/>
          <w:lang w:val="en-US"/>
        </w:rPr>
        <w:t xml:space="preserve">of </w:t>
      </w:r>
      <w:r w:rsidR="007D7483" w:rsidRPr="00C16A75">
        <w:rPr>
          <w:rFonts w:ascii="Times New Roman" w:hAnsi="Times New Roman" w:cs="Times New Roman"/>
          <w:lang w:val="en-US"/>
        </w:rPr>
        <w:t xml:space="preserve">the </w:t>
      </w:r>
      <w:r w:rsidRPr="00C16A75">
        <w:rPr>
          <w:rFonts w:ascii="Times New Roman" w:hAnsi="Times New Roman" w:cs="Times New Roman"/>
          <w:lang w:val="en-US"/>
        </w:rPr>
        <w:t>blood gas transport subsystem is the same in both models</w:t>
      </w:r>
      <w:r w:rsidR="00ED61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composed </w:t>
      </w:r>
      <w:r w:rsidR="00ED6134" w:rsidRPr="00C16A75">
        <w:rPr>
          <w:rFonts w:ascii="Times New Roman" w:hAnsi="Times New Roman" w:cs="Times New Roman"/>
          <w:lang w:val="en-US"/>
        </w:rPr>
        <w:t xml:space="preserve">of </w:t>
      </w:r>
      <w:r w:rsidRPr="00C16A75">
        <w:rPr>
          <w:rFonts w:ascii="Times New Roman" w:hAnsi="Times New Roman" w:cs="Times New Roman"/>
          <w:lang w:val="en-US"/>
        </w:rPr>
        <w:t xml:space="preserve">exchange </w:t>
      </w:r>
      <w:r w:rsidR="00935432" w:rsidRPr="00C16A75">
        <w:rPr>
          <w:rFonts w:ascii="Times New Roman" w:hAnsi="Times New Roman" w:cs="Times New Roman"/>
          <w:lang w:val="en-US"/>
        </w:rPr>
        <w:t>of oxygen and carbon dioxide</w:t>
      </w:r>
      <w:r w:rsidR="00935432" w:rsidRPr="00C16A75">
        <w:rPr>
          <w:rStyle w:val="Odkaznakoment"/>
          <w:rFonts w:ascii="Times New Roman" w:eastAsia="Times New Roman" w:hAnsi="Times New Roman" w:cs="Times New Roman"/>
          <w:lang w:val="en-US"/>
        </w:rPr>
        <w:t xml:space="preserve"> </w:t>
      </w:r>
      <w:r w:rsidR="00ED6134" w:rsidRPr="00C16A75">
        <w:rPr>
          <w:rFonts w:ascii="Times New Roman" w:hAnsi="Times New Roman" w:cs="Times New Roman"/>
          <w:lang w:val="en-US"/>
        </w:rPr>
        <w:t xml:space="preserve">within the </w:t>
      </w:r>
      <w:r w:rsidRPr="00C16A75">
        <w:rPr>
          <w:rFonts w:ascii="Times New Roman" w:hAnsi="Times New Roman" w:cs="Times New Roman"/>
          <w:lang w:val="en-US"/>
        </w:rPr>
        <w:t>lungs, systemic arteries, exchange in tissues, and through systemic veins back to</w:t>
      </w:r>
      <w:r w:rsidR="00ED6134" w:rsidRPr="00C16A75">
        <w:rPr>
          <w:rFonts w:ascii="Times New Roman" w:hAnsi="Times New Roman" w:cs="Times New Roman"/>
          <w:lang w:val="en-US"/>
        </w:rPr>
        <w:t xml:space="preserve"> the</w:t>
      </w:r>
      <w:r w:rsidRPr="00C16A75">
        <w:rPr>
          <w:rFonts w:ascii="Times New Roman" w:hAnsi="Times New Roman" w:cs="Times New Roman"/>
          <w:lang w:val="en-US"/>
        </w:rPr>
        <w:t xml:space="preserve"> lungs. The difference is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of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total amount of gases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w:t>
      </w:r>
      <w:r w:rsidRPr="00C16A75">
        <w:rPr>
          <w:rFonts w:ascii="Times New Roman" w:hAnsi="Times New Roman" w:cs="Times New Roman"/>
          <w:lang w:val="en-US"/>
        </w:rPr>
        <w:t xml:space="preserve"> from their partial pressure and vice versa. The Physiomodel uses more precise calculation</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based </w:t>
      </w:r>
      <w:r w:rsidR="00624EC3" w:rsidRPr="00C16A75">
        <w:rPr>
          <w:rFonts w:ascii="Times New Roman" w:hAnsi="Times New Roman" w:cs="Times New Roman"/>
          <w:lang w:val="en-US"/>
        </w:rPr>
        <w:t xml:space="preserve">on our approach </w:t>
      </w:r>
      <w:r w:rsidR="006B759E" w:rsidRPr="00C16A75">
        <w:rPr>
          <w:rFonts w:ascii="Times New Roman" w:hAnsi="Times New Roman" w:cs="Times New Roman"/>
          <w:lang w:val="en-US"/>
        </w:rPr>
        <w:fldChar w:fldCharType="begin"/>
      </w:r>
      <w:r w:rsidR="006B759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6B759E" w:rsidRPr="00C16A75">
        <w:rPr>
          <w:rFonts w:ascii="Times New Roman" w:hAnsi="Times New Roman" w:cs="Times New Roman"/>
          <w:lang w:val="en-US"/>
        </w:rPr>
        <w:fldChar w:fldCharType="separate"/>
      </w:r>
      <w:r w:rsidR="006B759E" w:rsidRPr="00C16A75">
        <w:rPr>
          <w:rFonts w:ascii="Times New Roman" w:hAnsi="Times New Roman" w:cs="Times New Roman"/>
          <w:noProof/>
          <w:lang w:val="en-US"/>
        </w:rPr>
        <w:t>(Mateják, et al., 2015)</w:t>
      </w:r>
      <w:r w:rsidR="006B759E" w:rsidRPr="00C16A75">
        <w:rPr>
          <w:rFonts w:ascii="Times New Roman" w:hAnsi="Times New Roman" w:cs="Times New Roman"/>
          <w:lang w:val="en-US"/>
        </w:rPr>
        <w:fldChar w:fldCharType="end"/>
      </w:r>
      <w:r w:rsidR="006B759E" w:rsidRPr="00C16A75">
        <w:rPr>
          <w:rFonts w:ascii="Times New Roman" w:hAnsi="Times New Roman" w:cs="Times New Roman"/>
          <w:lang w:val="en-US"/>
        </w:rPr>
        <w:t xml:space="preserve"> </w:t>
      </w:r>
      <w:r w:rsidR="00624EC3" w:rsidRPr="00C16A75">
        <w:rPr>
          <w:rFonts w:ascii="Times New Roman" w:hAnsi="Times New Roman" w:cs="Times New Roman"/>
          <w:lang w:val="en-US"/>
        </w:rPr>
        <w:t xml:space="preserve">and approach of </w:t>
      </w:r>
      <w:r w:rsidRPr="00C16A75">
        <w:rPr>
          <w:rFonts w:ascii="Times New Roman" w:hAnsi="Times New Roman" w:cs="Times New Roman"/>
          <w:lang w:val="en-US"/>
        </w:rPr>
        <w:t xml:space="preserve">Siggaard-Andersen’s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and Siggaard-Andersen, 1990)</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9A7B9A" w:rsidRPr="00C16A75">
        <w:rPr>
          <w:rFonts w:ascii="Times New Roman" w:hAnsi="Times New Roman" w:cs="Times New Roman"/>
          <w:lang w:val="en-US"/>
        </w:rPr>
        <w:t>Our</w:t>
      </w:r>
      <w:r w:rsidRPr="00C16A75">
        <w:rPr>
          <w:rFonts w:ascii="Times New Roman" w:hAnsi="Times New Roman" w:cs="Times New Roman"/>
          <w:lang w:val="en-US"/>
        </w:rPr>
        <w:t xml:space="preserve"> calculation of hemoglobin oxygen saturation is dependent on pH, temperature and carbon dioxide. </w:t>
      </w:r>
      <w:r w:rsidR="00ED6134"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the recalculation between carbon dioxide partial pressure and carbon dioxide content in blood is </w:t>
      </w:r>
      <w:r w:rsidR="00ED6134" w:rsidRPr="00C16A75">
        <w:rPr>
          <w:rFonts w:ascii="Times New Roman" w:hAnsi="Times New Roman" w:cs="Times New Roman"/>
          <w:lang w:val="en-US"/>
        </w:rPr>
        <w:t>in the Physiomodel</w:t>
      </w:r>
      <w:r w:rsidR="009A7B9A" w:rsidRPr="00C16A75">
        <w:rPr>
          <w:rFonts w:ascii="Times New Roman" w:hAnsi="Times New Roman" w:cs="Times New Roman"/>
          <w:lang w:val="en-US"/>
        </w:rPr>
        <w:t xml:space="preserve"> also improved</w:t>
      </w:r>
      <w:r w:rsidRPr="00C16A75">
        <w:rPr>
          <w:rFonts w:ascii="Times New Roman" w:hAnsi="Times New Roman" w:cs="Times New Roman"/>
          <w:lang w:val="en-US"/>
        </w:rPr>
        <w:t>. This divide</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the total amount of carbon dioxide in blood into free dissolved carbon dioxide in plasma and in erythrocytes, into bicarbonate in plasma, and into bicarbonate and carboxylated hemoglobin amino-terminals in erythrocytes. Th</w:t>
      </w:r>
      <w:r w:rsidR="00ED6134" w:rsidRPr="00C16A75">
        <w:rPr>
          <w:rFonts w:ascii="Times New Roman" w:hAnsi="Times New Roman" w:cs="Times New Roman"/>
          <w:lang w:val="en-US"/>
        </w:rPr>
        <w:t>ese</w:t>
      </w:r>
      <w:r w:rsidRPr="00C16A75">
        <w:rPr>
          <w:rFonts w:ascii="Times New Roman" w:hAnsi="Times New Roman" w:cs="Times New Roman"/>
          <w:lang w:val="en-US"/>
        </w:rPr>
        <w:t xml:space="preserve"> calculations are better </w:t>
      </w:r>
      <w:r w:rsidR="00ED6134" w:rsidRPr="00C16A75">
        <w:rPr>
          <w:rFonts w:ascii="Times New Roman" w:hAnsi="Times New Roman" w:cs="Times New Roman"/>
          <w:lang w:val="en-US"/>
        </w:rPr>
        <w:t xml:space="preserve">than </w:t>
      </w:r>
      <w:r w:rsidRPr="00C16A75">
        <w:rPr>
          <w:rFonts w:ascii="Times New Roman" w:hAnsi="Times New Roman" w:cs="Times New Roman"/>
          <w:lang w:val="en-US"/>
        </w:rPr>
        <w:t xml:space="preserve">the simplified calculations of HumMod 1.6, where the carbon dioxide </w:t>
      </w:r>
      <w:r w:rsidR="00ED6134" w:rsidRPr="00C16A75">
        <w:rPr>
          <w:rFonts w:ascii="Times New Roman" w:hAnsi="Times New Roman" w:cs="Times New Roman"/>
          <w:lang w:val="en-US"/>
        </w:rPr>
        <w:t xml:space="preserve">is </w:t>
      </w:r>
      <w:r w:rsidRPr="00C16A75">
        <w:rPr>
          <w:rFonts w:ascii="Times New Roman" w:hAnsi="Times New Roman" w:cs="Times New Roman"/>
          <w:lang w:val="en-US"/>
        </w:rPr>
        <w:t xml:space="preserve">calculated only as one bicarbonate concentration for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 xml:space="preserve"> as a whole,</w:t>
      </w:r>
      <w:r w:rsidRPr="00C16A75">
        <w:rPr>
          <w:rFonts w:ascii="Times New Roman" w:hAnsi="Times New Roman" w:cs="Times New Roman"/>
          <w:lang w:val="en-US"/>
        </w:rPr>
        <w:t xml:space="preserve"> independen</w:t>
      </w:r>
      <w:r w:rsidR="00ED6134" w:rsidRPr="00C16A75">
        <w:rPr>
          <w:rFonts w:ascii="Times New Roman" w:hAnsi="Times New Roman" w:cs="Times New Roman"/>
          <w:lang w:val="en-US"/>
        </w:rPr>
        <w:t xml:space="preserve">t of </w:t>
      </w:r>
      <w:r w:rsidRPr="00C16A75">
        <w:rPr>
          <w:rFonts w:ascii="Times New Roman" w:hAnsi="Times New Roman" w:cs="Times New Roman"/>
          <w:lang w:val="en-US"/>
        </w:rPr>
        <w:t>hematocrit or oxygen saturation.</w:t>
      </w:r>
    </w:p>
    <w:p w14:paraId="13B0D69F" w14:textId="77777777" w:rsidR="00B55736" w:rsidRPr="00C16A75" w:rsidRDefault="003362FC" w:rsidP="004F0385">
      <w:pPr>
        <w:pStyle w:val="Nadpis2"/>
        <w:rPr>
          <w:rStyle w:val="Znaknadpisu1"/>
          <w:rFonts w:ascii="Times New Roman" w:hAnsi="Times New Roman" w:cs="Times New Roman"/>
          <w:sz w:val="28"/>
        </w:rPr>
      </w:pPr>
      <w:bookmarkStart w:id="318" w:name="_Toc420288837"/>
      <w:bookmarkStart w:id="319" w:name="_Toc421792688"/>
      <w:r w:rsidRPr="00C16A75">
        <w:rPr>
          <w:rStyle w:val="Znaknadpisu1"/>
          <w:rFonts w:ascii="Times New Roman" w:hAnsi="Times New Roman" w:cs="Times New Roman"/>
          <w:sz w:val="28"/>
        </w:rPr>
        <w:t>Nutrients and Metabolism</w:t>
      </w:r>
      <w:bookmarkEnd w:id="317"/>
      <w:bookmarkEnd w:id="318"/>
      <w:bookmarkEnd w:id="319"/>
    </w:p>
    <w:p w14:paraId="02264DC9" w14:textId="1DDFC0B9" w:rsidR="001702C2" w:rsidRPr="00C16A75" w:rsidRDefault="004557B4"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mechanical energy </w:t>
      </w:r>
      <w:r w:rsidR="00457C2F" w:rsidRPr="00C16A75">
        <w:rPr>
          <w:rFonts w:ascii="Times New Roman" w:hAnsi="Times New Roman" w:cs="Times New Roman"/>
          <w:lang w:val="en-US"/>
        </w:rPr>
        <w:t xml:space="preserve">in the </w:t>
      </w:r>
      <w:r w:rsidR="00837466" w:rsidRPr="00C16A75">
        <w:rPr>
          <w:rFonts w:ascii="Times New Roman" w:hAnsi="Times New Roman" w:cs="Times New Roman"/>
          <w:lang w:val="en-US"/>
        </w:rPr>
        <w:t>human body is taken from food</w:t>
      </w:r>
      <w:r w:rsidRPr="00C16A75">
        <w:rPr>
          <w:rFonts w:ascii="Times New Roman" w:hAnsi="Times New Roman" w:cs="Times New Roman"/>
          <w:lang w:val="en-US"/>
        </w:rPr>
        <w:t>, metabolized into small high energy compounds such as ATP</w:t>
      </w:r>
      <w:r w:rsidR="008E02E3" w:rsidRPr="00C16A75">
        <w:rPr>
          <w:rFonts w:ascii="Times New Roman" w:hAnsi="Times New Roman" w:cs="Times New Roman"/>
          <w:lang w:val="en-US"/>
        </w:rPr>
        <w:t>, which is</w:t>
      </w:r>
      <w:r w:rsidRPr="00C16A75">
        <w:rPr>
          <w:rFonts w:ascii="Times New Roman" w:hAnsi="Times New Roman" w:cs="Times New Roman"/>
          <w:lang w:val="en-US"/>
        </w:rPr>
        <w:t xml:space="preserve"> used by muscles, membrane channels</w:t>
      </w:r>
      <w:r w:rsidR="008E02E3" w:rsidRPr="00C16A75">
        <w:rPr>
          <w:rFonts w:ascii="Times New Roman" w:hAnsi="Times New Roman" w:cs="Times New Roman"/>
          <w:lang w:val="en-US"/>
        </w:rPr>
        <w:t xml:space="preserve"> </w:t>
      </w:r>
      <w:r w:rsidR="00457C2F" w:rsidRPr="00C16A75">
        <w:rPr>
          <w:rFonts w:ascii="Times New Roman" w:hAnsi="Times New Roman" w:cs="Times New Roman"/>
          <w:lang w:val="en-US"/>
        </w:rPr>
        <w:t>and</w:t>
      </w:r>
      <w:r w:rsidR="008E02E3" w:rsidRPr="00C16A75">
        <w:rPr>
          <w:rFonts w:ascii="Times New Roman" w:hAnsi="Times New Roman" w:cs="Times New Roman"/>
          <w:lang w:val="en-US"/>
        </w:rPr>
        <w:t xml:space="preserve"> </w:t>
      </w:r>
      <w:r w:rsidRPr="00C16A75">
        <w:rPr>
          <w:rFonts w:ascii="Times New Roman" w:hAnsi="Times New Roman" w:cs="Times New Roman"/>
          <w:lang w:val="en-US"/>
        </w:rPr>
        <w:t>vesicular transports</w:t>
      </w:r>
      <w:r w:rsidR="00837466" w:rsidRPr="00C16A75">
        <w:rPr>
          <w:rFonts w:ascii="Times New Roman" w:hAnsi="Times New Roman" w:cs="Times New Roman"/>
          <w:lang w:val="en-US"/>
        </w:rPr>
        <w:t>.</w:t>
      </w:r>
      <w:r w:rsidR="00F93069" w:rsidRPr="00C16A75">
        <w:rPr>
          <w:rFonts w:ascii="Times New Roman" w:hAnsi="Times New Roman" w:cs="Times New Roman"/>
          <w:lang w:val="en-US"/>
        </w:rPr>
        <w:t xml:space="preserve"> The body can metabolize three </w:t>
      </w:r>
      <w:r w:rsidR="00B47FE0" w:rsidRPr="00C16A75">
        <w:rPr>
          <w:rFonts w:ascii="Times New Roman" w:hAnsi="Times New Roman" w:cs="Times New Roman"/>
          <w:lang w:val="en-US"/>
        </w:rPr>
        <w:t xml:space="preserve">groups of organic compounds: </w:t>
      </w:r>
      <w:r w:rsidR="007C1AF8" w:rsidRPr="00C16A75">
        <w:rPr>
          <w:rFonts w:ascii="Times New Roman" w:hAnsi="Times New Roman" w:cs="Times New Roman"/>
          <w:lang w:val="en-US"/>
        </w:rPr>
        <w:t>saccharides</w:t>
      </w:r>
      <w:r w:rsidR="00F93069" w:rsidRPr="00C16A75">
        <w:rPr>
          <w:rFonts w:ascii="Times New Roman" w:hAnsi="Times New Roman" w:cs="Times New Roman"/>
          <w:lang w:val="en-US"/>
        </w:rPr>
        <w:t xml:space="preserve">, proteins and lipids. After eating </w:t>
      </w:r>
      <w:r w:rsidR="00457C2F" w:rsidRPr="00C16A75">
        <w:rPr>
          <w:rFonts w:ascii="Times New Roman" w:hAnsi="Times New Roman" w:cs="Times New Roman"/>
          <w:lang w:val="en-US"/>
        </w:rPr>
        <w:t xml:space="preserve">these, </w:t>
      </w:r>
      <w:r w:rsidR="00F93069" w:rsidRPr="00C16A75">
        <w:rPr>
          <w:rFonts w:ascii="Times New Roman" w:hAnsi="Times New Roman" w:cs="Times New Roman"/>
          <w:lang w:val="en-US"/>
        </w:rPr>
        <w:t>the</w:t>
      </w:r>
      <w:r w:rsidR="00C742BA" w:rsidRPr="00C16A75">
        <w:rPr>
          <w:rFonts w:ascii="Times New Roman" w:hAnsi="Times New Roman" w:cs="Times New Roman"/>
          <w:lang w:val="en-US"/>
        </w:rPr>
        <w:t>y</w:t>
      </w:r>
      <w:r w:rsidR="00F93069" w:rsidRPr="00C16A75">
        <w:rPr>
          <w:rFonts w:ascii="Times New Roman" w:hAnsi="Times New Roman" w:cs="Times New Roman"/>
          <w:lang w:val="en-US"/>
        </w:rPr>
        <w:t xml:space="preserve"> are absorbed in</w:t>
      </w:r>
      <w:r w:rsidR="00457C2F"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form of base nutrients such as glucose, lactate, amino acids, fatty acids, triglycerides </w:t>
      </w:r>
      <w:r w:rsidR="00457C2F" w:rsidRPr="00C16A75">
        <w:rPr>
          <w:rFonts w:ascii="Times New Roman" w:hAnsi="Times New Roman" w:cs="Times New Roman"/>
          <w:lang w:val="en-US"/>
        </w:rPr>
        <w:t xml:space="preserve">and </w:t>
      </w:r>
      <w:r w:rsidR="00F93069" w:rsidRPr="00C16A75">
        <w:rPr>
          <w:rFonts w:ascii="Times New Roman" w:hAnsi="Times New Roman" w:cs="Times New Roman"/>
          <w:lang w:val="en-US"/>
        </w:rPr>
        <w:t>keto acids.</w:t>
      </w:r>
      <w:r w:rsidR="007D7CFE" w:rsidRPr="00C16A75">
        <w:rPr>
          <w:rFonts w:ascii="Times New Roman" w:hAnsi="Times New Roman" w:cs="Times New Roman"/>
          <w:lang w:val="en-US"/>
        </w:rPr>
        <w:t xml:space="preserve"> The regulation of uptake, usage, storage, release </w:t>
      </w:r>
      <w:r w:rsidR="00457C2F" w:rsidRPr="00C16A75">
        <w:rPr>
          <w:rFonts w:ascii="Times New Roman" w:hAnsi="Times New Roman" w:cs="Times New Roman"/>
          <w:lang w:val="en-US"/>
        </w:rPr>
        <w:t xml:space="preserve">and </w:t>
      </w:r>
      <w:r w:rsidR="007D7CFE" w:rsidRPr="00C16A75">
        <w:rPr>
          <w:rFonts w:ascii="Times New Roman" w:hAnsi="Times New Roman" w:cs="Times New Roman"/>
          <w:lang w:val="en-US"/>
        </w:rPr>
        <w:t xml:space="preserve">transformation of these nutrients is </w:t>
      </w:r>
      <w:r w:rsidR="007C1AF8" w:rsidRPr="00C16A75">
        <w:rPr>
          <w:rFonts w:ascii="Times New Roman" w:hAnsi="Times New Roman" w:cs="Times New Roman"/>
          <w:lang w:val="en-US"/>
        </w:rPr>
        <w:t>managed</w:t>
      </w:r>
      <w:r w:rsidR="00457C2F" w:rsidRPr="00C16A75">
        <w:rPr>
          <w:rFonts w:ascii="Times New Roman" w:hAnsi="Times New Roman" w:cs="Times New Roman"/>
          <w:lang w:val="en-US"/>
        </w:rPr>
        <w:t xml:space="preserve"> primarily </w:t>
      </w:r>
      <w:r w:rsidR="007D7CFE" w:rsidRPr="00C16A75">
        <w:rPr>
          <w:rFonts w:ascii="Times New Roman" w:hAnsi="Times New Roman" w:cs="Times New Roman"/>
          <w:lang w:val="en-US"/>
        </w:rPr>
        <w:t>by hormones</w:t>
      </w:r>
      <w:r w:rsidR="00457C2F" w:rsidRPr="00C16A75">
        <w:rPr>
          <w:rFonts w:ascii="Times New Roman" w:hAnsi="Times New Roman" w:cs="Times New Roman"/>
          <w:lang w:val="en-US"/>
        </w:rPr>
        <w:t xml:space="preserve"> such</w:t>
      </w:r>
      <w:r w:rsidR="007D7CFE" w:rsidRPr="00C16A75">
        <w:rPr>
          <w:rFonts w:ascii="Times New Roman" w:hAnsi="Times New Roman" w:cs="Times New Roman"/>
          <w:lang w:val="en-US"/>
        </w:rPr>
        <w:t xml:space="preserve"> as leptin, insulin, glucagon and thyroxine.</w:t>
      </w:r>
    </w:p>
    <w:p w14:paraId="1282B818" w14:textId="0427BE43" w:rsidR="007D7CFE"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713536" behindDoc="1" locked="0" layoutInCell="1" allowOverlap="1" wp14:anchorId="3238DA7D" wp14:editId="7465D49D">
            <wp:simplePos x="0" y="0"/>
            <wp:positionH relativeFrom="column">
              <wp:posOffset>-848995</wp:posOffset>
            </wp:positionH>
            <wp:positionV relativeFrom="paragraph">
              <wp:posOffset>-168910</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2C7EC8" w:rsidRPr="00C16A75">
        <w:rPr>
          <w:rFonts w:ascii="Times New Roman" w:hAnsi="Times New Roman" w:cs="Times New Roman"/>
          <w:lang w:val="en-US"/>
        </w:rPr>
        <w:pict w14:anchorId="0E5152CB">
          <v:shape id="_x0000_i1036" type="#_x0000_t75" style="width:420pt;height:408pt">
            <v:imagedata r:id="rId198" o:title="D31_NutrientsAndMetabolism"/>
          </v:shape>
        </w:pict>
      </w:r>
    </w:p>
    <w:p w14:paraId="3BDD1A4F" w14:textId="362E48CE" w:rsidR="007D7CFE" w:rsidRPr="00C16A75" w:rsidRDefault="007D7CFE"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31</w:t>
      </w:r>
      <w:r w:rsidRPr="00C16A75">
        <w:rPr>
          <w:rFonts w:ascii="Times New Roman" w:hAnsi="Times New Roman" w:cs="Times New Roman"/>
          <w:lang w:val="en-US"/>
        </w:rPr>
        <w:fldChar w:fldCharType="end"/>
      </w:r>
      <w:r w:rsidR="00457C2F" w:rsidRPr="00C16A75">
        <w:rPr>
          <w:rFonts w:ascii="Times New Roman" w:hAnsi="Times New Roman" w:cs="Times New Roman"/>
          <w:lang w:val="en-US"/>
        </w:rPr>
        <w:t>:</w:t>
      </w:r>
      <w:r w:rsidRPr="00C16A75">
        <w:rPr>
          <w:rFonts w:ascii="Times New Roman" w:hAnsi="Times New Roman" w:cs="Times New Roman"/>
          <w:lang w:val="en-US"/>
        </w:rPr>
        <w:t xml:space="preserve"> Nutrients and metabolism subsystem</w:t>
      </w:r>
      <w:r w:rsidR="00457C2F" w:rsidRPr="00C16A75">
        <w:rPr>
          <w:rFonts w:ascii="Times New Roman" w:hAnsi="Times New Roman" w:cs="Times New Roman"/>
          <w:lang w:val="en-US"/>
        </w:rPr>
        <w:t>s.</w:t>
      </w:r>
    </w:p>
    <w:p w14:paraId="2C470BE9" w14:textId="77777777" w:rsidR="00F93069" w:rsidRPr="00C16A75" w:rsidRDefault="00F93069" w:rsidP="00911E3F">
      <w:pPr>
        <w:pStyle w:val="Nadpis3"/>
        <w:jc w:val="both"/>
        <w:rPr>
          <w:rFonts w:ascii="Times New Roman" w:hAnsi="Times New Roman" w:cs="Times New Roman"/>
          <w:lang w:val="en-US"/>
        </w:rPr>
      </w:pPr>
      <w:bookmarkStart w:id="320" w:name="_Toc409289325"/>
      <w:r w:rsidRPr="00C16A75">
        <w:rPr>
          <w:rFonts w:ascii="Times New Roman" w:hAnsi="Times New Roman" w:cs="Times New Roman"/>
          <w:lang w:val="en-US"/>
        </w:rPr>
        <w:t>Cellular metabolism</w:t>
      </w:r>
      <w:bookmarkEnd w:id="320"/>
    </w:p>
    <w:p w14:paraId="3CA0C0DD" w14:textId="3F768CA3" w:rsidR="00B22821" w:rsidRPr="00C16A75" w:rsidRDefault="00457C2F" w:rsidP="00911E3F">
      <w:pPr>
        <w:jc w:val="both"/>
        <w:rPr>
          <w:rFonts w:ascii="Times New Roman" w:hAnsi="Times New Roman" w:cs="Times New Roman"/>
          <w:lang w:val="en-US"/>
        </w:rPr>
      </w:pPr>
      <w:r w:rsidRPr="00C16A75">
        <w:rPr>
          <w:rFonts w:ascii="Times New Roman" w:hAnsi="Times New Roman" w:cs="Times New Roman"/>
          <w:lang w:val="en-US"/>
        </w:rPr>
        <w:t>B</w:t>
      </w:r>
      <w:r w:rsidR="00F93069" w:rsidRPr="00C16A75">
        <w:rPr>
          <w:rFonts w:ascii="Times New Roman" w:hAnsi="Times New Roman" w:cs="Times New Roman"/>
          <w:lang w:val="en-US"/>
        </w:rPr>
        <w:t>ase nutrients</w:t>
      </w:r>
      <w:r w:rsidR="00CE56BD" w:rsidRPr="00C16A75">
        <w:rPr>
          <w:rFonts w:ascii="Times New Roman" w:hAnsi="Times New Roman" w:cs="Times New Roman"/>
          <w:lang w:val="en-US"/>
        </w:rPr>
        <w:t xml:space="preserve"> can be </w:t>
      </w:r>
      <w:r w:rsidR="001702C2" w:rsidRPr="00C16A75">
        <w:rPr>
          <w:rFonts w:ascii="Times New Roman" w:hAnsi="Times New Roman" w:cs="Times New Roman"/>
          <w:lang w:val="en-US"/>
        </w:rPr>
        <w:t xml:space="preserve">changed in </w:t>
      </w:r>
      <w:r w:rsidR="00AB4B0D" w:rsidRPr="00C16A75">
        <w:rPr>
          <w:rFonts w:ascii="Times New Roman" w:hAnsi="Times New Roman" w:cs="Times New Roman"/>
          <w:lang w:val="en-US"/>
        </w:rPr>
        <w:t xml:space="preserve">cellular </w:t>
      </w:r>
      <w:r w:rsidR="001702C2" w:rsidRPr="00C16A75">
        <w:rPr>
          <w:rFonts w:ascii="Times New Roman" w:hAnsi="Times New Roman" w:cs="Times New Roman"/>
          <w:lang w:val="en-US"/>
        </w:rPr>
        <w:t xml:space="preserve">cytosol by </w:t>
      </w:r>
      <w:r w:rsidR="00AB4B0D" w:rsidRPr="00C16A75">
        <w:rPr>
          <w:rFonts w:ascii="Times New Roman" w:hAnsi="Times New Roman" w:cs="Times New Roman"/>
          <w:lang w:val="en-US"/>
        </w:rPr>
        <w:t>glycolysis or lipolysis</w:t>
      </w:r>
      <w:r w:rsidR="001702C2" w:rsidRPr="00C16A75">
        <w:rPr>
          <w:rFonts w:ascii="Times New Roman" w:hAnsi="Times New Roman" w:cs="Times New Roman"/>
          <w:lang w:val="en-US"/>
        </w:rPr>
        <w:t xml:space="preserve"> into acetyl coenzyme A, which is used directly </w:t>
      </w:r>
      <w:r w:rsidR="00CE56BD" w:rsidRPr="00C16A75">
        <w:rPr>
          <w:rFonts w:ascii="Times New Roman" w:hAnsi="Times New Roman" w:cs="Times New Roman"/>
          <w:lang w:val="en-US"/>
        </w:rPr>
        <w:t xml:space="preserve">by </w:t>
      </w:r>
      <w:r w:rsidRPr="00C16A75">
        <w:rPr>
          <w:rFonts w:ascii="Times New Roman" w:hAnsi="Times New Roman" w:cs="Times New Roman"/>
          <w:lang w:val="en-US"/>
        </w:rPr>
        <w:t xml:space="preserve">the </w:t>
      </w:r>
      <w:r w:rsidR="00CE56BD" w:rsidRPr="00C16A75">
        <w:rPr>
          <w:rFonts w:ascii="Times New Roman" w:hAnsi="Times New Roman" w:cs="Times New Roman"/>
          <w:lang w:val="en-US"/>
        </w:rPr>
        <w:t xml:space="preserve">mitochondrial </w:t>
      </w:r>
      <w:r w:rsidR="001702C2" w:rsidRPr="00C16A75">
        <w:rPr>
          <w:rFonts w:ascii="Times New Roman" w:hAnsi="Times New Roman" w:cs="Times New Roman"/>
          <w:lang w:val="en-US"/>
        </w:rPr>
        <w:t>citric acid cycle</w:t>
      </w:r>
      <w:r w:rsidR="00AB4B0D" w:rsidRPr="00C16A75">
        <w:rPr>
          <w:rFonts w:ascii="Times New Roman" w:hAnsi="Times New Roman" w:cs="Times New Roman"/>
          <w:lang w:val="en-US"/>
        </w:rPr>
        <w:t xml:space="preserve"> to produce high energy electrons (bound to NADH or FADH), which helps to </w:t>
      </w:r>
      <w:r w:rsidRPr="00C16A75">
        <w:rPr>
          <w:rFonts w:ascii="Times New Roman" w:hAnsi="Times New Roman" w:cs="Times New Roman"/>
          <w:lang w:val="en-US"/>
        </w:rPr>
        <w:t xml:space="preserve">move </w:t>
      </w:r>
      <w:r w:rsidR="00AB4B0D" w:rsidRPr="00C16A75">
        <w:rPr>
          <w:rFonts w:ascii="Times New Roman" w:hAnsi="Times New Roman" w:cs="Times New Roman"/>
          <w:lang w:val="en-US"/>
        </w:rPr>
        <w:t>the hydronium ions (</w:t>
      </w:r>
      <w:r w:rsidR="008E02E3" w:rsidRPr="00C16A75">
        <w:rPr>
          <w:rFonts w:ascii="Times New Roman" w:hAnsi="Times New Roman" w:cs="Times New Roman"/>
          <w:lang w:val="en-US"/>
        </w:rPr>
        <w:t>H</w:t>
      </w:r>
      <w:r w:rsidR="008E02E3" w:rsidRPr="00C16A75">
        <w:rPr>
          <w:rFonts w:ascii="Times New Roman" w:hAnsi="Times New Roman" w:cs="Times New Roman"/>
          <w:vertAlign w:val="subscript"/>
          <w:lang w:val="en-US"/>
        </w:rPr>
        <w:t>3</w:t>
      </w:r>
      <w:r w:rsidR="008E02E3" w:rsidRPr="00C16A75">
        <w:rPr>
          <w:rFonts w:ascii="Times New Roman" w:hAnsi="Times New Roman" w:cs="Times New Roman"/>
          <w:lang w:val="en-US"/>
        </w:rPr>
        <w:t>O</w:t>
      </w:r>
      <w:r w:rsidR="008E02E3" w:rsidRPr="00C16A75">
        <w:rPr>
          <w:rFonts w:ascii="Times New Roman" w:hAnsi="Times New Roman" w:cs="Times New Roman"/>
          <w:vertAlign w:val="superscript"/>
          <w:lang w:val="en-US"/>
        </w:rPr>
        <w:t>+</w:t>
      </w:r>
      <w:r w:rsidR="008E02E3" w:rsidRPr="00C16A75">
        <w:rPr>
          <w:rFonts w:ascii="Times New Roman" w:hAnsi="Times New Roman" w:cs="Times New Roman"/>
          <w:lang w:val="en-US"/>
        </w:rPr>
        <w:t xml:space="preserve"> noted as </w:t>
      </w:r>
      <w:r w:rsidR="00AB4B0D" w:rsidRPr="00C16A75">
        <w:rPr>
          <w:rFonts w:ascii="Times New Roman" w:hAnsi="Times New Roman" w:cs="Times New Roman"/>
          <w:lang w:val="en-US"/>
        </w:rPr>
        <w:t>H</w:t>
      </w:r>
      <w:r w:rsidR="00AB4B0D"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 into the mitochondrial intermembrane space</w:t>
      </w:r>
      <w:r w:rsidR="001702C2" w:rsidRPr="00C16A75">
        <w:rPr>
          <w:rFonts w:ascii="Times New Roman" w:hAnsi="Times New Roman" w:cs="Times New Roman"/>
          <w:lang w:val="en-US"/>
        </w:rPr>
        <w:t>.</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F</w:t>
      </w:r>
      <w:r w:rsidR="00A163E5" w:rsidRPr="00C16A75">
        <w:rPr>
          <w:rFonts w:ascii="Times New Roman" w:hAnsi="Times New Roman" w:cs="Times New Roman"/>
          <w:lang w:val="en-US"/>
        </w:rPr>
        <w:t>inally, to equilibrate electrochemical potentials</w:t>
      </w:r>
      <w:r w:rsidRPr="00C16A75">
        <w:rPr>
          <w:rFonts w:ascii="Times New Roman" w:hAnsi="Times New Roman" w:cs="Times New Roman"/>
          <w:lang w:val="en-US"/>
        </w:rPr>
        <w:t>,</w:t>
      </w:r>
      <w:r w:rsidR="008E02E3" w:rsidRPr="00C16A75">
        <w:rPr>
          <w:rFonts w:ascii="Times New Roman" w:hAnsi="Times New Roman" w:cs="Times New Roman"/>
          <w:lang w:val="en-US"/>
        </w:rPr>
        <w:t xml:space="preserve"> the hydronium ions</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 xml:space="preserve">have </w:t>
      </w:r>
      <w:r w:rsidR="00A163E5" w:rsidRPr="00C16A75">
        <w:rPr>
          <w:rFonts w:ascii="Times New Roman" w:hAnsi="Times New Roman" w:cs="Times New Roman"/>
          <w:lang w:val="en-US"/>
        </w:rPr>
        <w:t>to</w:t>
      </w:r>
      <w:r w:rsidR="008E02E3" w:rsidRPr="00C16A75">
        <w:rPr>
          <w:rFonts w:ascii="Times New Roman" w:hAnsi="Times New Roman" w:cs="Times New Roman"/>
          <w:lang w:val="en-US"/>
        </w:rPr>
        <w:t xml:space="preserve"> go back to the mitochondrial matrix through the ATP synthase. </w:t>
      </w:r>
      <w:r w:rsidR="00164065" w:rsidRPr="00C16A75">
        <w:rPr>
          <w:rFonts w:ascii="Times New Roman" w:hAnsi="Times New Roman" w:cs="Times New Roman"/>
          <w:lang w:val="en-US"/>
        </w:rPr>
        <w:t>The new synthetized AT</w:t>
      </w:r>
      <w:r w:rsidR="00C742BA" w:rsidRPr="00C16A75">
        <w:rPr>
          <w:rFonts w:ascii="Times New Roman" w:hAnsi="Times New Roman" w:cs="Times New Roman"/>
          <w:lang w:val="en-US"/>
        </w:rPr>
        <w:t>P</w:t>
      </w:r>
      <w:r w:rsidR="00164065" w:rsidRPr="00C16A75">
        <w:rPr>
          <w:rFonts w:ascii="Times New Roman" w:hAnsi="Times New Roman" w:cs="Times New Roman"/>
          <w:lang w:val="en-US"/>
        </w:rPr>
        <w:t xml:space="preserve"> is exchanged for ADP and one phosphate </w:t>
      </w:r>
      <w:r w:rsidR="00A163E5" w:rsidRPr="00C16A75">
        <w:rPr>
          <w:rFonts w:ascii="Times New Roman" w:hAnsi="Times New Roman" w:cs="Times New Roman"/>
          <w:lang w:val="en-US"/>
        </w:rPr>
        <w:t xml:space="preserve">across mitochondrial membranes </w:t>
      </w:r>
      <w:r w:rsidR="00164065"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electroneutral symporter mechanism. </w:t>
      </w:r>
    </w:p>
    <w:p w14:paraId="7E13A23E" w14:textId="6F454679" w:rsidR="00AB4B0D" w:rsidRPr="00C16A75" w:rsidRDefault="001702C2" w:rsidP="00911E3F">
      <w:pPr>
        <w:jc w:val="both"/>
        <w:rPr>
          <w:rFonts w:ascii="Times New Roman" w:hAnsi="Times New Roman" w:cs="Times New Roman"/>
          <w:lang w:val="en-US"/>
        </w:rPr>
      </w:pPr>
      <w:r w:rsidRPr="00C16A75">
        <w:rPr>
          <w:rFonts w:ascii="Times New Roman" w:hAnsi="Times New Roman" w:cs="Times New Roman"/>
          <w:lang w:val="en-US"/>
        </w:rPr>
        <w:t>T</w:t>
      </w:r>
      <w:r w:rsidR="00CE56BD" w:rsidRPr="00C16A75">
        <w:rPr>
          <w:rFonts w:ascii="Times New Roman" w:hAnsi="Times New Roman" w:cs="Times New Roman"/>
          <w:lang w:val="en-US"/>
        </w:rPr>
        <w:t xml:space="preserve">he ratio between </w:t>
      </w:r>
      <w:r w:rsidR="00F93069" w:rsidRPr="00C16A75">
        <w:rPr>
          <w:rFonts w:ascii="Times New Roman" w:hAnsi="Times New Roman" w:cs="Times New Roman"/>
          <w:lang w:val="en-US"/>
        </w:rPr>
        <w:t xml:space="preserve">using </w:t>
      </w:r>
      <w:r w:rsidR="00B22821" w:rsidRPr="00C16A75">
        <w:rPr>
          <w:rFonts w:ascii="Times New Roman" w:hAnsi="Times New Roman" w:cs="Times New Roman"/>
          <w:lang w:val="en-US"/>
        </w:rPr>
        <w:t xml:space="preserve">the </w:t>
      </w:r>
      <w:r w:rsidR="00F93069" w:rsidRPr="00C16A75">
        <w:rPr>
          <w:rFonts w:ascii="Times New Roman" w:hAnsi="Times New Roman" w:cs="Times New Roman"/>
          <w:lang w:val="en-US"/>
        </w:rPr>
        <w:t>base</w:t>
      </w:r>
      <w:r w:rsidR="00164065" w:rsidRPr="00C16A75">
        <w:rPr>
          <w:rFonts w:ascii="Times New Roman" w:hAnsi="Times New Roman" w:cs="Times New Roman"/>
          <w:lang w:val="en-US"/>
        </w:rPr>
        <w:t xml:space="preserve"> nutrients </w:t>
      </w:r>
      <w:r w:rsidR="00CE56BD" w:rsidRPr="00C16A75">
        <w:rPr>
          <w:rFonts w:ascii="Times New Roman" w:hAnsi="Times New Roman" w:cs="Times New Roman"/>
          <w:lang w:val="en-US"/>
        </w:rPr>
        <w:t xml:space="preserve">can differs </w:t>
      </w:r>
      <w:r w:rsidR="00593E06" w:rsidRPr="00C16A75">
        <w:rPr>
          <w:rFonts w:ascii="Times New Roman" w:hAnsi="Times New Roman" w:cs="Times New Roman"/>
          <w:lang w:val="en-US"/>
        </w:rPr>
        <w:t xml:space="preserve">according to the </w:t>
      </w:r>
      <w:r w:rsidR="00CE56BD" w:rsidRPr="00C16A75">
        <w:rPr>
          <w:rFonts w:ascii="Times New Roman" w:hAnsi="Times New Roman" w:cs="Times New Roman"/>
          <w:lang w:val="en-US"/>
        </w:rPr>
        <w:t xml:space="preserve">type of </w:t>
      </w:r>
      <w:r w:rsidR="00164065" w:rsidRPr="00C16A75">
        <w:rPr>
          <w:rFonts w:ascii="Times New Roman" w:hAnsi="Times New Roman" w:cs="Times New Roman"/>
          <w:lang w:val="en-US"/>
        </w:rPr>
        <w:t>cell</w:t>
      </w:r>
      <w:r w:rsidR="0076444F"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(Randle, 1986)</w:t>
      </w:r>
      <w:r w:rsidR="00A651A6" w:rsidRPr="00C16A75">
        <w:rPr>
          <w:rFonts w:ascii="Times New Roman" w:hAnsi="Times New Roman" w:cs="Times New Roman"/>
          <w:lang w:val="en-US"/>
        </w:rPr>
        <w:fldChar w:fldCharType="end"/>
      </w:r>
      <w:r w:rsidR="00CE56BD" w:rsidRPr="00C16A75">
        <w:rPr>
          <w:rFonts w:ascii="Times New Roman" w:hAnsi="Times New Roman" w:cs="Times New Roman"/>
          <w:lang w:val="en-US"/>
        </w:rPr>
        <w:t>. For example</w:t>
      </w:r>
      <w:r w:rsidR="00593E06"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975F2F" w:rsidRPr="00C16A75">
        <w:rPr>
          <w:rFonts w:ascii="Times New Roman" w:hAnsi="Times New Roman" w:cs="Times New Roman"/>
          <w:lang w:val="en-US"/>
        </w:rPr>
        <w:t xml:space="preserve">the heart muscle prefers lactate more than other </w:t>
      </w:r>
      <w:r w:rsidR="00C742BA" w:rsidRPr="00C16A75">
        <w:rPr>
          <w:rFonts w:ascii="Times New Roman" w:hAnsi="Times New Roman" w:cs="Times New Roman"/>
          <w:lang w:val="en-US"/>
        </w:rPr>
        <w:t>organs</w:t>
      </w:r>
      <w:r w:rsidR="00975F2F"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while </w:t>
      </w:r>
      <w:r w:rsidR="00CE56BD" w:rsidRPr="00C16A75">
        <w:rPr>
          <w:rFonts w:ascii="Times New Roman" w:hAnsi="Times New Roman" w:cs="Times New Roman"/>
          <w:lang w:val="en-US"/>
        </w:rPr>
        <w:t>neural tissue</w:t>
      </w:r>
      <w:r w:rsidR="00975F2F" w:rsidRPr="00C16A75">
        <w:rPr>
          <w:rFonts w:ascii="Times New Roman" w:hAnsi="Times New Roman" w:cs="Times New Roman"/>
          <w:lang w:val="en-US"/>
        </w:rPr>
        <w:t xml:space="preserve"> </w:t>
      </w:r>
      <w:r w:rsidR="00D1530F" w:rsidRPr="00C16A75">
        <w:rPr>
          <w:rFonts w:ascii="Times New Roman" w:hAnsi="Times New Roman" w:cs="Times New Roman"/>
          <w:lang w:val="en-US"/>
        </w:rPr>
        <w:t>metabolizes</w:t>
      </w:r>
      <w:r w:rsidR="00975F2F" w:rsidRPr="00C16A75">
        <w:rPr>
          <w:rFonts w:ascii="Times New Roman" w:hAnsi="Times New Roman" w:cs="Times New Roman"/>
          <w:lang w:val="en-US"/>
        </w:rPr>
        <w:t xml:space="preserve"> glucose and keto</w:t>
      </w:r>
      <w:r w:rsidR="00593E06" w:rsidRPr="00C16A75">
        <w:rPr>
          <w:rFonts w:ascii="Times New Roman" w:hAnsi="Times New Roman" w:cs="Times New Roman"/>
          <w:lang w:val="en-US"/>
        </w:rPr>
        <w:t>-</w:t>
      </w:r>
      <w:r w:rsidR="00975F2F" w:rsidRPr="00C16A75">
        <w:rPr>
          <w:rFonts w:ascii="Times New Roman" w:hAnsi="Times New Roman" w:cs="Times New Roman"/>
          <w:lang w:val="en-US"/>
        </w:rPr>
        <w:t>acids and does not use any fatty acids or triglycerides</w:t>
      </w:r>
      <w:r w:rsidR="00F93069" w:rsidRPr="00C16A75">
        <w:rPr>
          <w:rFonts w:ascii="Times New Roman" w:hAnsi="Times New Roman" w:cs="Times New Roman"/>
          <w:lang w:val="en-US"/>
        </w:rPr>
        <w:t xml:space="preserve"> </w:t>
      </w:r>
      <w:r w:rsidR="00F93069"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(Owen, et al., 1967)</w:t>
      </w:r>
      <w:r w:rsidR="00F93069" w:rsidRPr="00C16A75">
        <w:rPr>
          <w:rFonts w:ascii="Times New Roman" w:hAnsi="Times New Roman" w:cs="Times New Roman"/>
          <w:lang w:val="en-US"/>
        </w:rPr>
        <w:fldChar w:fldCharType="end"/>
      </w:r>
      <w:r w:rsidR="00975F2F"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593E06" w:rsidRPr="00C16A75">
        <w:rPr>
          <w:rFonts w:ascii="Times New Roman" w:hAnsi="Times New Roman" w:cs="Times New Roman"/>
          <w:lang w:val="en-US"/>
        </w:rPr>
        <w:t>A</w:t>
      </w:r>
      <w:r w:rsidR="00AB4B0D" w:rsidRPr="00C16A75">
        <w:rPr>
          <w:rFonts w:ascii="Times New Roman" w:hAnsi="Times New Roman" w:cs="Times New Roman"/>
          <w:lang w:val="en-US"/>
        </w:rPr>
        <w:t xml:space="preserve">mino acids can be metabolized only by </w:t>
      </w:r>
      <w:r w:rsidR="00593E06" w:rsidRPr="00C16A75">
        <w:rPr>
          <w:rFonts w:ascii="Times New Roman" w:hAnsi="Times New Roman" w:cs="Times New Roman"/>
          <w:lang w:val="en-US"/>
        </w:rPr>
        <w:t xml:space="preserve">the </w:t>
      </w:r>
      <w:r w:rsidR="00AB4B0D" w:rsidRPr="00C16A75">
        <w:rPr>
          <w:rFonts w:ascii="Times New Roman" w:hAnsi="Times New Roman" w:cs="Times New Roman"/>
          <w:lang w:val="en-US"/>
        </w:rPr>
        <w:t>liver or in kidney tubules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(Hannaford, et al., 1982)</w:t>
      </w:r>
      <w:r w:rsidR="00A651A6" w:rsidRPr="00C16A75">
        <w:rPr>
          <w:rFonts w:ascii="Times New Roman" w:hAnsi="Times New Roman" w:cs="Times New Roman"/>
          <w:lang w:val="en-US"/>
        </w:rPr>
        <w:fldChar w:fldCharType="end"/>
      </w:r>
      <w:r w:rsidR="00AB4B0D" w:rsidRPr="00C16A75">
        <w:rPr>
          <w:rFonts w:ascii="Times New Roman" w:hAnsi="Times New Roman" w:cs="Times New Roman"/>
          <w:lang w:val="en-US"/>
        </w:rPr>
        <w:t>, because only there can the toxic ammonia (NH</w:t>
      </w:r>
      <w:r w:rsidR="00C742BA" w:rsidRPr="00C16A75">
        <w:rPr>
          <w:rFonts w:ascii="Times New Roman" w:hAnsi="Times New Roman" w:cs="Times New Roman"/>
          <w:vertAlign w:val="subscript"/>
          <w:lang w:val="en-US"/>
        </w:rPr>
        <w:t>4</w:t>
      </w:r>
      <w:r w:rsidR="00C742BA"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w:t>
      </w:r>
      <w:r w:rsidR="00593E06" w:rsidRPr="00C16A75">
        <w:rPr>
          <w:rFonts w:ascii="Times New Roman" w:hAnsi="Times New Roman" w:cs="Times New Roman"/>
          <w:lang w:val="en-US"/>
        </w:rPr>
        <w:t xml:space="preserve"> be eliminated.</w:t>
      </w:r>
    </w:p>
    <w:p w14:paraId="52441B0F" w14:textId="77777777" w:rsidR="00F93069" w:rsidRPr="00C16A75" w:rsidRDefault="00F93069" w:rsidP="00911E3F">
      <w:pPr>
        <w:pStyle w:val="Nadpis3"/>
        <w:jc w:val="both"/>
        <w:rPr>
          <w:rFonts w:ascii="Times New Roman" w:hAnsi="Times New Roman" w:cs="Times New Roman"/>
          <w:lang w:val="en-US"/>
        </w:rPr>
      </w:pPr>
      <w:bookmarkStart w:id="321" w:name="_Toc409289326"/>
      <w:r w:rsidRPr="00C16A75">
        <w:rPr>
          <w:rFonts w:ascii="Times New Roman" w:hAnsi="Times New Roman" w:cs="Times New Roman"/>
          <w:lang w:val="en-US"/>
        </w:rPr>
        <w:t>Liver metabolism</w:t>
      </w:r>
      <w:bookmarkEnd w:id="321"/>
    </w:p>
    <w:p w14:paraId="19CEF614" w14:textId="1F8B289C" w:rsidR="00F93069" w:rsidRPr="00C16A75" w:rsidRDefault="00975F2F" w:rsidP="00911E3F">
      <w:pPr>
        <w:jc w:val="both"/>
        <w:rPr>
          <w:rFonts w:ascii="Times New Roman" w:hAnsi="Times New Roman" w:cs="Times New Roman"/>
          <w:lang w:val="en-US"/>
        </w:rPr>
      </w:pPr>
      <w:r w:rsidRPr="00C16A75">
        <w:rPr>
          <w:rFonts w:ascii="Times New Roman" w:hAnsi="Times New Roman" w:cs="Times New Roman"/>
          <w:lang w:val="en-US"/>
        </w:rPr>
        <w:t>To support good function of all cells</w:t>
      </w:r>
      <w:r w:rsidR="00593E06" w:rsidRPr="00C16A75">
        <w:rPr>
          <w:rFonts w:ascii="Times New Roman" w:hAnsi="Times New Roman" w:cs="Times New Roman"/>
          <w:lang w:val="en-US"/>
        </w:rPr>
        <w:t>,</w:t>
      </w:r>
      <w:r w:rsidRPr="00C16A75">
        <w:rPr>
          <w:rFonts w:ascii="Times New Roman" w:hAnsi="Times New Roman" w:cs="Times New Roman"/>
          <w:lang w:val="en-US"/>
        </w:rPr>
        <w:t xml:space="preserve"> it is necessary to have balanced extracellular concentrations of the</w:t>
      </w:r>
      <w:r w:rsidR="00F93069" w:rsidRPr="00C16A75">
        <w:rPr>
          <w:rFonts w:ascii="Times New Roman" w:hAnsi="Times New Roman" w:cs="Times New Roman"/>
          <w:lang w:val="en-US"/>
        </w:rPr>
        <w:t xml:space="preserve"> base</w:t>
      </w:r>
      <w:r w:rsidRPr="00C16A75">
        <w:rPr>
          <w:rFonts w:ascii="Times New Roman" w:hAnsi="Times New Roman" w:cs="Times New Roman"/>
          <w:lang w:val="en-US"/>
        </w:rPr>
        <w:t xml:space="preserve"> nutrients, even if food is monotone and does not </w:t>
      </w:r>
      <w:r w:rsidR="00F93069" w:rsidRPr="00C16A75">
        <w:rPr>
          <w:rFonts w:ascii="Times New Roman" w:hAnsi="Times New Roman" w:cs="Times New Roman"/>
          <w:lang w:val="en-US"/>
        </w:rPr>
        <w:t xml:space="preserve">explicitly </w:t>
      </w:r>
      <w:r w:rsidRPr="00C16A75">
        <w:rPr>
          <w:rFonts w:ascii="Times New Roman" w:hAnsi="Times New Roman" w:cs="Times New Roman"/>
          <w:lang w:val="en-US"/>
        </w:rPr>
        <w:t xml:space="preserve">contain </w:t>
      </w:r>
      <w:r w:rsidRPr="00C16A75">
        <w:rPr>
          <w:rFonts w:ascii="Times New Roman" w:hAnsi="Times New Roman" w:cs="Times New Roman"/>
          <w:lang w:val="en-US"/>
        </w:rPr>
        <w:lastRenderedPageBreak/>
        <w:t>all type</w:t>
      </w:r>
      <w:r w:rsidR="00593E0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F93069" w:rsidRPr="00C16A75">
        <w:rPr>
          <w:rFonts w:ascii="Times New Roman" w:hAnsi="Times New Roman" w:cs="Times New Roman"/>
          <w:lang w:val="en-US"/>
        </w:rPr>
        <w:t xml:space="preserve">these </w:t>
      </w:r>
      <w:r w:rsidRPr="00C16A75">
        <w:rPr>
          <w:rFonts w:ascii="Times New Roman" w:hAnsi="Times New Roman" w:cs="Times New Roman"/>
          <w:lang w:val="en-US"/>
        </w:rPr>
        <w:t>nutrients</w:t>
      </w:r>
      <w:r w:rsidR="00C742BA" w:rsidRPr="00C16A75">
        <w:rPr>
          <w:rFonts w:ascii="Times New Roman" w:hAnsi="Times New Roman" w:cs="Times New Roman"/>
          <w:lang w:val="en-US"/>
        </w:rPr>
        <w:t xml:space="preserve"> in sufficient ratios</w:t>
      </w:r>
      <w:r w:rsidRPr="00C16A75">
        <w:rPr>
          <w:rFonts w:ascii="Times New Roman" w:hAnsi="Times New Roman" w:cs="Times New Roman"/>
          <w:lang w:val="en-US"/>
        </w:rPr>
        <w:t xml:space="preserve">. </w:t>
      </w:r>
      <w:r w:rsidR="00164065" w:rsidRPr="00C16A75">
        <w:rPr>
          <w:rFonts w:ascii="Times New Roman" w:hAnsi="Times New Roman" w:cs="Times New Roman"/>
          <w:lang w:val="en-US"/>
        </w:rPr>
        <w:t>The</w:t>
      </w:r>
      <w:r w:rsidR="00F93069" w:rsidRPr="00C16A75">
        <w:rPr>
          <w:rFonts w:ascii="Times New Roman" w:hAnsi="Times New Roman" w:cs="Times New Roman"/>
          <w:lang w:val="en-US"/>
        </w:rPr>
        <w:t xml:space="preserve"> transforming processes from one base nutrient to another </w:t>
      </w:r>
      <w:r w:rsidR="00164065" w:rsidRPr="00C16A75">
        <w:rPr>
          <w:rFonts w:ascii="Times New Roman" w:hAnsi="Times New Roman" w:cs="Times New Roman"/>
          <w:lang w:val="en-US"/>
        </w:rPr>
        <w:t>take</w:t>
      </w:r>
      <w:r w:rsidR="00593E06" w:rsidRPr="00C16A75">
        <w:rPr>
          <w:rFonts w:ascii="Times New Roman" w:hAnsi="Times New Roman" w:cs="Times New Roman"/>
          <w:lang w:val="en-US"/>
        </w:rPr>
        <w:t>s</w:t>
      </w:r>
      <w:r w:rsidR="00164065" w:rsidRPr="00C16A75">
        <w:rPr>
          <w:rFonts w:ascii="Times New Roman" w:hAnsi="Times New Roman" w:cs="Times New Roman"/>
          <w:lang w:val="en-US"/>
        </w:rPr>
        <w:t xml:space="preserve"> place in </w:t>
      </w:r>
      <w:r w:rsidR="00593E06"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liver </w:t>
      </w:r>
      <w:r w:rsidR="00593E06" w:rsidRPr="00C16A75">
        <w:rPr>
          <w:rFonts w:ascii="Times New Roman" w:hAnsi="Times New Roman" w:cs="Times New Roman"/>
          <w:lang w:val="en-US"/>
        </w:rPr>
        <w:t xml:space="preserve">and is </w:t>
      </w:r>
      <w:r w:rsidR="00164065" w:rsidRPr="00C16A75">
        <w:rPr>
          <w:rFonts w:ascii="Times New Roman" w:hAnsi="Times New Roman" w:cs="Times New Roman"/>
          <w:lang w:val="en-US"/>
        </w:rPr>
        <w:t xml:space="preserve">known as </w:t>
      </w:r>
      <w:r w:rsidR="00837466" w:rsidRPr="00C16A75">
        <w:rPr>
          <w:rFonts w:ascii="Times New Roman" w:hAnsi="Times New Roman" w:cs="Times New Roman"/>
          <w:lang w:val="en-US"/>
        </w:rPr>
        <w:t>gluconeogenesi</w:t>
      </w:r>
      <w:r w:rsidR="00E61D74" w:rsidRPr="00C16A75">
        <w:rPr>
          <w:rFonts w:ascii="Times New Roman" w:hAnsi="Times New Roman" w:cs="Times New Roman"/>
          <w:lang w:val="en-US"/>
        </w:rPr>
        <w:t>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(Wahren and Ekberg, 2007)</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 ketogenesis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A651A6" w:rsidRPr="00C16A75">
        <w:rPr>
          <w:rFonts w:ascii="Times New Roman" w:hAnsi="Times New Roman" w:cs="Times New Roman"/>
          <w:lang w:val="en-US"/>
        </w:rPr>
        <w:fldChar w:fldCharType="end"/>
      </w:r>
      <w:r w:rsidR="00164065"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and </w:t>
      </w:r>
      <w:r w:rsidR="00164065" w:rsidRPr="00C16A75">
        <w:rPr>
          <w:rFonts w:ascii="Times New Roman" w:hAnsi="Times New Roman" w:cs="Times New Roman"/>
          <w:lang w:val="en-US"/>
        </w:rPr>
        <w:t>lipogenesis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(Kotani, et al., 2004)</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w:t>
      </w:r>
      <w:r w:rsidR="00164065" w:rsidRPr="00C16A75">
        <w:rPr>
          <w:rFonts w:ascii="Times New Roman" w:hAnsi="Times New Roman" w:cs="Times New Roman"/>
          <w:lang w:val="en-US"/>
        </w:rPr>
        <w:t xml:space="preserve"> Gl</w:t>
      </w:r>
      <w:r w:rsidR="00F93069" w:rsidRPr="00C16A75">
        <w:rPr>
          <w:rFonts w:ascii="Times New Roman" w:hAnsi="Times New Roman" w:cs="Times New Roman"/>
          <w:lang w:val="en-US"/>
        </w:rPr>
        <w:t>uco</w:t>
      </w:r>
      <w:r w:rsidR="00164065" w:rsidRPr="00C16A75">
        <w:rPr>
          <w:rFonts w:ascii="Times New Roman" w:hAnsi="Times New Roman" w:cs="Times New Roman"/>
          <w:lang w:val="en-US"/>
        </w:rPr>
        <w:t>neogenesis creates new glucose from amino acids, ketogenesis creates keto</w:t>
      </w:r>
      <w:r w:rsidR="00593E06" w:rsidRPr="00C16A75">
        <w:rPr>
          <w:rFonts w:ascii="Times New Roman" w:hAnsi="Times New Roman" w:cs="Times New Roman"/>
          <w:lang w:val="en-US"/>
        </w:rPr>
        <w:t>-</w:t>
      </w:r>
      <w:r w:rsidR="00164065" w:rsidRPr="00C16A75">
        <w:rPr>
          <w:rFonts w:ascii="Times New Roman" w:hAnsi="Times New Roman" w:cs="Times New Roman"/>
          <w:lang w:val="en-US"/>
        </w:rPr>
        <w:t>acids from lipids and lipogenesis can create triglycerides from glucose or amino acids.</w:t>
      </w:r>
      <w:r w:rsidR="00F93069" w:rsidRPr="00C16A75">
        <w:rPr>
          <w:rFonts w:ascii="Times New Roman" w:hAnsi="Times New Roman" w:cs="Times New Roman"/>
          <w:lang w:val="en-US"/>
        </w:rPr>
        <w:t xml:space="preserve"> </w:t>
      </w:r>
    </w:p>
    <w:p w14:paraId="33C318C2" w14:textId="03551078" w:rsidR="00E61D74" w:rsidRPr="00C16A75" w:rsidRDefault="00806D8C" w:rsidP="00911E3F">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718656" behindDoc="1" locked="0" layoutInCell="1" allowOverlap="1" wp14:anchorId="372DCF32" wp14:editId="29AD16B6">
            <wp:simplePos x="0" y="0"/>
            <wp:positionH relativeFrom="column">
              <wp:posOffset>5448935</wp:posOffset>
            </wp:positionH>
            <wp:positionV relativeFrom="paragraph">
              <wp:posOffset>882015</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F93069" w:rsidRPr="00C16A75">
        <w:rPr>
          <w:rFonts w:ascii="Times New Roman" w:hAnsi="Times New Roman" w:cs="Times New Roman"/>
          <w:lang w:val="en-US"/>
        </w:rPr>
        <w:t xml:space="preserve">The base nutrients can </w:t>
      </w:r>
      <w:r w:rsidR="00593E06" w:rsidRPr="00C16A75">
        <w:rPr>
          <w:rFonts w:ascii="Times New Roman" w:hAnsi="Times New Roman" w:cs="Times New Roman"/>
          <w:lang w:val="en-US"/>
        </w:rPr>
        <w:t xml:space="preserve">also </w:t>
      </w:r>
      <w:r w:rsidR="00F93069" w:rsidRPr="00C16A75">
        <w:rPr>
          <w:rFonts w:ascii="Times New Roman" w:hAnsi="Times New Roman" w:cs="Times New Roman"/>
          <w:lang w:val="en-US"/>
        </w:rPr>
        <w:t>be stored as lipids in adipose tissue or as glycogen in</w:t>
      </w:r>
      <w:r w:rsidR="00593E06"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liver or in muscles. Stored lipids are long-time reservoir</w:t>
      </w:r>
      <w:r w:rsidR="00593E06" w:rsidRPr="00C16A75">
        <w:rPr>
          <w:rFonts w:ascii="Times New Roman" w:hAnsi="Times New Roman" w:cs="Times New Roman"/>
          <w:lang w:val="en-US"/>
        </w:rPr>
        <w:t>s</w:t>
      </w:r>
      <w:r w:rsidR="00F93069" w:rsidRPr="00C16A75">
        <w:rPr>
          <w:rFonts w:ascii="Times New Roman" w:hAnsi="Times New Roman" w:cs="Times New Roman"/>
          <w:lang w:val="en-US"/>
        </w:rPr>
        <w:t xml:space="preserve"> of energy in contrast with glucose</w:t>
      </w:r>
      <w:r w:rsidR="00593E06" w:rsidRPr="00C16A75">
        <w:rPr>
          <w:rFonts w:ascii="Times New Roman" w:hAnsi="Times New Roman" w:cs="Times New Roman"/>
          <w:lang w:val="en-US"/>
        </w:rPr>
        <w:t>, which is</w:t>
      </w:r>
      <w:r w:rsidR="00F93069" w:rsidRPr="00C16A75">
        <w:rPr>
          <w:rFonts w:ascii="Times New Roman" w:hAnsi="Times New Roman" w:cs="Times New Roman"/>
          <w:lang w:val="en-US"/>
        </w:rPr>
        <w:t xml:space="preserve"> stored as glycogen</w:t>
      </w:r>
      <w:r w:rsidR="00593E06" w:rsidRPr="00C16A75">
        <w:rPr>
          <w:rFonts w:ascii="Times New Roman" w:hAnsi="Times New Roman" w:cs="Times New Roman"/>
          <w:lang w:val="en-US"/>
        </w:rPr>
        <w:t xml:space="preserve"> and </w:t>
      </w:r>
      <w:r w:rsidR="00F93069" w:rsidRPr="00C16A75">
        <w:rPr>
          <w:rFonts w:ascii="Times New Roman" w:hAnsi="Times New Roman" w:cs="Times New Roman"/>
          <w:lang w:val="en-US"/>
        </w:rPr>
        <w:t xml:space="preserve">which can be used much </w:t>
      </w:r>
      <w:r w:rsidR="00C742BA" w:rsidRPr="00C16A75">
        <w:rPr>
          <w:rFonts w:ascii="Times New Roman" w:hAnsi="Times New Roman" w:cs="Times New Roman"/>
          <w:lang w:val="en-US"/>
        </w:rPr>
        <w:t>faster</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(Chiasson, et al., 1976)</w:t>
      </w:r>
      <w:r w:rsidR="00A651A6" w:rsidRPr="00C16A75">
        <w:rPr>
          <w:rFonts w:ascii="Times New Roman" w:hAnsi="Times New Roman" w:cs="Times New Roman"/>
          <w:lang w:val="en-US"/>
        </w:rPr>
        <w:fldChar w:fldCharType="end"/>
      </w:r>
      <w:r w:rsidR="00F93069" w:rsidRPr="00C16A75">
        <w:rPr>
          <w:rFonts w:ascii="Times New Roman" w:hAnsi="Times New Roman" w:cs="Times New Roman"/>
          <w:lang w:val="en-US"/>
        </w:rPr>
        <w:t>.</w:t>
      </w:r>
      <w:r w:rsidR="00113F50" w:rsidRPr="00C16A75">
        <w:rPr>
          <w:rFonts w:ascii="Times New Roman" w:hAnsi="Times New Roman" w:cs="Times New Roman"/>
          <w:lang w:val="en-US"/>
        </w:rPr>
        <w:t xml:space="preserve"> </w:t>
      </w:r>
      <w:r w:rsidR="00593E06" w:rsidRPr="00C16A75">
        <w:rPr>
          <w:rFonts w:ascii="Times New Roman" w:hAnsi="Times New Roman" w:cs="Times New Roman"/>
          <w:lang w:val="en-US"/>
        </w:rPr>
        <w:t>The p</w:t>
      </w:r>
      <w:r w:rsidR="00113F50" w:rsidRPr="00C16A75">
        <w:rPr>
          <w:rFonts w:ascii="Times New Roman" w:hAnsi="Times New Roman" w:cs="Times New Roman"/>
          <w:lang w:val="en-US"/>
        </w:rPr>
        <w:t xml:space="preserve">rocess of storing glucose in glycogen granules is known as glycogenesis and </w:t>
      </w:r>
      <w:r w:rsidR="00593E06" w:rsidRPr="00C16A75">
        <w:rPr>
          <w:rFonts w:ascii="Times New Roman" w:hAnsi="Times New Roman" w:cs="Times New Roman"/>
          <w:lang w:val="en-US"/>
        </w:rPr>
        <w:t xml:space="preserve">the </w:t>
      </w:r>
      <w:r w:rsidR="00113F50" w:rsidRPr="00C16A75">
        <w:rPr>
          <w:rFonts w:ascii="Times New Roman" w:hAnsi="Times New Roman" w:cs="Times New Roman"/>
          <w:lang w:val="en-US"/>
        </w:rPr>
        <w:t xml:space="preserve">reversal process </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releasing glucose from glycogen</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 xml:space="preserve"> is known as glycogenolysis</w:t>
      </w:r>
      <w:r w:rsidR="0076444F" w:rsidRPr="00C16A75">
        <w:rPr>
          <w:rFonts w:ascii="Times New Roman" w:hAnsi="Times New Roman" w:cs="Times New Roman"/>
          <w:lang w:val="en-US"/>
        </w:rPr>
        <w:t xml:space="preserve"> (</w:t>
      </w:r>
      <w:r w:rsidR="0076444F" w:rsidRPr="00C16A75">
        <w:rPr>
          <w:rFonts w:ascii="Times New Roman" w:hAnsi="Times New Roman" w:cs="Times New Roman"/>
          <w:lang w:val="en-US"/>
        </w:rPr>
        <w:fldChar w:fldCharType="begin"/>
      </w:r>
      <w:r w:rsidR="0076444F" w:rsidRPr="00C16A75">
        <w:rPr>
          <w:rFonts w:ascii="Times New Roman" w:hAnsi="Times New Roman" w:cs="Times New Roman"/>
          <w:lang w:val="en-US"/>
        </w:rPr>
        <w:instrText xml:space="preserve"> REF _Ref411352795 \h </w:instrText>
      </w:r>
      <w:r w:rsidR="00911E3F" w:rsidRPr="00C16A75">
        <w:rPr>
          <w:rFonts w:ascii="Times New Roman" w:hAnsi="Times New Roman" w:cs="Times New Roman"/>
          <w:lang w:val="en-US"/>
        </w:rPr>
        <w:instrText xml:space="preserve"> \* MERGEFORMAT </w:instrText>
      </w:r>
      <w:r w:rsidR="0076444F" w:rsidRPr="00C16A75">
        <w:rPr>
          <w:rFonts w:ascii="Times New Roman" w:hAnsi="Times New Roman" w:cs="Times New Roman"/>
          <w:lang w:val="en-US"/>
        </w:rPr>
      </w:r>
      <w:r w:rsidR="0076444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32</w:t>
      </w:r>
      <w:r w:rsidR="0076444F" w:rsidRPr="00C16A75">
        <w:rPr>
          <w:rFonts w:ascii="Times New Roman" w:hAnsi="Times New Roman" w:cs="Times New Roman"/>
          <w:lang w:val="en-US"/>
        </w:rPr>
        <w:fldChar w:fldCharType="end"/>
      </w:r>
      <w:r w:rsidR="0076444F" w:rsidRPr="00C16A75">
        <w:rPr>
          <w:rFonts w:ascii="Times New Roman" w:hAnsi="Times New Roman" w:cs="Times New Roman"/>
          <w:lang w:val="en-US"/>
        </w:rPr>
        <w:t>)</w:t>
      </w:r>
      <w:r w:rsidR="00113F50"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93069" w:rsidRPr="00C16A75">
        <w:rPr>
          <w:rFonts w:ascii="Times New Roman" w:hAnsi="Times New Roman" w:cs="Times New Roman"/>
          <w:lang w:val="en-US"/>
        </w:rPr>
        <w:t xml:space="preserve"> </w:t>
      </w:r>
    </w:p>
    <w:p w14:paraId="5E99ACDB" w14:textId="29C846E9" w:rsidR="0076444F" w:rsidRPr="00C16A75" w:rsidRDefault="002C7EC8" w:rsidP="00911E3F">
      <w:pPr>
        <w:keepNext/>
        <w:jc w:val="both"/>
        <w:rPr>
          <w:rFonts w:ascii="Times New Roman" w:hAnsi="Times New Roman" w:cs="Times New Roman"/>
          <w:lang w:val="en-US"/>
        </w:rPr>
      </w:pPr>
      <w:r w:rsidRPr="00C16A75">
        <w:rPr>
          <w:rFonts w:ascii="Times New Roman" w:hAnsi="Times New Roman" w:cs="Times New Roman"/>
          <w:lang w:val="en-US"/>
        </w:rPr>
        <w:pict w14:anchorId="6A4C664F">
          <v:shape id="_x0000_i1037" type="#_x0000_t75" style="width:420pt;height:396pt">
            <v:imagedata r:id="rId200" o:title="D32_LiverMetabolism"/>
          </v:shape>
        </w:pict>
      </w:r>
    </w:p>
    <w:p w14:paraId="48893A5B" w14:textId="0B08D518" w:rsidR="0076444F" w:rsidRPr="00C16A75" w:rsidRDefault="0076444F" w:rsidP="00911E3F">
      <w:pPr>
        <w:pStyle w:val="Titulek"/>
        <w:jc w:val="both"/>
        <w:rPr>
          <w:rFonts w:ascii="Times New Roman" w:hAnsi="Times New Roman" w:cs="Times New Roman"/>
          <w:lang w:val="en-US"/>
        </w:rPr>
      </w:pPr>
      <w:bookmarkStart w:id="322" w:name="_Ref411352795"/>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32</w:t>
      </w:r>
      <w:r w:rsidRPr="00C16A75">
        <w:rPr>
          <w:rFonts w:ascii="Times New Roman" w:hAnsi="Times New Roman" w:cs="Times New Roman"/>
          <w:lang w:val="en-US"/>
        </w:rPr>
        <w:fldChar w:fldCharType="end"/>
      </w:r>
      <w:bookmarkEnd w:id="322"/>
      <w:r w:rsidR="003B08C3" w:rsidRPr="00C16A75">
        <w:rPr>
          <w:rFonts w:ascii="Times New Roman" w:hAnsi="Times New Roman" w:cs="Times New Roman"/>
          <w:lang w:val="en-US"/>
        </w:rPr>
        <w:t xml:space="preserve">: </w:t>
      </w:r>
      <w:r w:rsidRPr="00C16A75">
        <w:rPr>
          <w:rFonts w:ascii="Times New Roman" w:hAnsi="Times New Roman" w:cs="Times New Roman"/>
          <w:lang w:val="en-US"/>
        </w:rPr>
        <w:t>Liver transformations of base nutrients</w:t>
      </w:r>
      <w:r w:rsidR="003B08C3" w:rsidRPr="00C16A75">
        <w:rPr>
          <w:rFonts w:ascii="Times New Roman" w:hAnsi="Times New Roman" w:cs="Times New Roman"/>
          <w:lang w:val="en-US"/>
        </w:rPr>
        <w:t>.</w:t>
      </w:r>
    </w:p>
    <w:p w14:paraId="53908502" w14:textId="77777777" w:rsidR="006079D3" w:rsidRPr="00C16A75" w:rsidRDefault="006079D3" w:rsidP="00911E3F">
      <w:pPr>
        <w:pStyle w:val="Nadpis3"/>
        <w:jc w:val="both"/>
        <w:rPr>
          <w:rFonts w:ascii="Times New Roman" w:hAnsi="Times New Roman" w:cs="Times New Roman"/>
          <w:lang w:val="en-US"/>
        </w:rPr>
      </w:pPr>
      <w:bookmarkStart w:id="323" w:name="_Toc409289328"/>
      <w:r w:rsidRPr="00C16A75">
        <w:rPr>
          <w:rFonts w:ascii="Times New Roman" w:hAnsi="Times New Roman" w:cs="Times New Roman"/>
          <w:lang w:val="en-US"/>
        </w:rPr>
        <w:t>Lipids</w:t>
      </w:r>
      <w:bookmarkEnd w:id="323"/>
    </w:p>
    <w:p w14:paraId="6A4B704C" w14:textId="436354B0" w:rsidR="00943D81" w:rsidRPr="00C16A75" w:rsidRDefault="003B08C3" w:rsidP="00911E3F">
      <w:pPr>
        <w:jc w:val="both"/>
        <w:rPr>
          <w:rFonts w:ascii="Times New Roman" w:hAnsi="Times New Roman" w:cs="Times New Roman"/>
          <w:lang w:val="en-US"/>
        </w:rPr>
      </w:pPr>
      <w:r w:rsidRPr="00C16A75">
        <w:rPr>
          <w:rFonts w:ascii="Times New Roman" w:hAnsi="Times New Roman" w:cs="Times New Roman"/>
          <w:lang w:val="en-US"/>
        </w:rPr>
        <w:t>L</w:t>
      </w:r>
      <w:r w:rsidR="00EA0957" w:rsidRPr="00C16A75">
        <w:rPr>
          <w:rFonts w:ascii="Times New Roman" w:hAnsi="Times New Roman" w:cs="Times New Roman"/>
          <w:lang w:val="en-US"/>
        </w:rPr>
        <w:t>ipids are</w:t>
      </w:r>
      <w:r w:rsidR="00943D81" w:rsidRPr="00C16A75">
        <w:rPr>
          <w:rFonts w:ascii="Times New Roman" w:hAnsi="Times New Roman" w:cs="Times New Roman"/>
          <w:lang w:val="en-US"/>
        </w:rPr>
        <w:t xml:space="preserve"> transported from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gastrointestinal tract by lymph to blood plasma using chylomicrons. Chylomicrons contain </w:t>
      </w:r>
      <w:r w:rsidRPr="00C16A75">
        <w:rPr>
          <w:rFonts w:ascii="Times New Roman" w:hAnsi="Times New Roman" w:cs="Times New Roman"/>
          <w:lang w:val="en-US"/>
        </w:rPr>
        <w:t xml:space="preserve">primarily </w:t>
      </w:r>
      <w:r w:rsidR="00943D81" w:rsidRPr="00C16A75">
        <w:rPr>
          <w:rFonts w:ascii="Times New Roman" w:hAnsi="Times New Roman" w:cs="Times New Roman"/>
          <w:lang w:val="en-US"/>
        </w:rPr>
        <w:t>triglycerides, which are hydrolyzed into fatty acids. The</w:t>
      </w:r>
      <w:r w:rsidRPr="00C16A75">
        <w:rPr>
          <w:rFonts w:ascii="Times New Roman" w:hAnsi="Times New Roman" w:cs="Times New Roman"/>
          <w:lang w:val="en-US"/>
        </w:rPr>
        <w:t>se</w:t>
      </w:r>
      <w:r w:rsidR="00943D81" w:rsidRPr="00C16A75">
        <w:rPr>
          <w:rFonts w:ascii="Times New Roman" w:hAnsi="Times New Roman" w:cs="Times New Roman"/>
          <w:lang w:val="en-US"/>
        </w:rPr>
        <w:t xml:space="preserve"> fatty acids can be stored in </w:t>
      </w:r>
      <w:r w:rsidR="00F40A65" w:rsidRPr="00C16A75">
        <w:rPr>
          <w:rFonts w:ascii="Times New Roman" w:hAnsi="Times New Roman" w:cs="Times New Roman"/>
          <w:lang w:val="en-US"/>
        </w:rPr>
        <w:t>lipid deposits</w:t>
      </w:r>
      <w:r w:rsidR="00943D81" w:rsidRPr="00C16A75">
        <w:rPr>
          <w:rFonts w:ascii="Times New Roman" w:hAnsi="Times New Roman" w:cs="Times New Roman"/>
          <w:lang w:val="en-US"/>
        </w:rPr>
        <w:t xml:space="preserve"> or used for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metabolic purposes of cells. </w:t>
      </w:r>
    </w:p>
    <w:p w14:paraId="6B1FF3E4" w14:textId="39851EC2" w:rsidR="006079D3" w:rsidRPr="00C16A75" w:rsidRDefault="00953180" w:rsidP="00911E3F">
      <w:pPr>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723776" behindDoc="1" locked="0" layoutInCell="1" allowOverlap="1" wp14:anchorId="76EFFA28" wp14:editId="416B1D8B">
            <wp:simplePos x="0" y="0"/>
            <wp:positionH relativeFrom="column">
              <wp:posOffset>-935990</wp:posOffset>
            </wp:positionH>
            <wp:positionV relativeFrom="paragraph">
              <wp:posOffset>1288415</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943D81" w:rsidRPr="00C16A75">
        <w:rPr>
          <w:rFonts w:ascii="Times New Roman" w:hAnsi="Times New Roman" w:cs="Times New Roman"/>
          <w:lang w:val="en-US"/>
        </w:rPr>
        <w:t xml:space="preserve">In the </w:t>
      </w:r>
      <w:r w:rsidR="003B08C3" w:rsidRPr="00C16A75">
        <w:rPr>
          <w:rFonts w:ascii="Times New Roman" w:hAnsi="Times New Roman" w:cs="Times New Roman"/>
          <w:lang w:val="en-US"/>
        </w:rPr>
        <w:t xml:space="preserve">capillary </w:t>
      </w:r>
      <w:r w:rsidR="00943D81" w:rsidRPr="00C16A75">
        <w:rPr>
          <w:rFonts w:ascii="Times New Roman" w:hAnsi="Times New Roman" w:cs="Times New Roman"/>
          <w:lang w:val="en-US"/>
        </w:rPr>
        <w:t>wall</w:t>
      </w:r>
      <w:r w:rsidR="003B08C3" w:rsidRPr="00C16A75">
        <w:rPr>
          <w:rFonts w:ascii="Times New Roman" w:hAnsi="Times New Roman" w:cs="Times New Roman"/>
          <w:lang w:val="en-US"/>
        </w:rPr>
        <w:t xml:space="preserve">s </w:t>
      </w:r>
      <w:r w:rsidR="00943D81" w:rsidRPr="00C16A75">
        <w:rPr>
          <w:rFonts w:ascii="Times New Roman" w:hAnsi="Times New Roman" w:cs="Times New Roman"/>
          <w:lang w:val="en-US"/>
        </w:rPr>
        <w:t>of adipose tissue</w:t>
      </w:r>
      <w:r w:rsidR="00D257C6" w:rsidRPr="00C16A75">
        <w:rPr>
          <w:rFonts w:ascii="Times New Roman" w:hAnsi="Times New Roman" w:cs="Times New Roman"/>
          <w:lang w:val="en-US"/>
        </w:rPr>
        <w:t xml:space="preserve"> or muscles</w:t>
      </w:r>
      <w:r w:rsidR="003B08C3" w:rsidRPr="00C16A75">
        <w:rPr>
          <w:rFonts w:ascii="Times New Roman" w:hAnsi="Times New Roman" w:cs="Times New Roman"/>
          <w:lang w:val="en-US"/>
        </w:rPr>
        <w:t>,</w:t>
      </w:r>
      <w:r w:rsidR="00943D81" w:rsidRPr="00C16A75">
        <w:rPr>
          <w:rFonts w:ascii="Times New Roman" w:hAnsi="Times New Roman" w:cs="Times New Roman"/>
          <w:lang w:val="en-US"/>
        </w:rPr>
        <w:t xml:space="preserve"> the enzyme lipoprotein lipase</w:t>
      </w:r>
      <w:r w:rsidR="003B08C3" w:rsidRPr="00C16A75">
        <w:rPr>
          <w:rFonts w:ascii="Times New Roman" w:hAnsi="Times New Roman" w:cs="Times New Roman"/>
          <w:lang w:val="en-US"/>
        </w:rPr>
        <w:t xml:space="preserve"> is expressed</w:t>
      </w:r>
      <w:r w:rsidR="00943D81" w:rsidRPr="00C16A75">
        <w:rPr>
          <w:rFonts w:ascii="Times New Roman" w:hAnsi="Times New Roman" w:cs="Times New Roman"/>
          <w:lang w:val="en-US"/>
        </w:rPr>
        <w:t xml:space="preserve">, which </w:t>
      </w:r>
      <w:r w:rsidR="00D257C6" w:rsidRPr="00C16A75">
        <w:rPr>
          <w:rFonts w:ascii="Times New Roman" w:hAnsi="Times New Roman" w:cs="Times New Roman"/>
          <w:lang w:val="en-US"/>
        </w:rPr>
        <w:t xml:space="preserve">transform </w:t>
      </w:r>
      <w:r w:rsidR="003B08C3" w:rsidRPr="00C16A75">
        <w:rPr>
          <w:rFonts w:ascii="Times New Roman" w:hAnsi="Times New Roman" w:cs="Times New Roman"/>
          <w:lang w:val="en-US"/>
        </w:rPr>
        <w:t xml:space="preserve">the </w:t>
      </w:r>
      <w:r w:rsidR="00D257C6" w:rsidRPr="00C16A75">
        <w:rPr>
          <w:rFonts w:ascii="Times New Roman" w:hAnsi="Times New Roman" w:cs="Times New Roman"/>
          <w:lang w:val="en-US"/>
        </w:rPr>
        <w:t>triglycerides</w:t>
      </w:r>
      <w:r w:rsidR="00F40A65" w:rsidRPr="00C16A75">
        <w:rPr>
          <w:rFonts w:ascii="Times New Roman" w:hAnsi="Times New Roman" w:cs="Times New Roman"/>
          <w:lang w:val="en-US"/>
        </w:rPr>
        <w:t xml:space="preserve"> of chylomicrons</w:t>
      </w:r>
      <w:r w:rsidR="00D257C6" w:rsidRPr="00C16A75">
        <w:rPr>
          <w:rFonts w:ascii="Times New Roman" w:hAnsi="Times New Roman" w:cs="Times New Roman"/>
          <w:lang w:val="en-US"/>
        </w:rPr>
        <w:t xml:space="preserve"> into fatty acids and glycerol. These fatty acids can very eas</w:t>
      </w:r>
      <w:r w:rsidR="003B08C3" w:rsidRPr="00C16A75">
        <w:rPr>
          <w:rFonts w:ascii="Times New Roman" w:hAnsi="Times New Roman" w:cs="Times New Roman"/>
          <w:lang w:val="en-US"/>
        </w:rPr>
        <w:t>ily</w:t>
      </w:r>
      <w:r w:rsidR="00D257C6" w:rsidRPr="00C16A75">
        <w:rPr>
          <w:rFonts w:ascii="Times New Roman" w:hAnsi="Times New Roman" w:cs="Times New Roman"/>
          <w:lang w:val="en-US"/>
        </w:rPr>
        <w:t xml:space="preserve"> </w:t>
      </w:r>
      <w:r w:rsidR="00F40A65" w:rsidRPr="00C16A75">
        <w:rPr>
          <w:rFonts w:ascii="Times New Roman" w:hAnsi="Times New Roman" w:cs="Times New Roman"/>
          <w:lang w:val="en-US"/>
        </w:rPr>
        <w:t xml:space="preserve">cross the cellular membrane and be stored in adipose tissue or used as </w:t>
      </w:r>
      <w:r w:rsidR="003B08C3" w:rsidRPr="00C16A75">
        <w:rPr>
          <w:rFonts w:ascii="Times New Roman" w:hAnsi="Times New Roman" w:cs="Times New Roman"/>
          <w:lang w:val="en-US"/>
        </w:rPr>
        <w:t xml:space="preserve">metabolism </w:t>
      </w:r>
      <w:r w:rsidR="00F40A65" w:rsidRPr="00C16A75">
        <w:rPr>
          <w:rFonts w:ascii="Times New Roman" w:hAnsi="Times New Roman" w:cs="Times New Roman"/>
          <w:lang w:val="en-US"/>
        </w:rPr>
        <w:t xml:space="preserve">fuel </w:t>
      </w:r>
      <w:r w:rsidR="003B08C3" w:rsidRPr="00C16A75">
        <w:rPr>
          <w:rFonts w:ascii="Times New Roman" w:hAnsi="Times New Roman" w:cs="Times New Roman"/>
          <w:lang w:val="en-US"/>
        </w:rPr>
        <w:t xml:space="preserve">in the form of </w:t>
      </w:r>
      <w:r w:rsidR="00B22821" w:rsidRPr="00C16A75">
        <w:rPr>
          <w:rFonts w:ascii="Times New Roman" w:hAnsi="Times New Roman" w:cs="Times New Roman"/>
          <w:lang w:val="en-US"/>
        </w:rPr>
        <w:t>energy</w:t>
      </w:r>
      <w:r w:rsidR="00F40A65" w:rsidRPr="00C16A75">
        <w:rPr>
          <w:rFonts w:ascii="Times New Roman" w:hAnsi="Times New Roman" w:cs="Times New Roman"/>
          <w:lang w:val="en-US"/>
        </w:rPr>
        <w:t xml:space="preserve">. Only </w:t>
      </w:r>
      <w:r w:rsidR="003B08C3" w:rsidRPr="00C16A75">
        <w:rPr>
          <w:rFonts w:ascii="Times New Roman" w:hAnsi="Times New Roman" w:cs="Times New Roman"/>
          <w:lang w:val="en-US"/>
        </w:rPr>
        <w:t xml:space="preserve">a </w:t>
      </w:r>
      <w:r w:rsidR="00F40A65" w:rsidRPr="00C16A75">
        <w:rPr>
          <w:rFonts w:ascii="Times New Roman" w:hAnsi="Times New Roman" w:cs="Times New Roman"/>
          <w:lang w:val="en-US"/>
        </w:rPr>
        <w:t xml:space="preserve">small amount of free fatty acids is transported by </w:t>
      </w:r>
      <w:r w:rsidR="003B08C3" w:rsidRPr="00C16A75">
        <w:rPr>
          <w:rFonts w:ascii="Times New Roman" w:hAnsi="Times New Roman" w:cs="Times New Roman"/>
          <w:lang w:val="en-US"/>
        </w:rPr>
        <w:t xml:space="preserve">the </w:t>
      </w:r>
      <w:r w:rsidR="00F40A65" w:rsidRPr="00C16A75">
        <w:rPr>
          <w:rFonts w:ascii="Times New Roman" w:hAnsi="Times New Roman" w:cs="Times New Roman"/>
          <w:lang w:val="en-US"/>
        </w:rPr>
        <w:t>cardiovascular system</w:t>
      </w:r>
      <w:r w:rsidR="003B08C3" w:rsidRPr="00C16A75">
        <w:rPr>
          <w:rFonts w:ascii="Times New Roman" w:hAnsi="Times New Roman" w:cs="Times New Roman"/>
          <w:lang w:val="en-US"/>
        </w:rPr>
        <w:t xml:space="preserve"> and is</w:t>
      </w:r>
      <w:r w:rsidR="00F40A65" w:rsidRPr="00C16A75">
        <w:rPr>
          <w:rFonts w:ascii="Times New Roman" w:hAnsi="Times New Roman" w:cs="Times New Roman"/>
          <w:lang w:val="en-US"/>
        </w:rPr>
        <w:t xml:space="preserve"> typically connect</w:t>
      </w:r>
      <w:r w:rsidR="00B22821" w:rsidRPr="00C16A75">
        <w:rPr>
          <w:rFonts w:ascii="Times New Roman" w:hAnsi="Times New Roman" w:cs="Times New Roman"/>
          <w:lang w:val="en-US"/>
        </w:rPr>
        <w:t>ed to</w:t>
      </w:r>
      <w:r w:rsidR="00F40A65" w:rsidRPr="00C16A75">
        <w:rPr>
          <w:rFonts w:ascii="Times New Roman" w:hAnsi="Times New Roman" w:cs="Times New Roman"/>
          <w:lang w:val="en-US"/>
        </w:rPr>
        <w:t xml:space="preserve"> albumin. However</w:t>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the</w:t>
      </w:r>
      <w:r w:rsidR="003B08C3" w:rsidRPr="00C16A75">
        <w:rPr>
          <w:rFonts w:ascii="Times New Roman" w:hAnsi="Times New Roman" w:cs="Times New Roman"/>
          <w:lang w:val="en-US"/>
        </w:rPr>
        <w:t>ir</w:t>
      </w:r>
      <w:r w:rsidR="00F40A65" w:rsidRPr="00C16A75">
        <w:rPr>
          <w:rFonts w:ascii="Times New Roman" w:hAnsi="Times New Roman" w:cs="Times New Roman"/>
          <w:lang w:val="en-US"/>
        </w:rPr>
        <w:t xml:space="preserve"> turnover is extremely fast: </w:t>
      </w:r>
      <w:r w:rsidR="003B08C3" w:rsidRPr="00C16A75">
        <w:rPr>
          <w:rFonts w:ascii="Times New Roman" w:hAnsi="Times New Roman" w:cs="Times New Roman"/>
          <w:lang w:val="en-US"/>
        </w:rPr>
        <w:t>every two-to-three</w:t>
      </w:r>
      <w:r w:rsidR="00F40A65" w:rsidRPr="00C16A75">
        <w:rPr>
          <w:rFonts w:ascii="Times New Roman" w:hAnsi="Times New Roman" w:cs="Times New Roman"/>
          <w:lang w:val="en-US"/>
        </w:rPr>
        <w:t xml:space="preserve"> minutes</w:t>
      </w:r>
      <w:r w:rsidR="003B08C3" w:rsidRPr="00C16A75">
        <w:rPr>
          <w:rFonts w:ascii="Times New Roman" w:hAnsi="Times New Roman" w:cs="Times New Roman"/>
          <w:lang w:val="en-US"/>
        </w:rPr>
        <w:t xml:space="preserve">, </w:t>
      </w:r>
      <w:r w:rsidR="00F40A65" w:rsidRPr="00C16A75">
        <w:rPr>
          <w:rFonts w:ascii="Times New Roman" w:hAnsi="Times New Roman" w:cs="Times New Roman"/>
          <w:lang w:val="en-US"/>
        </w:rPr>
        <w:t>half of the</w:t>
      </w:r>
      <w:r w:rsidR="00B22821" w:rsidRPr="00C16A75">
        <w:rPr>
          <w:rFonts w:ascii="Times New Roman" w:hAnsi="Times New Roman" w:cs="Times New Roman"/>
          <w:lang w:val="en-US"/>
        </w:rPr>
        <w:t xml:space="preserve">se free fatty acids </w:t>
      </w:r>
      <w:r w:rsidR="003B08C3" w:rsidRPr="00C16A75">
        <w:rPr>
          <w:rFonts w:ascii="Times New Roman" w:hAnsi="Times New Roman" w:cs="Times New Roman"/>
          <w:lang w:val="en-US"/>
        </w:rPr>
        <w:t xml:space="preserve">is </w:t>
      </w:r>
      <w:r w:rsidR="00F40A65" w:rsidRPr="00C16A75">
        <w:rPr>
          <w:rFonts w:ascii="Times New Roman" w:hAnsi="Times New Roman" w:cs="Times New Roman"/>
          <w:lang w:val="en-US"/>
        </w:rPr>
        <w:t xml:space="preserve">used </w:t>
      </w:r>
      <w:r w:rsidR="003B08C3" w:rsidRPr="00C16A75">
        <w:rPr>
          <w:rFonts w:ascii="Times New Roman" w:hAnsi="Times New Roman" w:cs="Times New Roman"/>
          <w:lang w:val="en-US"/>
        </w:rPr>
        <w:t xml:space="preserve">as </w:t>
      </w:r>
      <w:r w:rsidR="00F40A65" w:rsidRPr="00C16A75">
        <w:rPr>
          <w:rFonts w:ascii="Times New Roman" w:hAnsi="Times New Roman" w:cs="Times New Roman"/>
          <w:lang w:val="en-US"/>
        </w:rPr>
        <w:t xml:space="preserve">energy </w:t>
      </w:r>
      <w:r w:rsidR="003B08C3" w:rsidRPr="00C16A75">
        <w:rPr>
          <w:rFonts w:ascii="Times New Roman" w:hAnsi="Times New Roman" w:cs="Times New Roman"/>
          <w:lang w:val="en-US"/>
        </w:rPr>
        <w:t xml:space="preserve">by the </w:t>
      </w:r>
      <w:r w:rsidR="00F40A65" w:rsidRPr="00C16A75">
        <w:rPr>
          <w:rFonts w:ascii="Times New Roman" w:hAnsi="Times New Roman" w:cs="Times New Roman"/>
          <w:lang w:val="en-US"/>
        </w:rPr>
        <w:t xml:space="preserve">metabolism and replaced by new fatty acids from </w:t>
      </w:r>
      <w:r w:rsidR="00B22821" w:rsidRPr="00C16A75">
        <w:rPr>
          <w:rFonts w:ascii="Times New Roman" w:hAnsi="Times New Roman" w:cs="Times New Roman"/>
          <w:lang w:val="en-US"/>
        </w:rPr>
        <w:t>lipid deposits</w:t>
      </w:r>
      <w:r w:rsidR="00315FC2"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(Frayn, 2002)</w:t>
      </w:r>
      <w:r w:rsidR="006C2F68" w:rsidRPr="00C16A75">
        <w:rPr>
          <w:rFonts w:ascii="Times New Roman" w:hAnsi="Times New Roman" w:cs="Times New Roman"/>
          <w:lang w:val="en-US"/>
        </w:rPr>
        <w:fldChar w:fldCharType="end"/>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w:t>
      </w:r>
    </w:p>
    <w:p w14:paraId="43DC5B54" w14:textId="6BFBE4CB" w:rsidR="00B22821" w:rsidRPr="00C16A75" w:rsidRDefault="002C7EC8" w:rsidP="00911E3F">
      <w:pPr>
        <w:keepNext/>
        <w:jc w:val="both"/>
        <w:rPr>
          <w:rFonts w:ascii="Times New Roman" w:hAnsi="Times New Roman" w:cs="Times New Roman"/>
          <w:lang w:val="en-US"/>
        </w:rPr>
      </w:pPr>
      <w:r w:rsidRPr="00C16A75">
        <w:rPr>
          <w:rFonts w:ascii="Times New Roman" w:hAnsi="Times New Roman" w:cs="Times New Roman"/>
          <w:lang w:val="en-US"/>
        </w:rPr>
        <w:pict w14:anchorId="71881445">
          <v:shape id="_x0000_i1038" type="#_x0000_t75" style="width:420pt;height:384pt">
            <v:imagedata r:id="rId202" o:title="D33_Lipids"/>
          </v:shape>
        </w:pict>
      </w:r>
    </w:p>
    <w:p w14:paraId="77A875C3" w14:textId="0D1FF67D" w:rsidR="00DA7495" w:rsidRPr="00C16A75" w:rsidRDefault="00B22821" w:rsidP="00911E3F">
      <w:pPr>
        <w:pStyle w:val="Titulek"/>
        <w:jc w:val="both"/>
        <w:rPr>
          <w:rFonts w:ascii="Times New Roman" w:hAnsi="Times New Roman" w:cs="Times New Roman"/>
          <w:lang w:val="en-US"/>
        </w:rPr>
      </w:pPr>
      <w:bookmarkStart w:id="324" w:name="_Ref42166999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33</w:t>
      </w:r>
      <w:r w:rsidRPr="00C16A75">
        <w:rPr>
          <w:rFonts w:ascii="Times New Roman" w:hAnsi="Times New Roman" w:cs="Times New Roman"/>
          <w:lang w:val="en-US"/>
        </w:rPr>
        <w:fldChar w:fldCharType="end"/>
      </w:r>
      <w:bookmarkEnd w:id="324"/>
      <w:r w:rsidR="003B08C3" w:rsidRPr="00C16A75">
        <w:rPr>
          <w:rFonts w:ascii="Times New Roman" w:hAnsi="Times New Roman" w:cs="Times New Roman"/>
          <w:lang w:val="en-US"/>
        </w:rPr>
        <w:t>:</w:t>
      </w:r>
      <w:r w:rsidRPr="00C16A75">
        <w:rPr>
          <w:rFonts w:ascii="Times New Roman" w:hAnsi="Times New Roman" w:cs="Times New Roman"/>
          <w:lang w:val="en-US"/>
        </w:rPr>
        <w:t xml:space="preserve"> Transformation between </w:t>
      </w:r>
      <w:r w:rsidR="003B08C3" w:rsidRPr="00C16A75">
        <w:rPr>
          <w:rFonts w:ascii="Times New Roman" w:hAnsi="Times New Roman" w:cs="Times New Roman"/>
          <w:lang w:val="en-US"/>
        </w:rPr>
        <w:t>triglycerides, free fatty acids and lipid deposits.</w:t>
      </w:r>
    </w:p>
    <w:p w14:paraId="14BAA84A" w14:textId="77777777" w:rsidR="006079D3" w:rsidRPr="00C16A75" w:rsidRDefault="006079D3" w:rsidP="00911E3F">
      <w:pPr>
        <w:pStyle w:val="Nadpis3"/>
        <w:jc w:val="both"/>
        <w:rPr>
          <w:rFonts w:ascii="Times New Roman" w:hAnsi="Times New Roman" w:cs="Times New Roman"/>
          <w:lang w:val="en-US"/>
        </w:rPr>
      </w:pPr>
      <w:bookmarkStart w:id="325" w:name="_Toc409289329"/>
      <w:r w:rsidRPr="00C16A75">
        <w:rPr>
          <w:rFonts w:ascii="Times New Roman" w:hAnsi="Times New Roman" w:cs="Times New Roman"/>
          <w:lang w:val="en-US"/>
        </w:rPr>
        <w:t>Proteins, amino-acids and urea</w:t>
      </w:r>
      <w:bookmarkEnd w:id="325"/>
    </w:p>
    <w:p w14:paraId="57D6C878" w14:textId="5C13ED61" w:rsidR="00DA7495" w:rsidRPr="00C16A75" w:rsidRDefault="00BD49EA"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proteins from diet are absorbed as amino-acids. There are only 20 types of amino acids and 10 of </w:t>
      </w:r>
      <w:r w:rsidR="00F24DF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are essential. The essential amino acids cannot be synthetized </w:t>
      </w:r>
      <w:r w:rsidR="00F24DF8" w:rsidRPr="00C16A75">
        <w:rPr>
          <w:rFonts w:ascii="Times New Roman" w:hAnsi="Times New Roman" w:cs="Times New Roman"/>
          <w:lang w:val="en-US"/>
        </w:rPr>
        <w:t xml:space="preserve">inside the </w:t>
      </w:r>
      <w:r w:rsidRPr="00C16A75">
        <w:rPr>
          <w:rFonts w:ascii="Times New Roman" w:hAnsi="Times New Roman" w:cs="Times New Roman"/>
          <w:lang w:val="en-US"/>
        </w:rPr>
        <w:t>human body</w:t>
      </w:r>
      <w:r w:rsidR="00F24DF8" w:rsidRPr="00C16A75">
        <w:rPr>
          <w:rFonts w:ascii="Times New Roman" w:hAnsi="Times New Roman" w:cs="Times New Roman"/>
          <w:lang w:val="en-US"/>
        </w:rPr>
        <w:t xml:space="preserve"> and </w:t>
      </w:r>
      <w:r w:rsidRPr="00C16A75">
        <w:rPr>
          <w:rFonts w:ascii="Times New Roman" w:hAnsi="Times New Roman" w:cs="Times New Roman"/>
          <w:lang w:val="en-US"/>
        </w:rPr>
        <w:t xml:space="preserve">must </w:t>
      </w:r>
      <w:r w:rsidR="00F24DF8" w:rsidRPr="00C16A75">
        <w:rPr>
          <w:rFonts w:ascii="Times New Roman" w:hAnsi="Times New Roman" w:cs="Times New Roman"/>
          <w:lang w:val="en-US"/>
        </w:rPr>
        <w:t xml:space="preserve">therefore </w:t>
      </w:r>
      <w:r w:rsidRPr="00C16A75">
        <w:rPr>
          <w:rFonts w:ascii="Times New Roman" w:hAnsi="Times New Roman" w:cs="Times New Roman"/>
          <w:lang w:val="en-US"/>
        </w:rPr>
        <w:t xml:space="preserve">be </w:t>
      </w:r>
      <w:r w:rsidR="00F24DF8" w:rsidRPr="00C16A75">
        <w:rPr>
          <w:rFonts w:ascii="Times New Roman" w:hAnsi="Times New Roman" w:cs="Times New Roman"/>
          <w:lang w:val="en-US"/>
        </w:rPr>
        <w:t xml:space="preserve">ingested as </w:t>
      </w:r>
      <w:r w:rsidRPr="00C16A75">
        <w:rPr>
          <w:rFonts w:ascii="Times New Roman" w:hAnsi="Times New Roman" w:cs="Times New Roman"/>
          <w:lang w:val="en-US"/>
        </w:rPr>
        <w:t>part of food. The primary role of amino acids is to build new proteins</w:t>
      </w:r>
      <w:r w:rsidR="00F24DF8" w:rsidRPr="00C16A75">
        <w:rPr>
          <w:rFonts w:ascii="Times New Roman" w:hAnsi="Times New Roman" w:cs="Times New Roman"/>
          <w:lang w:val="en-US"/>
        </w:rPr>
        <w:t>; however,</w:t>
      </w:r>
      <w:r w:rsidRPr="00C16A75">
        <w:rPr>
          <w:rFonts w:ascii="Times New Roman" w:hAnsi="Times New Roman" w:cs="Times New Roman"/>
          <w:lang w:val="en-US"/>
        </w:rPr>
        <w:t xml:space="preserve"> they can </w:t>
      </w:r>
      <w:r w:rsidR="00F24DF8"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used as fuel for </w:t>
      </w:r>
      <w:r w:rsidR="00F24DF8"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w:t>
      </w:r>
      <w:r w:rsidR="00911E3F" w:rsidRPr="00C16A75">
        <w:rPr>
          <w:rFonts w:ascii="Times New Roman" w:hAnsi="Times New Roman" w:cs="Times New Roman"/>
          <w:lang w:val="en-US"/>
        </w:rPr>
        <w:t>The degradation of amino acids (deamination) take</w:t>
      </w:r>
      <w:r w:rsidR="00F24DF8" w:rsidRPr="00C16A75">
        <w:rPr>
          <w:rFonts w:ascii="Times New Roman" w:hAnsi="Times New Roman" w:cs="Times New Roman"/>
          <w:lang w:val="en-US"/>
        </w:rPr>
        <w:t>s</w:t>
      </w:r>
      <w:r w:rsidR="00911E3F" w:rsidRPr="00C16A75">
        <w:rPr>
          <w:rFonts w:ascii="Times New Roman" w:hAnsi="Times New Roman" w:cs="Times New Roman"/>
          <w:lang w:val="en-US"/>
        </w:rPr>
        <w:t xml:space="preserve"> place almost entirely in liver hepatocytes, because</w:t>
      </w:r>
      <w:r w:rsidR="00F4684B" w:rsidRPr="00C16A75">
        <w:rPr>
          <w:rFonts w:ascii="Times New Roman" w:hAnsi="Times New Roman" w:cs="Times New Roman"/>
          <w:lang w:val="en-US"/>
        </w:rPr>
        <w:t xml:space="preserve"> only</w:t>
      </w:r>
      <w:r w:rsidR="00911E3F" w:rsidRPr="00C16A75">
        <w:rPr>
          <w:rFonts w:ascii="Times New Roman" w:hAnsi="Times New Roman" w:cs="Times New Roman"/>
          <w:lang w:val="en-US"/>
        </w:rPr>
        <w:t xml:space="preserve"> there can the toxic byproduct NH</w:t>
      </w:r>
      <w:r w:rsidR="00911E3F" w:rsidRPr="00C16A75">
        <w:rPr>
          <w:rFonts w:ascii="Times New Roman" w:hAnsi="Times New Roman" w:cs="Times New Roman"/>
          <w:vertAlign w:val="subscript"/>
          <w:lang w:val="en-US"/>
        </w:rPr>
        <w:t>4</w:t>
      </w:r>
      <w:r w:rsidR="00911E3F" w:rsidRPr="00C16A75">
        <w:rPr>
          <w:rFonts w:ascii="Times New Roman" w:hAnsi="Times New Roman" w:cs="Times New Roman"/>
          <w:vertAlign w:val="superscript"/>
          <w:lang w:val="en-US"/>
        </w:rPr>
        <w:t>+</w:t>
      </w:r>
      <w:r w:rsidR="00911E3F"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be transformed </w:t>
      </w:r>
      <w:r w:rsidR="00911E3F" w:rsidRPr="00C16A75">
        <w:rPr>
          <w:rFonts w:ascii="Times New Roman" w:hAnsi="Times New Roman" w:cs="Times New Roman"/>
          <w:lang w:val="en-US"/>
        </w:rPr>
        <w:t>into urea. The ot</w:t>
      </w:r>
      <w:r w:rsidR="008F2B9E" w:rsidRPr="00C16A75">
        <w:rPr>
          <w:rFonts w:ascii="Times New Roman" w:hAnsi="Times New Roman" w:cs="Times New Roman"/>
          <w:lang w:val="en-US"/>
        </w:rPr>
        <w:t xml:space="preserve">her </w:t>
      </w:r>
      <w:r w:rsidR="00F24DF8" w:rsidRPr="00C16A75">
        <w:rPr>
          <w:rFonts w:ascii="Times New Roman" w:hAnsi="Times New Roman" w:cs="Times New Roman"/>
          <w:lang w:val="en-US"/>
        </w:rPr>
        <w:t xml:space="preserve">area </w:t>
      </w:r>
      <w:r w:rsidR="008F2B9E" w:rsidRPr="00C16A75">
        <w:rPr>
          <w:rFonts w:ascii="Times New Roman" w:hAnsi="Times New Roman" w:cs="Times New Roman"/>
          <w:lang w:val="en-US"/>
        </w:rPr>
        <w:t xml:space="preserve">for deamination is in </w:t>
      </w:r>
      <w:r w:rsidR="00F24DF8" w:rsidRPr="00C16A75">
        <w:rPr>
          <w:rFonts w:ascii="Times New Roman" w:hAnsi="Times New Roman" w:cs="Times New Roman"/>
          <w:lang w:val="en-US"/>
        </w:rPr>
        <w:t xml:space="preserve">the </w:t>
      </w:r>
      <w:r w:rsidR="008F2B9E" w:rsidRPr="00C16A75">
        <w:rPr>
          <w:rFonts w:ascii="Times New Roman" w:hAnsi="Times New Roman" w:cs="Times New Roman"/>
          <w:lang w:val="en-US"/>
        </w:rPr>
        <w:t>kidney nephron tubular cell</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from which NH</w:t>
      </w:r>
      <w:r w:rsidR="008F2B9E" w:rsidRPr="00C16A75">
        <w:rPr>
          <w:rFonts w:ascii="Times New Roman" w:hAnsi="Times New Roman" w:cs="Times New Roman"/>
          <w:vertAlign w:val="subscript"/>
          <w:lang w:val="en-US"/>
        </w:rPr>
        <w:t>4</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is </w:t>
      </w:r>
      <w:r w:rsidR="008F2B9E" w:rsidRPr="00C16A75">
        <w:rPr>
          <w:rFonts w:ascii="Times New Roman" w:hAnsi="Times New Roman" w:cs="Times New Roman"/>
          <w:lang w:val="en-US"/>
        </w:rPr>
        <w:t xml:space="preserve">excreted directly to </w:t>
      </w:r>
      <w:r w:rsidR="00F24DF8" w:rsidRPr="00C16A75">
        <w:rPr>
          <w:rFonts w:ascii="Times New Roman" w:hAnsi="Times New Roman" w:cs="Times New Roman"/>
          <w:lang w:val="en-US"/>
        </w:rPr>
        <w:t xml:space="preserve">into </w:t>
      </w:r>
      <w:r w:rsidR="008F2B9E" w:rsidRPr="00C16A75">
        <w:rPr>
          <w:rFonts w:ascii="Times New Roman" w:hAnsi="Times New Roman" w:cs="Times New Roman"/>
          <w:lang w:val="en-US"/>
        </w:rPr>
        <w:t xml:space="preserve">urine </w:t>
      </w:r>
      <w:r w:rsidR="00F24DF8" w:rsidRPr="00C16A75">
        <w:rPr>
          <w:rFonts w:ascii="Times New Roman" w:hAnsi="Times New Roman" w:cs="Times New Roman"/>
          <w:lang w:val="en-US"/>
        </w:rPr>
        <w:t>in the form of an extremely</w:t>
      </w:r>
      <w:r w:rsidR="008F2B9E" w:rsidRPr="00C16A75">
        <w:rPr>
          <w:rFonts w:ascii="Times New Roman" w:hAnsi="Times New Roman" w:cs="Times New Roman"/>
          <w:lang w:val="en-US"/>
        </w:rPr>
        <w:t xml:space="preserve"> efficient mechanism of H</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excretion</w:t>
      </w:r>
      <w:r w:rsidR="00F24DF8" w:rsidRPr="00C16A75">
        <w:rPr>
          <w:rFonts w:ascii="Times New Roman" w:hAnsi="Times New Roman" w:cs="Times New Roman"/>
          <w:lang w:val="en-US"/>
        </w:rPr>
        <w:t>; this is done</w:t>
      </w:r>
      <w:r w:rsidR="008F2B9E" w:rsidRPr="00C16A75">
        <w:rPr>
          <w:rFonts w:ascii="Times New Roman" w:hAnsi="Times New Roman" w:cs="Times New Roman"/>
          <w:lang w:val="en-US"/>
        </w:rPr>
        <w:t xml:space="preserve"> without decreasing urine pH. The deamination of amino acids in</w:t>
      </w:r>
      <w:r w:rsidR="00F24DF8" w:rsidRPr="00C16A75">
        <w:rPr>
          <w:rFonts w:ascii="Times New Roman" w:hAnsi="Times New Roman" w:cs="Times New Roman"/>
          <w:lang w:val="en-US"/>
        </w:rPr>
        <w:t xml:space="preserve"> the</w:t>
      </w:r>
      <w:r w:rsidR="008F2B9E" w:rsidRPr="00C16A75">
        <w:rPr>
          <w:rFonts w:ascii="Times New Roman" w:hAnsi="Times New Roman" w:cs="Times New Roman"/>
          <w:lang w:val="en-US"/>
        </w:rPr>
        <w:t xml:space="preserve"> liver will prepare new glucose or triglycerides as </w:t>
      </w:r>
      <w:r w:rsidR="00F24DF8" w:rsidRPr="00C16A75">
        <w:rPr>
          <w:rFonts w:ascii="Times New Roman" w:hAnsi="Times New Roman" w:cs="Times New Roman"/>
          <w:lang w:val="en-US"/>
        </w:rPr>
        <w:t xml:space="preserve">a </w:t>
      </w:r>
      <w:r w:rsidR="008F2B9E" w:rsidRPr="00C16A75">
        <w:rPr>
          <w:rFonts w:ascii="Times New Roman" w:hAnsi="Times New Roman" w:cs="Times New Roman"/>
          <w:lang w:val="en-US"/>
        </w:rPr>
        <w:t>source of energy for other cells. The new synthetized urea diffuse</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xml:space="preserve"> </w:t>
      </w:r>
      <w:r w:rsidR="008F2B9E" w:rsidRPr="00C16A75">
        <w:rPr>
          <w:rFonts w:ascii="Times New Roman" w:hAnsi="Times New Roman" w:cs="Times New Roman"/>
          <w:lang w:val="en-US"/>
        </w:rPr>
        <w:lastRenderedPageBreak/>
        <w:t>into the blood and take</w:t>
      </w:r>
      <w:r w:rsidR="00F24DF8" w:rsidRPr="00C16A75">
        <w:rPr>
          <w:rFonts w:ascii="Times New Roman" w:hAnsi="Times New Roman" w:cs="Times New Roman"/>
          <w:lang w:val="en-US"/>
        </w:rPr>
        <w:t>s on a</w:t>
      </w:r>
      <w:r w:rsidR="008F2B9E" w:rsidRPr="00C16A75">
        <w:rPr>
          <w:rFonts w:ascii="Times New Roman" w:hAnsi="Times New Roman" w:cs="Times New Roman"/>
          <w:lang w:val="en-US"/>
        </w:rPr>
        <w:t xml:space="preserve"> primary role in high kidney medulla osmolarity, which is necessary for water balance</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(Sands, 1999)</w:t>
      </w:r>
      <w:r w:rsidR="006C2F68" w:rsidRPr="00C16A75">
        <w:rPr>
          <w:rFonts w:ascii="Times New Roman" w:hAnsi="Times New Roman" w:cs="Times New Roman"/>
          <w:lang w:val="en-US"/>
        </w:rPr>
        <w:fldChar w:fldCharType="end"/>
      </w:r>
      <w:r w:rsidR="008F2B9E" w:rsidRPr="00C16A75">
        <w:rPr>
          <w:rFonts w:ascii="Times New Roman" w:hAnsi="Times New Roman" w:cs="Times New Roman"/>
          <w:lang w:val="en-US"/>
        </w:rPr>
        <w:t xml:space="preserve">. </w:t>
      </w:r>
    </w:p>
    <w:p w14:paraId="65D5762A" w14:textId="0386787C" w:rsidR="00DA7495" w:rsidRPr="00C16A75" w:rsidRDefault="00DA7495" w:rsidP="00911E3F">
      <w:pPr>
        <w:pStyle w:val="Nadpis3"/>
        <w:jc w:val="both"/>
        <w:rPr>
          <w:rFonts w:ascii="Times New Roman" w:hAnsi="Times New Roman" w:cs="Times New Roman"/>
          <w:lang w:val="en-US"/>
        </w:rPr>
      </w:pPr>
      <w:r w:rsidRPr="00C16A75">
        <w:rPr>
          <w:rFonts w:ascii="Times New Roman" w:hAnsi="Times New Roman" w:cs="Times New Roman"/>
          <w:lang w:val="en-US"/>
        </w:rPr>
        <w:t>Keto</w:t>
      </w:r>
      <w:r w:rsidR="000C0A36" w:rsidRPr="00C16A75">
        <w:rPr>
          <w:rFonts w:ascii="Times New Roman" w:hAnsi="Times New Roman" w:cs="Times New Roman"/>
          <w:lang w:val="en-US"/>
        </w:rPr>
        <w:t xml:space="preserve"> </w:t>
      </w:r>
      <w:r w:rsidRPr="00C16A75">
        <w:rPr>
          <w:rFonts w:ascii="Times New Roman" w:hAnsi="Times New Roman" w:cs="Times New Roman"/>
          <w:lang w:val="en-US"/>
        </w:rPr>
        <w:t>acids</w:t>
      </w:r>
    </w:p>
    <w:p w14:paraId="4923098A" w14:textId="0AC1833D" w:rsidR="00DA7495" w:rsidRPr="00C16A75" w:rsidRDefault="00DA7495" w:rsidP="00911E3F">
      <w:pPr>
        <w:jc w:val="both"/>
        <w:rPr>
          <w:rFonts w:ascii="Times New Roman" w:hAnsi="Times New Roman" w:cs="Times New Roman"/>
          <w:lang w:val="en-US"/>
        </w:rPr>
      </w:pPr>
      <w:r w:rsidRPr="00C16A75">
        <w:rPr>
          <w:rFonts w:ascii="Times New Roman" w:hAnsi="Times New Roman" w:cs="Times New Roman"/>
          <w:lang w:val="en-US"/>
        </w:rPr>
        <w:t>Keto</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acids are not the primary fuel for </w:t>
      </w:r>
      <w:r w:rsidR="00F24DF8" w:rsidRPr="00C16A75">
        <w:rPr>
          <w:rFonts w:ascii="Times New Roman" w:hAnsi="Times New Roman" w:cs="Times New Roman"/>
          <w:lang w:val="en-US"/>
        </w:rPr>
        <w:t xml:space="preserve">the body’s </w:t>
      </w:r>
      <w:r w:rsidRPr="00C16A75">
        <w:rPr>
          <w:rFonts w:ascii="Times New Roman" w:hAnsi="Times New Roman" w:cs="Times New Roman"/>
          <w:lang w:val="en-US"/>
        </w:rPr>
        <w:t>metabolism, but in some critical situations they can temporar</w:t>
      </w:r>
      <w:r w:rsidR="00F24DF8" w:rsidRPr="00C16A75">
        <w:rPr>
          <w:rFonts w:ascii="Times New Roman" w:hAnsi="Times New Roman" w:cs="Times New Roman"/>
          <w:lang w:val="en-US"/>
        </w:rPr>
        <w:t>ily act as a</w:t>
      </w:r>
      <w:r w:rsidRPr="00C16A75">
        <w:rPr>
          <w:rFonts w:ascii="Times New Roman" w:hAnsi="Times New Roman" w:cs="Times New Roman"/>
          <w:lang w:val="en-US"/>
        </w:rPr>
        <w:t xml:space="preserve"> substitute </w:t>
      </w:r>
      <w:r w:rsidR="00F24DF8" w:rsidRPr="00C16A75">
        <w:rPr>
          <w:rFonts w:ascii="Times New Roman" w:hAnsi="Times New Roman" w:cs="Times New Roman"/>
          <w:lang w:val="en-US"/>
        </w:rPr>
        <w:t xml:space="preserve">for </w:t>
      </w:r>
      <w:r w:rsidRPr="00C16A75">
        <w:rPr>
          <w:rFonts w:ascii="Times New Roman" w:hAnsi="Times New Roman" w:cs="Times New Roman"/>
          <w:lang w:val="en-US"/>
        </w:rPr>
        <w:t xml:space="preserve">missing </w:t>
      </w:r>
      <w:r w:rsidR="00F24DF8" w:rsidRPr="00C16A75">
        <w:rPr>
          <w:rFonts w:ascii="Times New Roman" w:hAnsi="Times New Roman" w:cs="Times New Roman"/>
          <w:lang w:val="en-US"/>
        </w:rPr>
        <w:t>primary</w:t>
      </w:r>
      <w:r w:rsidRPr="00C16A75">
        <w:rPr>
          <w:rFonts w:ascii="Times New Roman" w:hAnsi="Times New Roman" w:cs="Times New Roman"/>
          <w:lang w:val="en-US"/>
        </w:rPr>
        <w:t xml:space="preserve"> nutrients</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 especially for neural tissue.</w:t>
      </w:r>
      <w:r w:rsidR="00394A13" w:rsidRPr="00C16A75">
        <w:rPr>
          <w:rFonts w:ascii="Times New Roman" w:hAnsi="Times New Roman" w:cs="Times New Roman"/>
          <w:lang w:val="en-US"/>
        </w:rPr>
        <w:t xml:space="preserve"> </w:t>
      </w:r>
      <w:r w:rsidR="00E236F2" w:rsidRPr="00C16A75">
        <w:rPr>
          <w:rFonts w:ascii="Times New Roman" w:hAnsi="Times New Roman" w:cs="Times New Roman"/>
          <w:lang w:val="en-US"/>
        </w:rPr>
        <w:t>During ketoacidosis</w:t>
      </w:r>
      <w:r w:rsidR="00F24DF8" w:rsidRPr="00C16A75">
        <w:rPr>
          <w:rFonts w:ascii="Times New Roman" w:hAnsi="Times New Roman" w:cs="Times New Roman"/>
          <w:lang w:val="en-US"/>
        </w:rPr>
        <w:t>,</w:t>
      </w:r>
      <w:r w:rsidR="00E236F2" w:rsidRPr="00C16A75">
        <w:rPr>
          <w:rFonts w:ascii="Times New Roman" w:hAnsi="Times New Roman" w:cs="Times New Roman"/>
          <w:lang w:val="en-US"/>
        </w:rPr>
        <w:t xml:space="preserve"> t</w:t>
      </w:r>
      <w:r w:rsidR="00394A13" w:rsidRPr="00C16A75">
        <w:rPr>
          <w:rFonts w:ascii="Times New Roman" w:hAnsi="Times New Roman" w:cs="Times New Roman"/>
          <w:lang w:val="en-US"/>
        </w:rPr>
        <w:t xml:space="preserve">here are </w:t>
      </w:r>
      <w:r w:rsidR="00E236F2" w:rsidRPr="00C16A75">
        <w:rPr>
          <w:rFonts w:ascii="Times New Roman" w:hAnsi="Times New Roman" w:cs="Times New Roman"/>
          <w:lang w:val="en-US"/>
        </w:rPr>
        <w:t xml:space="preserve">elevated levels of </w:t>
      </w:r>
      <w:r w:rsidR="00394A13" w:rsidRPr="00C16A75">
        <w:rPr>
          <w:rFonts w:ascii="Times New Roman" w:hAnsi="Times New Roman" w:cs="Times New Roman"/>
          <w:lang w:val="en-US"/>
        </w:rPr>
        <w:t>acetyl</w:t>
      </w:r>
      <w:r w:rsidR="007C1AF8" w:rsidRPr="00C16A75">
        <w:rPr>
          <w:rFonts w:ascii="Times New Roman" w:hAnsi="Times New Roman" w:cs="Times New Roman"/>
          <w:lang w:val="en-US"/>
        </w:rPr>
        <w:t xml:space="preserve"> </w:t>
      </w:r>
      <w:r w:rsidR="00394A13" w:rsidRPr="00C16A75">
        <w:rPr>
          <w:rFonts w:ascii="Times New Roman" w:hAnsi="Times New Roman" w:cs="Times New Roman"/>
          <w:lang w:val="en-US"/>
        </w:rPr>
        <w:t>acetate and beta</w:t>
      </w:r>
      <w:r w:rsidR="00E236F2" w:rsidRPr="00C16A75">
        <w:rPr>
          <w:rFonts w:ascii="Times New Roman" w:hAnsi="Times New Roman" w:cs="Times New Roman"/>
          <w:lang w:val="en-US"/>
        </w:rPr>
        <w:t>-</w:t>
      </w:r>
      <w:r w:rsidR="00394A13" w:rsidRPr="00C16A75">
        <w:rPr>
          <w:rFonts w:ascii="Times New Roman" w:hAnsi="Times New Roman" w:cs="Times New Roman"/>
          <w:lang w:val="en-US"/>
        </w:rPr>
        <w:t>hydrox</w:t>
      </w:r>
      <w:r w:rsidR="00E236F2" w:rsidRPr="00C16A75">
        <w:rPr>
          <w:rFonts w:ascii="Times New Roman" w:hAnsi="Times New Roman" w:cs="Times New Roman"/>
          <w:lang w:val="en-US"/>
        </w:rPr>
        <w:t>y</w:t>
      </w:r>
      <w:r w:rsidR="00394A13" w:rsidRPr="00C16A75">
        <w:rPr>
          <w:rFonts w:ascii="Times New Roman" w:hAnsi="Times New Roman" w:cs="Times New Roman"/>
          <w:lang w:val="en-US"/>
        </w:rPr>
        <w:t>butyrate</w:t>
      </w:r>
      <w:r w:rsidR="001F4105" w:rsidRPr="00C16A75">
        <w:rPr>
          <w:rFonts w:ascii="Times New Roman" w:hAnsi="Times New Roman" w:cs="Times New Roman"/>
          <w:lang w:val="en-US"/>
        </w:rPr>
        <w:t xml:space="preserve"> in the body</w:t>
      </w:r>
      <w:r w:rsidR="00394A13" w:rsidRPr="00C16A75">
        <w:rPr>
          <w:rFonts w:ascii="Times New Roman" w:hAnsi="Times New Roman" w:cs="Times New Roman"/>
          <w:lang w:val="en-US"/>
        </w:rPr>
        <w:t xml:space="preserve">. </w:t>
      </w:r>
      <w:r w:rsidR="000C0A36" w:rsidRPr="00C16A75">
        <w:rPr>
          <w:rFonts w:ascii="Times New Roman" w:hAnsi="Times New Roman" w:cs="Times New Roman"/>
          <w:lang w:val="en-US"/>
        </w:rPr>
        <w:t>Keto acid</w:t>
      </w:r>
      <w:r w:rsidR="00394A13" w:rsidRPr="00C16A75">
        <w:rPr>
          <w:rFonts w:ascii="Times New Roman" w:hAnsi="Times New Roman" w:cs="Times New Roman"/>
          <w:lang w:val="en-US"/>
        </w:rPr>
        <w:t xml:space="preserve"> are synthetized in </w:t>
      </w:r>
      <w:r w:rsidR="001F4105" w:rsidRPr="00C16A75">
        <w:rPr>
          <w:rFonts w:ascii="Times New Roman" w:hAnsi="Times New Roman" w:cs="Times New Roman"/>
          <w:lang w:val="en-US"/>
        </w:rPr>
        <w:t xml:space="preserve">the </w:t>
      </w:r>
      <w:r w:rsidR="00394A13" w:rsidRPr="00C16A75">
        <w:rPr>
          <w:rFonts w:ascii="Times New Roman" w:hAnsi="Times New Roman" w:cs="Times New Roman"/>
          <w:lang w:val="en-US"/>
        </w:rPr>
        <w:t>liver from acetyl coenzyme A, which is created mainly from free fatty acids, acetic acid or ethanol</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6C2F68" w:rsidRPr="00C16A75">
        <w:rPr>
          <w:rFonts w:ascii="Times New Roman" w:hAnsi="Times New Roman" w:cs="Times New Roman"/>
          <w:lang w:val="en-US"/>
        </w:rPr>
        <w:fldChar w:fldCharType="end"/>
      </w:r>
      <w:r w:rsidR="00394A13" w:rsidRPr="00C16A75">
        <w:rPr>
          <w:rFonts w:ascii="Times New Roman" w:hAnsi="Times New Roman" w:cs="Times New Roman"/>
          <w:lang w:val="en-US"/>
        </w:rPr>
        <w:t>.</w:t>
      </w:r>
      <w:r w:rsidR="00E236F2" w:rsidRPr="00C16A75">
        <w:rPr>
          <w:rFonts w:ascii="Times New Roman" w:hAnsi="Times New Roman" w:cs="Times New Roman"/>
          <w:lang w:val="en-US"/>
        </w:rPr>
        <w:t xml:space="preserve"> They can be metabolized in various tissues, but the speed of</w:t>
      </w:r>
      <w:r w:rsidR="001F4105" w:rsidRPr="00C16A75">
        <w:rPr>
          <w:rFonts w:ascii="Times New Roman" w:hAnsi="Times New Roman" w:cs="Times New Roman"/>
          <w:lang w:val="en-US"/>
        </w:rPr>
        <w:t xml:space="preserve"> their</w:t>
      </w:r>
      <w:r w:rsidR="00E236F2" w:rsidRPr="00C16A75">
        <w:rPr>
          <w:rFonts w:ascii="Times New Roman" w:hAnsi="Times New Roman" w:cs="Times New Roman"/>
          <w:lang w:val="en-US"/>
        </w:rPr>
        <w:t xml:space="preserve"> degradation is limited </w:t>
      </w:r>
      <w:r w:rsidR="001F4105" w:rsidRPr="00C16A75">
        <w:rPr>
          <w:rFonts w:ascii="Times New Roman" w:hAnsi="Times New Roman" w:cs="Times New Roman"/>
          <w:lang w:val="en-US"/>
        </w:rPr>
        <w:t xml:space="preserve">to the </w:t>
      </w:r>
      <w:r w:rsidR="00E236F2" w:rsidRPr="00C16A75">
        <w:rPr>
          <w:rFonts w:ascii="Times New Roman" w:hAnsi="Times New Roman" w:cs="Times New Roman"/>
          <w:lang w:val="en-US"/>
        </w:rPr>
        <w:t xml:space="preserve">speed of </w:t>
      </w:r>
      <w:r w:rsidR="001F4105" w:rsidRPr="00C16A75">
        <w:rPr>
          <w:rFonts w:ascii="Times New Roman" w:hAnsi="Times New Roman" w:cs="Times New Roman"/>
          <w:lang w:val="en-US"/>
        </w:rPr>
        <w:t xml:space="preserve">the </w:t>
      </w:r>
      <w:r w:rsidR="00E236F2" w:rsidRPr="00C16A75">
        <w:rPr>
          <w:rFonts w:ascii="Times New Roman" w:hAnsi="Times New Roman" w:cs="Times New Roman"/>
          <w:lang w:val="en-US"/>
        </w:rPr>
        <w:t xml:space="preserve">mitochondrial metabolism. </w:t>
      </w:r>
      <w:r w:rsidR="001F4105" w:rsidRPr="00C16A75">
        <w:rPr>
          <w:rFonts w:ascii="Times New Roman" w:hAnsi="Times New Roman" w:cs="Times New Roman"/>
          <w:lang w:val="en-US"/>
        </w:rPr>
        <w:t xml:space="preserve">Thus, </w:t>
      </w:r>
      <w:r w:rsidR="00E236F2" w:rsidRPr="00C16A75">
        <w:rPr>
          <w:rFonts w:ascii="Times New Roman" w:hAnsi="Times New Roman" w:cs="Times New Roman"/>
          <w:lang w:val="en-US"/>
        </w:rPr>
        <w:t>if the</w:t>
      </w:r>
      <w:r w:rsidR="001F4105" w:rsidRPr="00C16A75">
        <w:rPr>
          <w:rFonts w:ascii="Times New Roman" w:hAnsi="Times New Roman" w:cs="Times New Roman"/>
          <w:lang w:val="en-US"/>
        </w:rPr>
        <w:t>ir</w:t>
      </w:r>
      <w:r w:rsidR="00E236F2" w:rsidRPr="00C16A75">
        <w:rPr>
          <w:rFonts w:ascii="Times New Roman" w:hAnsi="Times New Roman" w:cs="Times New Roman"/>
          <w:lang w:val="en-US"/>
        </w:rPr>
        <w:t xml:space="preserve"> production is higher than th</w:t>
      </w:r>
      <w:r w:rsidR="00BD49EA" w:rsidRPr="00C16A75">
        <w:rPr>
          <w:rFonts w:ascii="Times New Roman" w:hAnsi="Times New Roman" w:cs="Times New Roman"/>
          <w:lang w:val="en-US"/>
        </w:rPr>
        <w:t>e</w:t>
      </w:r>
      <w:r w:rsidR="00E236F2" w:rsidRPr="00C16A75">
        <w:rPr>
          <w:rFonts w:ascii="Times New Roman" w:hAnsi="Times New Roman" w:cs="Times New Roman"/>
          <w:lang w:val="en-US"/>
        </w:rPr>
        <w:t>s</w:t>
      </w:r>
      <w:r w:rsidR="00BD49EA" w:rsidRPr="00C16A75">
        <w:rPr>
          <w:rFonts w:ascii="Times New Roman" w:hAnsi="Times New Roman" w:cs="Times New Roman"/>
          <w:lang w:val="en-US"/>
        </w:rPr>
        <w:t>e</w:t>
      </w:r>
      <w:r w:rsidR="00E236F2" w:rsidRPr="00C16A75">
        <w:rPr>
          <w:rFonts w:ascii="Times New Roman" w:hAnsi="Times New Roman" w:cs="Times New Roman"/>
          <w:lang w:val="en-US"/>
        </w:rPr>
        <w:t xml:space="preserve"> limit</w:t>
      </w:r>
      <w:r w:rsidR="00BD49EA" w:rsidRPr="00C16A75">
        <w:rPr>
          <w:rFonts w:ascii="Times New Roman" w:hAnsi="Times New Roman" w:cs="Times New Roman"/>
          <w:lang w:val="en-US"/>
        </w:rPr>
        <w:t>s</w:t>
      </w:r>
      <w:r w:rsidR="00E236F2" w:rsidRPr="00C16A75">
        <w:rPr>
          <w:rFonts w:ascii="Times New Roman" w:hAnsi="Times New Roman" w:cs="Times New Roman"/>
          <w:lang w:val="en-US"/>
        </w:rPr>
        <w:t xml:space="preserve">, they can cause metabolic acidosis </w:t>
      </w:r>
      <w:r w:rsidR="00A163E5" w:rsidRPr="00C16A75">
        <w:rPr>
          <w:rFonts w:ascii="Times New Roman" w:hAnsi="Times New Roman" w:cs="Times New Roman"/>
          <w:lang w:val="en-US"/>
        </w:rPr>
        <w:t xml:space="preserve">accompanied </w:t>
      </w:r>
      <w:r w:rsidR="001F4105" w:rsidRPr="00C16A75">
        <w:rPr>
          <w:rFonts w:ascii="Times New Roman" w:hAnsi="Times New Roman" w:cs="Times New Roman"/>
          <w:lang w:val="en-US"/>
        </w:rPr>
        <w:t xml:space="preserve">by their </w:t>
      </w:r>
      <w:r w:rsidR="00E236F2" w:rsidRPr="00C16A75">
        <w:rPr>
          <w:rFonts w:ascii="Times New Roman" w:hAnsi="Times New Roman" w:cs="Times New Roman"/>
          <w:lang w:val="en-US"/>
        </w:rPr>
        <w:t xml:space="preserve">elevated renal excretion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(Angielski and Lukowicz, 1978; Mateják, 2013)</w:t>
      </w:r>
      <w:r w:rsidR="006C2F68" w:rsidRPr="00C16A75">
        <w:rPr>
          <w:rFonts w:ascii="Times New Roman" w:hAnsi="Times New Roman" w:cs="Times New Roman"/>
          <w:lang w:val="en-US"/>
        </w:rPr>
        <w:fldChar w:fldCharType="end"/>
      </w:r>
      <w:r w:rsidR="00E236F2" w:rsidRPr="00C16A75">
        <w:rPr>
          <w:rFonts w:ascii="Times New Roman" w:hAnsi="Times New Roman" w:cs="Times New Roman"/>
          <w:lang w:val="en-US"/>
        </w:rPr>
        <w:t xml:space="preserve">. </w:t>
      </w:r>
    </w:p>
    <w:p w14:paraId="64824AD3" w14:textId="77777777" w:rsidR="009B57CE" w:rsidRPr="00C16A75" w:rsidRDefault="009B57CE" w:rsidP="009B57CE">
      <w:pPr>
        <w:pStyle w:val="Titulek"/>
        <w:jc w:val="both"/>
        <w:rPr>
          <w:rFonts w:ascii="Times New Roman" w:hAnsi="Times New Roman" w:cs="Times New Roman"/>
          <w:lang w:val="en-US"/>
        </w:rPr>
      </w:pPr>
      <w:r w:rsidRPr="00C16A75">
        <w:rPr>
          <w:rFonts w:ascii="Times New Roman" w:hAnsi="Times New Roman" w:cs="Times New Roman"/>
          <w:noProof/>
          <w:lang w:val="en-US" w:eastAsia="sk-SK"/>
        </w:rPr>
        <w:drawing>
          <wp:inline distT="0" distB="0" distL="0" distR="0" wp14:anchorId="6A100B60" wp14:editId="049158CA">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3"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757D7C22" w14:textId="77777777" w:rsidR="009B57CE" w:rsidRPr="00C16A75" w:rsidRDefault="009B57CE" w:rsidP="009B57CE">
      <w:pPr>
        <w:pStyle w:val="Titulek"/>
        <w:jc w:val="both"/>
        <w:rPr>
          <w:rFonts w:ascii="Times New Roman" w:hAnsi="Times New Roman" w:cs="Times New Roman"/>
          <w:lang w:val="en-US"/>
        </w:rPr>
      </w:pPr>
      <w:bookmarkStart w:id="326" w:name="_Toc421535221"/>
      <w:bookmarkStart w:id="327" w:name="_Toc421558550"/>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5</w:t>
      </w:r>
      <w:r w:rsidRPr="00C16A75">
        <w:rPr>
          <w:rFonts w:ascii="Times New Roman" w:hAnsi="Times New Roman" w:cs="Times New Roman"/>
          <w:lang w:val="en-US"/>
        </w:rPr>
        <w:fldChar w:fldCharType="end"/>
      </w:r>
      <w:r w:rsidRPr="00C16A75">
        <w:rPr>
          <w:rFonts w:ascii="Times New Roman" w:hAnsi="Times New Roman" w:cs="Times New Roman"/>
          <w:lang w:val="en-US"/>
        </w:rPr>
        <w:t>: Keto-acids.</w:t>
      </w:r>
      <w:bookmarkEnd w:id="326"/>
      <w:bookmarkEnd w:id="327"/>
    </w:p>
    <w:p w14:paraId="73EA0319" w14:textId="77777777" w:rsidR="00822BCE" w:rsidRPr="00C16A75" w:rsidRDefault="00822BCE" w:rsidP="00822BCE">
      <w:pPr>
        <w:pStyle w:val="Nadpis3"/>
        <w:rPr>
          <w:rFonts w:ascii="Times New Roman" w:hAnsi="Times New Roman" w:cs="Times New Roman"/>
          <w:lang w:val="en-US"/>
        </w:rPr>
      </w:pPr>
      <w:bookmarkStart w:id="328" w:name="_Ref415238969"/>
      <w:r w:rsidRPr="00C16A75">
        <w:rPr>
          <w:rFonts w:ascii="Times New Roman" w:hAnsi="Times New Roman" w:cs="Times New Roman"/>
          <w:lang w:val="en-US"/>
        </w:rPr>
        <w:t>Comparison with HumMod 1.6</w:t>
      </w:r>
      <w:bookmarkEnd w:id="328"/>
    </w:p>
    <w:p w14:paraId="7385C486" w14:textId="0AA7F29A"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 xml:space="preserve">The nutrient metabolism 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has only small differences </w:t>
      </w:r>
      <w:r w:rsidR="001F4105"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HumMod 1.6 such as </w:t>
      </w:r>
      <w:r w:rsidR="001F4105" w:rsidRPr="00C16A75">
        <w:rPr>
          <w:rFonts w:ascii="Times New Roman" w:hAnsi="Times New Roman" w:cs="Times New Roman"/>
          <w:lang w:val="en-US"/>
        </w:rPr>
        <w:t xml:space="preserve">in the case of </w:t>
      </w:r>
      <w:r w:rsidRPr="00C16A75">
        <w:rPr>
          <w:rFonts w:ascii="Times New Roman" w:hAnsi="Times New Roman" w:cs="Times New Roman"/>
          <w:lang w:val="en-US"/>
        </w:rPr>
        <w:t>correcting units</w:t>
      </w:r>
      <w:r w:rsidR="00C4790F" w:rsidRPr="00C16A75">
        <w:rPr>
          <w:rFonts w:ascii="Times New Roman" w:hAnsi="Times New Roman" w:cs="Times New Roman"/>
          <w:lang w:val="en-US"/>
        </w:rPr>
        <w:t>,</w:t>
      </w:r>
      <w:r w:rsidRPr="00C16A75">
        <w:rPr>
          <w:rFonts w:ascii="Times New Roman" w:hAnsi="Times New Roman" w:cs="Times New Roman"/>
          <w:lang w:val="en-US"/>
        </w:rPr>
        <w:t xml:space="preserve"> stabilizing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shape of approximated curves</w:t>
      </w:r>
      <w:r w:rsidR="00C4790F" w:rsidRPr="00C16A75">
        <w:rPr>
          <w:rFonts w:ascii="Times New Roman" w:hAnsi="Times New Roman" w:cs="Times New Roman"/>
          <w:lang w:val="en-US"/>
        </w:rPr>
        <w:t xml:space="preserve"> </w:t>
      </w:r>
      <w:r w:rsidR="001F4105" w:rsidRPr="00C16A75">
        <w:rPr>
          <w:rFonts w:ascii="Times New Roman" w:hAnsi="Times New Roman" w:cs="Times New Roman"/>
          <w:lang w:val="en-US"/>
        </w:rPr>
        <w:t xml:space="preserve">and the </w:t>
      </w:r>
      <w:r w:rsidR="00C4790F" w:rsidRPr="00C16A75">
        <w:rPr>
          <w:rFonts w:ascii="Times New Roman" w:hAnsi="Times New Roman" w:cs="Times New Roman"/>
          <w:lang w:val="en-US"/>
        </w:rPr>
        <w:t xml:space="preserve">setting of </w:t>
      </w:r>
      <w:r w:rsidR="001F4105" w:rsidRPr="00C16A75">
        <w:rPr>
          <w:rFonts w:ascii="Times New Roman" w:hAnsi="Times New Roman" w:cs="Times New Roman"/>
          <w:lang w:val="en-US"/>
        </w:rPr>
        <w:t xml:space="preserve">an </w:t>
      </w:r>
      <w:r w:rsidR="00C4790F" w:rsidRPr="00C16A75">
        <w:rPr>
          <w:rFonts w:ascii="Times New Roman" w:hAnsi="Times New Roman" w:cs="Times New Roman"/>
          <w:lang w:val="en-US"/>
        </w:rPr>
        <w:t>optimal diet for long simulations</w:t>
      </w:r>
      <w:r w:rsidRPr="00C16A75">
        <w:rPr>
          <w:rFonts w:ascii="Times New Roman" w:hAnsi="Times New Roman" w:cs="Times New Roman"/>
          <w:lang w:val="en-US"/>
        </w:rPr>
        <w:t>.</w:t>
      </w:r>
    </w:p>
    <w:p w14:paraId="6DD13EFD" w14:textId="6AE715C7"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1F4105" w:rsidRPr="00C16A75">
        <w:rPr>
          <w:rFonts w:ascii="Times New Roman" w:hAnsi="Times New Roman" w:cs="Times New Roman"/>
          <w:lang w:val="en-US"/>
        </w:rPr>
        <w:t>,</w:t>
      </w:r>
      <w:r w:rsidRPr="00C16A75">
        <w:rPr>
          <w:rFonts w:ascii="Times New Roman" w:hAnsi="Times New Roman" w:cs="Times New Roman"/>
          <w:lang w:val="en-US"/>
        </w:rPr>
        <w:t xml:space="preserve"> the physical unit of glucose consumed during anaerobic metabolism by tissue is </w:t>
      </w:r>
      <w:r w:rsidR="002F53A2" w:rsidRPr="00C16A75">
        <w:rPr>
          <w:rFonts w:ascii="Times New Roman" w:hAnsi="Times New Roman" w:cs="Times New Roman"/>
          <w:lang w:val="en-US"/>
        </w:rPr>
        <w:t xml:space="preserve">in HumMod 1.6 </w:t>
      </w:r>
      <w:r w:rsidRPr="00C16A75">
        <w:rPr>
          <w:rFonts w:ascii="Times New Roman" w:hAnsi="Times New Roman" w:cs="Times New Roman"/>
          <w:lang w:val="en-US"/>
        </w:rPr>
        <w:t xml:space="preserve">expressed in mg/min and this value is assigned </w:t>
      </w:r>
      <w:r w:rsidR="002F53A2" w:rsidRPr="00C16A75">
        <w:rPr>
          <w:rFonts w:ascii="Times New Roman" w:hAnsi="Times New Roman" w:cs="Times New Roman"/>
          <w:lang w:val="en-US"/>
        </w:rPr>
        <w:t xml:space="preserve">by mistake </w:t>
      </w:r>
      <w:r w:rsidR="001F4105" w:rsidRPr="00C16A75">
        <w:rPr>
          <w:rFonts w:ascii="Times New Roman" w:hAnsi="Times New Roman" w:cs="Times New Roman"/>
          <w:lang w:val="en-US"/>
        </w:rPr>
        <w:t xml:space="preserve">as a </w:t>
      </w:r>
      <w:r w:rsidRPr="00C16A75">
        <w:rPr>
          <w:rFonts w:ascii="Times New Roman" w:hAnsi="Times New Roman" w:cs="Times New Roman"/>
          <w:lang w:val="en-US"/>
        </w:rPr>
        <w:t xml:space="preserve">variable </w:t>
      </w:r>
      <w:r w:rsidR="001F4105" w:rsidRPr="00C16A75">
        <w:rPr>
          <w:rFonts w:ascii="Times New Roman" w:hAnsi="Times New Roman" w:cs="Times New Roman"/>
          <w:lang w:val="en-US"/>
        </w:rPr>
        <w:t xml:space="preserve">given </w:t>
      </w:r>
      <w:r w:rsidRPr="00C16A75">
        <w:rPr>
          <w:rFonts w:ascii="Times New Roman" w:hAnsi="Times New Roman" w:cs="Times New Roman"/>
          <w:lang w:val="en-US"/>
        </w:rPr>
        <w:t>in cal/min. In Modelica</w:t>
      </w:r>
      <w:r w:rsidR="001F4105" w:rsidRPr="00C16A75">
        <w:rPr>
          <w:rFonts w:ascii="Times New Roman" w:hAnsi="Times New Roman" w:cs="Times New Roman"/>
          <w:lang w:val="en-US"/>
        </w:rPr>
        <w:t xml:space="preserve">, a </w:t>
      </w:r>
      <w:r w:rsidR="00B47FE0" w:rsidRPr="00C16A75">
        <w:rPr>
          <w:rFonts w:ascii="Times New Roman" w:hAnsi="Times New Roman" w:cs="Times New Roman"/>
          <w:lang w:val="en-US"/>
        </w:rPr>
        <w:t xml:space="preserve">user </w:t>
      </w:r>
      <w:r w:rsidRPr="00C16A75">
        <w:rPr>
          <w:rFonts w:ascii="Times New Roman" w:hAnsi="Times New Roman" w:cs="Times New Roman"/>
          <w:lang w:val="en-US"/>
        </w:rPr>
        <w:t xml:space="preserve">is not </w:t>
      </w:r>
      <w:r w:rsidR="001F4105" w:rsidRPr="00C16A75">
        <w:rPr>
          <w:rFonts w:ascii="Times New Roman" w:hAnsi="Times New Roman" w:cs="Times New Roman"/>
          <w:lang w:val="en-US"/>
        </w:rPr>
        <w:t xml:space="preserve">allowed </w:t>
      </w:r>
      <w:r w:rsidRPr="00C16A75">
        <w:rPr>
          <w:rFonts w:ascii="Times New Roman" w:hAnsi="Times New Roman" w:cs="Times New Roman"/>
          <w:lang w:val="en-US"/>
        </w:rPr>
        <w:t>to connect incompatible physical quantit</w:t>
      </w:r>
      <w:r w:rsidR="001F4105" w:rsidRPr="00C16A75">
        <w:rPr>
          <w:rFonts w:ascii="Times New Roman" w:hAnsi="Times New Roman" w:cs="Times New Roman"/>
          <w:lang w:val="en-US"/>
        </w:rPr>
        <w:t>ies</w:t>
      </w:r>
      <w:r w:rsidRPr="00C16A75">
        <w:rPr>
          <w:rFonts w:ascii="Times New Roman" w:hAnsi="Times New Roman" w:cs="Times New Roman"/>
          <w:lang w:val="en-US"/>
        </w:rPr>
        <w:t xml:space="preserve"> or physical units without conver</w:t>
      </w:r>
      <w:r w:rsidR="001F4105" w:rsidRPr="00C16A75">
        <w:rPr>
          <w:rFonts w:ascii="Times New Roman" w:hAnsi="Times New Roman" w:cs="Times New Roman"/>
          <w:lang w:val="en-US"/>
        </w:rPr>
        <w:t>ting them first</w:t>
      </w:r>
      <w:r w:rsidRPr="00C16A75">
        <w:rPr>
          <w:rFonts w:ascii="Times New Roman" w:hAnsi="Times New Roman" w:cs="Times New Roman"/>
          <w:lang w:val="en-US"/>
        </w:rPr>
        <w:t xml:space="preserve">. </w:t>
      </w:r>
      <w:r w:rsidR="001F4105" w:rsidRPr="00C16A75">
        <w:rPr>
          <w:rFonts w:ascii="Times New Roman" w:hAnsi="Times New Roman" w:cs="Times New Roman"/>
          <w:lang w:val="en-US"/>
        </w:rPr>
        <w:t>Thus,</w:t>
      </w:r>
      <w:r w:rsidRPr="00C16A75">
        <w:rPr>
          <w:rFonts w:ascii="Times New Roman" w:hAnsi="Times New Roman" w:cs="Times New Roman"/>
          <w:lang w:val="en-US"/>
        </w:rPr>
        <w:t xml:space="preserve"> this type of error </w:t>
      </w:r>
      <w:r w:rsidR="001F4105" w:rsidRPr="00C16A75">
        <w:rPr>
          <w:rFonts w:ascii="Times New Roman" w:hAnsi="Times New Roman" w:cs="Times New Roman"/>
          <w:lang w:val="en-US"/>
        </w:rPr>
        <w:t xml:space="preserve">should automatically be prevented </w:t>
      </w:r>
      <w:r w:rsidRPr="00C16A75">
        <w:rPr>
          <w:rFonts w:ascii="Times New Roman" w:hAnsi="Times New Roman" w:cs="Times New Roman"/>
          <w:lang w:val="en-US"/>
        </w:rPr>
        <w:t xml:space="preserve">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because glucose </w:t>
      </w:r>
      <w:r w:rsidR="00A163E5" w:rsidRPr="00C16A75">
        <w:rPr>
          <w:rFonts w:ascii="Times New Roman" w:hAnsi="Times New Roman" w:cs="Times New Roman"/>
          <w:lang w:val="en-US"/>
        </w:rPr>
        <w:t xml:space="preserve">is </w:t>
      </w:r>
      <w:r w:rsidR="001F4105" w:rsidRPr="00C16A75">
        <w:rPr>
          <w:rFonts w:ascii="Times New Roman" w:hAnsi="Times New Roman" w:cs="Times New Roman"/>
          <w:lang w:val="en-US"/>
        </w:rPr>
        <w:t xml:space="preserve">in this instance </w:t>
      </w:r>
      <w:r w:rsidRPr="00C16A75">
        <w:rPr>
          <w:rFonts w:ascii="Times New Roman" w:hAnsi="Times New Roman" w:cs="Times New Roman"/>
          <w:lang w:val="en-US"/>
        </w:rPr>
        <w:t xml:space="preserve">always represented by ‘amount of substance’ and ‘molar flows’ as physical quantities using ‘moles’ and ‘moles per second’ as SI-units. These units are used in each </w:t>
      </w:r>
      <w:r w:rsidR="00984AF0" w:rsidRPr="00C16A75">
        <w:rPr>
          <w:rFonts w:ascii="Times New Roman" w:hAnsi="Times New Roman" w:cs="Times New Roman"/>
          <w:lang w:val="en-US"/>
        </w:rPr>
        <w:t xml:space="preserve">instance </w:t>
      </w:r>
      <w:r w:rsidRPr="00C16A75">
        <w:rPr>
          <w:rFonts w:ascii="Times New Roman" w:hAnsi="Times New Roman" w:cs="Times New Roman"/>
          <w:lang w:val="en-US"/>
        </w:rPr>
        <w:t xml:space="preserve">of the Physiomodel – in chemical reactions, in glucose transports </w:t>
      </w:r>
      <w:r w:rsidR="00984AF0" w:rsidRPr="00C16A75">
        <w:rPr>
          <w:rFonts w:ascii="Times New Roman" w:hAnsi="Times New Roman" w:cs="Times New Roman"/>
          <w:lang w:val="en-US"/>
        </w:rPr>
        <w:t xml:space="preserve">and </w:t>
      </w:r>
      <w:r w:rsidRPr="00C16A75">
        <w:rPr>
          <w:rFonts w:ascii="Times New Roman" w:hAnsi="Times New Roman" w:cs="Times New Roman"/>
          <w:lang w:val="en-US"/>
        </w:rPr>
        <w:t>in glucose storage.</w:t>
      </w:r>
    </w:p>
    <w:p w14:paraId="0F6A68EC" w14:textId="24D7C6CD"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lastRenderedPageBreak/>
        <w:t>Some approximation</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effects use the cubic interpolation splines to express empirical dependences. Using these splines is easy: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user se</w:t>
      </w:r>
      <w:r w:rsidR="00984AF0" w:rsidRPr="00C16A75">
        <w:rPr>
          <w:rFonts w:ascii="Times New Roman" w:hAnsi="Times New Roman" w:cs="Times New Roman"/>
          <w:lang w:val="en-US"/>
        </w:rPr>
        <w:t>ts</w:t>
      </w:r>
      <w:r w:rsidRPr="00C16A75">
        <w:rPr>
          <w:rFonts w:ascii="Times New Roman" w:hAnsi="Times New Roman" w:cs="Times New Roman"/>
          <w:lang w:val="en-US"/>
        </w:rPr>
        <w:t xml:space="preserve"> only a </w:t>
      </w:r>
      <w:r w:rsidR="00984AF0" w:rsidRPr="00C16A75">
        <w:rPr>
          <w:rFonts w:ascii="Times New Roman" w:hAnsi="Times New Roman" w:cs="Times New Roman"/>
          <w:lang w:val="en-US"/>
        </w:rPr>
        <w:t xml:space="preserve">small number of </w:t>
      </w:r>
      <w:r w:rsidRPr="00C16A75">
        <w:rPr>
          <w:rFonts w:ascii="Times New Roman" w:hAnsi="Times New Roman" w:cs="Times New Roman"/>
          <w:lang w:val="en-US"/>
        </w:rPr>
        <w:t xml:space="preserve">points </w:t>
      </w:r>
      <w:r w:rsidR="00984AF0" w:rsidRPr="00C16A75">
        <w:rPr>
          <w:rFonts w:ascii="Times New Roman" w:hAnsi="Times New Roman" w:cs="Times New Roman"/>
          <w:lang w:val="en-US"/>
        </w:rPr>
        <w:t xml:space="preserve">on </w:t>
      </w:r>
      <w:r w:rsidRPr="00C16A75">
        <w:rPr>
          <w:rFonts w:ascii="Times New Roman" w:hAnsi="Times New Roman" w:cs="Times New Roman"/>
          <w:lang w:val="en-US"/>
        </w:rPr>
        <w:t>the x-y graph between the dependent variables. For example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the definition of the linear line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setting </w:t>
      </w:r>
      <w:r w:rsidRPr="00C16A75">
        <w:rPr>
          <w:rFonts w:ascii="Times New Roman" w:hAnsi="Times New Roman" w:cs="Times New Roman"/>
          <w:lang w:val="en-US"/>
        </w:rPr>
        <w:t>one point is enough</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more nonlinear functions</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two or three points</w:t>
      </w:r>
      <w:r w:rsidR="00984AF0" w:rsidRPr="00C16A75">
        <w:rPr>
          <w:rFonts w:ascii="Times New Roman" w:hAnsi="Times New Roman" w:cs="Times New Roman"/>
          <w:lang w:val="en-US"/>
        </w:rPr>
        <w:t xml:space="preserve"> are typically used</w:t>
      </w:r>
      <w:r w:rsidRPr="00C16A75">
        <w:rPr>
          <w:rFonts w:ascii="Times New Roman" w:hAnsi="Times New Roman" w:cs="Times New Roman"/>
          <w:lang w:val="en-US"/>
        </w:rPr>
        <w:t>. These points contain the value of</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x-axe,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y-axe and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slope. </w:t>
      </w:r>
      <w:r w:rsidR="00984AF0" w:rsidRPr="00C16A75">
        <w:rPr>
          <w:rFonts w:ascii="Times New Roman" w:hAnsi="Times New Roman" w:cs="Times New Roman"/>
          <w:lang w:val="en-US"/>
        </w:rPr>
        <w:t>The</w:t>
      </w:r>
      <w:r w:rsidRPr="00C16A75">
        <w:rPr>
          <w:rFonts w:ascii="Times New Roman" w:hAnsi="Times New Roman" w:cs="Times New Roman"/>
          <w:lang w:val="en-US"/>
        </w:rPr>
        <w:t xml:space="preserve"> slope </w:t>
      </w:r>
      <w:r w:rsidR="00984AF0" w:rsidRPr="00C16A75">
        <w:rPr>
          <w:rFonts w:ascii="Times New Roman" w:hAnsi="Times New Roman" w:cs="Times New Roman"/>
          <w:lang w:val="en-US"/>
        </w:rPr>
        <w:t xml:space="preserve">poses </w:t>
      </w:r>
      <w:r w:rsidRPr="00C16A75">
        <w:rPr>
          <w:rFonts w:ascii="Times New Roman" w:hAnsi="Times New Roman" w:cs="Times New Roman"/>
          <w:lang w:val="en-US"/>
        </w:rPr>
        <w:t>the biggest problem, because it determines the shape of the function between two points. If the slope is t</w:t>
      </w:r>
      <w:r w:rsidR="00984AF0" w:rsidRPr="00C16A75">
        <w:rPr>
          <w:rFonts w:ascii="Times New Roman" w:hAnsi="Times New Roman" w:cs="Times New Roman"/>
          <w:lang w:val="en-US"/>
        </w:rPr>
        <w:t>o</w:t>
      </w:r>
      <w:r w:rsidRPr="00C16A75">
        <w:rPr>
          <w:rFonts w:ascii="Times New Roman" w:hAnsi="Times New Roman" w:cs="Times New Roman"/>
          <w:lang w:val="en-US"/>
        </w:rPr>
        <w:t>o sharp</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a small fluctuation c</w:t>
      </w:r>
      <w:r w:rsidR="00984AF0" w:rsidRPr="00C16A75">
        <w:rPr>
          <w:rFonts w:ascii="Times New Roman" w:hAnsi="Times New Roman" w:cs="Times New Roman"/>
          <w:lang w:val="en-US"/>
        </w:rPr>
        <w:t>an occur</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This </w:t>
      </w:r>
      <w:r w:rsidRPr="00C16A75">
        <w:rPr>
          <w:rFonts w:ascii="Times New Roman" w:hAnsi="Times New Roman" w:cs="Times New Roman"/>
          <w:lang w:val="en-US"/>
        </w:rPr>
        <w:t>means that the shape of the function can leave the interval defined by</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y-coordinates of the points. In this situation</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 function loses its invertibility and </w:t>
      </w:r>
      <w:r w:rsidR="00984AF0" w:rsidRPr="00C16A75">
        <w:rPr>
          <w:rFonts w:ascii="Times New Roman" w:hAnsi="Times New Roman" w:cs="Times New Roman"/>
          <w:lang w:val="en-US"/>
        </w:rPr>
        <w:t>can</w:t>
      </w:r>
      <w:r w:rsidRPr="00C16A75">
        <w:rPr>
          <w:rFonts w:ascii="Times New Roman" w:hAnsi="Times New Roman" w:cs="Times New Roman"/>
          <w:lang w:val="en-US"/>
        </w:rPr>
        <w:t xml:space="preserve"> be inconsistent for some type</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non-linear solvers such as “Newton solver”. </w:t>
      </w:r>
      <w:r w:rsidR="00984AF0" w:rsidRPr="00C16A75">
        <w:rPr>
          <w:rFonts w:ascii="Times New Roman" w:hAnsi="Times New Roman" w:cs="Times New Roman"/>
          <w:lang w:val="en-US"/>
        </w:rPr>
        <w:t xml:space="preserve">Therefore, </w:t>
      </w:r>
      <w:r w:rsidRPr="00C16A75">
        <w:rPr>
          <w:rFonts w:ascii="Times New Roman" w:hAnsi="Times New Roman" w:cs="Times New Roman"/>
          <w:lang w:val="en-US"/>
        </w:rPr>
        <w:t>if it is not necessary</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it is better to avoid this fluctuation by correcting the nearest slope to </w:t>
      </w:r>
      <w:r w:rsidR="00984AF0" w:rsidRPr="00C16A75">
        <w:rPr>
          <w:rFonts w:ascii="Times New Roman" w:hAnsi="Times New Roman" w:cs="Times New Roman"/>
          <w:lang w:val="en-US"/>
        </w:rPr>
        <w:t xml:space="preserve">a better </w:t>
      </w:r>
      <w:r w:rsidRPr="00C16A75">
        <w:rPr>
          <w:rFonts w:ascii="Times New Roman" w:hAnsi="Times New Roman" w:cs="Times New Roman"/>
          <w:lang w:val="en-US"/>
        </w:rPr>
        <w:t>comfort value or by adding more definition points. In HumMod 1.6</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these fluctuations can be observed</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in</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mass effect of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glycogen to glycogenesis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or in </w:t>
      </w:r>
      <w:r w:rsidR="00F248E9" w:rsidRPr="00C16A75">
        <w:rPr>
          <w:rFonts w:ascii="Times New Roman" w:hAnsi="Times New Roman" w:cs="Times New Roman"/>
          <w:lang w:val="en-US"/>
        </w:rPr>
        <w:t xml:space="preserve">the effect of the </w:t>
      </w:r>
      <w:r w:rsidRPr="00C16A75">
        <w:rPr>
          <w:rFonts w:ascii="Times New Roman" w:hAnsi="Times New Roman" w:cs="Times New Roman"/>
          <w:lang w:val="en-US"/>
        </w:rPr>
        <w:t xml:space="preserve">glucagon to ketogenesis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These situations are solved 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w:t>
      </w:r>
      <w:r w:rsidR="00F248E9" w:rsidRPr="00C16A75">
        <w:rPr>
          <w:rFonts w:ascii="Times New Roman" w:hAnsi="Times New Roman" w:cs="Times New Roman"/>
          <w:lang w:val="en-US"/>
        </w:rPr>
        <w:t xml:space="preserve">by </w:t>
      </w:r>
      <w:r w:rsidRPr="00C16A75">
        <w:rPr>
          <w:rFonts w:ascii="Times New Roman" w:hAnsi="Times New Roman" w:cs="Times New Roman"/>
          <w:lang w:val="en-US"/>
        </w:rPr>
        <w:t>rotating the slope of the middle point to</w:t>
      </w:r>
      <w:r w:rsidR="00F248E9" w:rsidRPr="00C16A75">
        <w:rPr>
          <w:rFonts w:ascii="Times New Roman" w:hAnsi="Times New Roman" w:cs="Times New Roman"/>
          <w:lang w:val="en-US"/>
        </w:rPr>
        <w:t xml:space="preserve"> a</w:t>
      </w:r>
      <w:r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slightly </w:t>
      </w:r>
      <w:r w:rsidRPr="00C16A75">
        <w:rPr>
          <w:rFonts w:ascii="Times New Roman" w:hAnsi="Times New Roman" w:cs="Times New Roman"/>
          <w:lang w:val="en-US"/>
        </w:rPr>
        <w:t xml:space="preserve">more horizontal direction. </w:t>
      </w:r>
    </w:p>
    <w:p w14:paraId="58CE2A2A" w14:textId="2C218F8A" w:rsidR="00C4790F" w:rsidRPr="00C16A75" w:rsidRDefault="00C4790F" w:rsidP="0027635E">
      <w:pPr>
        <w:jc w:val="both"/>
        <w:rPr>
          <w:rFonts w:ascii="Times New Roman" w:hAnsi="Times New Roman" w:cs="Times New Roman"/>
          <w:lang w:val="en-US"/>
        </w:rPr>
      </w:pPr>
      <w:r w:rsidRPr="00C16A75">
        <w:rPr>
          <w:rFonts w:ascii="Times New Roman" w:hAnsi="Times New Roman" w:cs="Times New Roman"/>
          <w:lang w:val="en-US"/>
        </w:rPr>
        <w:t xml:space="preserve">For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F248E9" w:rsidRPr="00C16A75">
        <w:rPr>
          <w:rFonts w:ascii="Times New Roman" w:hAnsi="Times New Roman" w:cs="Times New Roman"/>
          <w:lang w:val="en-US"/>
        </w:rPr>
        <w:t xml:space="preserve">, </w:t>
      </w:r>
      <w:r w:rsidRPr="00C16A75">
        <w:rPr>
          <w:rFonts w:ascii="Times New Roman" w:hAnsi="Times New Roman" w:cs="Times New Roman"/>
          <w:lang w:val="en-US"/>
        </w:rPr>
        <w:t xml:space="preserve">the optimal diet </w:t>
      </w:r>
      <w:r w:rsidR="00A95A2B" w:rsidRPr="00C16A75">
        <w:rPr>
          <w:rFonts w:ascii="Times New Roman" w:hAnsi="Times New Roman" w:cs="Times New Roman"/>
          <w:lang w:val="en-US"/>
        </w:rPr>
        <w:t xml:space="preserve">for the default setting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 xml:space="preserve">75kg </w:t>
      </w:r>
      <w:r w:rsidR="00F248E9" w:rsidRPr="00C16A75">
        <w:rPr>
          <w:rFonts w:ascii="Times New Roman" w:hAnsi="Times New Roman" w:cs="Times New Roman"/>
          <w:lang w:val="en-US"/>
        </w:rPr>
        <w:t xml:space="preserve">male </w:t>
      </w:r>
      <w:r w:rsidR="00A95A2B" w:rsidRPr="00C16A75">
        <w:rPr>
          <w:rFonts w:ascii="Times New Roman" w:hAnsi="Times New Roman" w:cs="Times New Roman"/>
          <w:lang w:val="en-US"/>
        </w:rPr>
        <w:t xml:space="preserve">with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metabolic rate of 2500kcal/day)</w:t>
      </w:r>
      <w:r w:rsidR="00F248E9" w:rsidRPr="00C16A75">
        <w:rPr>
          <w:rFonts w:ascii="Times New Roman" w:hAnsi="Times New Roman" w:cs="Times New Roman"/>
          <w:lang w:val="en-US"/>
        </w:rPr>
        <w:t xml:space="preserve"> was prepared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A diet of</w:t>
      </w:r>
      <w:r w:rsidR="00A95A2B" w:rsidRPr="00C16A75">
        <w:rPr>
          <w:rFonts w:ascii="Times New Roman" w:hAnsi="Times New Roman" w:cs="Times New Roman"/>
          <w:lang w:val="en-US"/>
        </w:rPr>
        <w:t xml:space="preserve"> 2000kcal of carbohydrates, 300kcal of proteins and 200kcal of fats </w:t>
      </w:r>
      <w:r w:rsidR="00F248E9" w:rsidRPr="00C16A75">
        <w:rPr>
          <w:rFonts w:ascii="Times New Roman" w:hAnsi="Times New Roman" w:cs="Times New Roman"/>
          <w:lang w:val="en-US"/>
        </w:rPr>
        <w:t>per</w:t>
      </w:r>
      <w:r w:rsidR="00A95A2B" w:rsidRPr="00C16A75">
        <w:rPr>
          <w:rFonts w:ascii="Times New Roman" w:hAnsi="Times New Roman" w:cs="Times New Roman"/>
          <w:lang w:val="en-US"/>
        </w:rPr>
        <w:t xml:space="preserve"> day</w:t>
      </w:r>
      <w:r w:rsidR="00F248E9" w:rsidRPr="00C16A75">
        <w:rPr>
          <w:rFonts w:ascii="Times New Roman" w:hAnsi="Times New Roman" w:cs="Times New Roman"/>
          <w:lang w:val="en-US"/>
        </w:rPr>
        <w:t xml:space="preserve"> was selected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In a l</w:t>
      </w:r>
      <w:r w:rsidR="00921346" w:rsidRPr="00C16A75">
        <w:rPr>
          <w:rFonts w:ascii="Times New Roman" w:hAnsi="Times New Roman" w:cs="Times New Roman"/>
          <w:lang w:val="en-US"/>
        </w:rPr>
        <w:t>ong-term</w:t>
      </w:r>
      <w:r w:rsidR="00A95A2B" w:rsidRPr="00C16A75">
        <w:rPr>
          <w:rFonts w:ascii="Times New Roman" w:hAnsi="Times New Roman" w:cs="Times New Roman"/>
          <w:lang w:val="en-US"/>
        </w:rPr>
        <w:t xml:space="preserve"> simulation </w:t>
      </w:r>
      <w:r w:rsidR="00F248E9" w:rsidRPr="00C16A75">
        <w:rPr>
          <w:rFonts w:ascii="Times New Roman" w:hAnsi="Times New Roman" w:cs="Times New Roman"/>
          <w:lang w:val="en-US"/>
        </w:rPr>
        <w:t xml:space="preserve">including </w:t>
      </w:r>
      <w:r w:rsidR="00A95A2B" w:rsidRPr="00C16A75">
        <w:rPr>
          <w:rFonts w:ascii="Times New Roman" w:hAnsi="Times New Roman" w:cs="Times New Roman"/>
          <w:lang w:val="en-US"/>
        </w:rPr>
        <w:t>this diet</w:t>
      </w:r>
      <w:r w:rsidR="00F248E9" w:rsidRPr="00C16A75">
        <w:rPr>
          <w:rFonts w:ascii="Times New Roman" w:hAnsi="Times New Roman" w:cs="Times New Roman"/>
          <w:lang w:val="en-US"/>
        </w:rPr>
        <w:t xml:space="preserve">, </w:t>
      </w:r>
      <w:r w:rsidR="00A95A2B" w:rsidRPr="00C16A75">
        <w:rPr>
          <w:rFonts w:ascii="Times New Roman" w:hAnsi="Times New Roman" w:cs="Times New Roman"/>
          <w:lang w:val="en-US"/>
        </w:rPr>
        <w:t xml:space="preserve">adipose tissue stabilized at 3.6 kg as 5% of body mass </w:t>
      </w:r>
      <w:r w:rsidR="00F248E9" w:rsidRPr="00C16A75">
        <w:rPr>
          <w:rFonts w:ascii="Times New Roman" w:hAnsi="Times New Roman" w:cs="Times New Roman"/>
          <w:lang w:val="en-US"/>
        </w:rPr>
        <w:t>–</w:t>
      </w:r>
      <w:r w:rsidR="00A95A2B" w:rsidRPr="00C16A75">
        <w:rPr>
          <w:rFonts w:ascii="Times New Roman" w:hAnsi="Times New Roman" w:cs="Times New Roman"/>
          <w:lang w:val="en-US"/>
        </w:rPr>
        <w:t xml:space="preserve"> typical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healthy state.</w:t>
      </w:r>
    </w:p>
    <w:p w14:paraId="78346140" w14:textId="77777777" w:rsidR="003362FC" w:rsidRPr="00C16A75" w:rsidRDefault="003362FC" w:rsidP="004F0385">
      <w:pPr>
        <w:pStyle w:val="Nadpis2"/>
        <w:rPr>
          <w:rStyle w:val="Znaknadpisu1"/>
          <w:rFonts w:ascii="Times New Roman" w:hAnsi="Times New Roman" w:cs="Times New Roman"/>
          <w:sz w:val="28"/>
        </w:rPr>
      </w:pPr>
      <w:bookmarkStart w:id="329" w:name="_Toc409289330"/>
      <w:bookmarkStart w:id="330" w:name="_Toc420288838"/>
      <w:bookmarkStart w:id="331" w:name="_Toc421792689"/>
      <w:r w:rsidRPr="00C16A75">
        <w:rPr>
          <w:rStyle w:val="Znaknadpisu1"/>
          <w:rFonts w:ascii="Times New Roman" w:hAnsi="Times New Roman" w:cs="Times New Roman"/>
          <w:sz w:val="28"/>
        </w:rPr>
        <w:t>Thermoregulation</w:t>
      </w:r>
      <w:bookmarkEnd w:id="329"/>
      <w:bookmarkEnd w:id="330"/>
      <w:bookmarkEnd w:id="331"/>
    </w:p>
    <w:p w14:paraId="0C83C5D8" w14:textId="77777777" w:rsidR="009C309A" w:rsidRPr="00C16A75" w:rsidRDefault="009C309A" w:rsidP="00911E3F">
      <w:pPr>
        <w:pStyle w:val="Nadpis3"/>
        <w:jc w:val="both"/>
        <w:rPr>
          <w:rFonts w:ascii="Times New Roman" w:hAnsi="Times New Roman" w:cs="Times New Roman"/>
          <w:lang w:val="en-US"/>
        </w:rPr>
      </w:pPr>
      <w:bookmarkStart w:id="332" w:name="_Toc409289331"/>
      <w:r w:rsidRPr="00C16A75">
        <w:rPr>
          <w:rFonts w:ascii="Times New Roman" w:hAnsi="Times New Roman" w:cs="Times New Roman"/>
          <w:lang w:val="en-US"/>
        </w:rPr>
        <w:t>Heat</w:t>
      </w:r>
      <w:bookmarkEnd w:id="332"/>
    </w:p>
    <w:p w14:paraId="3649B108" w14:textId="36F4E3AC" w:rsidR="00F305BF" w:rsidRPr="00C16A75" w:rsidRDefault="00F305BF" w:rsidP="00911E3F">
      <w:pPr>
        <w:jc w:val="both"/>
        <w:rPr>
          <w:rFonts w:ascii="Times New Roman" w:hAnsi="Times New Roman" w:cs="Times New Roman"/>
          <w:lang w:val="en-US"/>
        </w:rPr>
      </w:pPr>
      <w:r w:rsidRPr="00C16A75">
        <w:rPr>
          <w:rFonts w:ascii="Times New Roman" w:hAnsi="Times New Roman" w:cs="Times New Roman"/>
          <w:lang w:val="en-US"/>
        </w:rPr>
        <w:t>T</w:t>
      </w:r>
      <w:r w:rsidR="00B26F58" w:rsidRPr="00C16A75">
        <w:rPr>
          <w:rFonts w:ascii="Times New Roman" w:hAnsi="Times New Roman" w:cs="Times New Roman"/>
          <w:lang w:val="en-US"/>
        </w:rPr>
        <w:t>he human body works best at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 </w:t>
      </w:r>
      <w:r w:rsidR="002A0D76" w:rsidRPr="00C16A75">
        <w:rPr>
          <w:rFonts w:ascii="Times New Roman" w:hAnsi="Times New Roman" w:cs="Times New Roman"/>
          <w:lang w:val="en-US"/>
        </w:rPr>
        <w:t>core temperature</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of </w:t>
      </w:r>
      <w:r w:rsidR="00B26F58" w:rsidRPr="00C16A75">
        <w:rPr>
          <w:rFonts w:ascii="Times New Roman" w:hAnsi="Times New Roman" w:cs="Times New Roman"/>
          <w:lang w:val="en-US"/>
        </w:rPr>
        <w:t xml:space="preserve">around 37°C. </w:t>
      </w:r>
      <w:r w:rsidR="00A163E5" w:rsidRPr="00C16A75">
        <w:rPr>
          <w:rFonts w:ascii="Times New Roman" w:hAnsi="Times New Roman" w:cs="Times New Roman"/>
          <w:lang w:val="en-US"/>
        </w:rPr>
        <w:t>All chemical processes are dependent on temperature (</w:t>
      </w:r>
      <w:r w:rsidR="00A163E5" w:rsidRPr="00C16A75">
        <w:rPr>
          <w:rFonts w:ascii="Times New Roman" w:hAnsi="Times New Roman" w:cs="Times New Roman"/>
          <w:lang w:val="en-US"/>
        </w:rPr>
        <w:fldChar w:fldCharType="begin"/>
      </w:r>
      <w:r w:rsidR="00A163E5"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A163E5" w:rsidRPr="00C16A75">
        <w:rPr>
          <w:rFonts w:ascii="Times New Roman" w:hAnsi="Times New Roman" w:cs="Times New Roman"/>
          <w:lang w:val="en-US"/>
        </w:rPr>
      </w:r>
      <w:r w:rsidR="00A163E5"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6</w:t>
      </w:r>
      <w:r w:rsidR="00A163E5" w:rsidRPr="00C16A75">
        <w:rPr>
          <w:rFonts w:ascii="Times New Roman" w:hAnsi="Times New Roman" w:cs="Times New Roman"/>
          <w:lang w:val="en-US"/>
        </w:rPr>
        <w:fldChar w:fldCharType="end"/>
      </w:r>
      <w:r w:rsidR="00A163E5" w:rsidRPr="00C16A75">
        <w:rPr>
          <w:rFonts w:ascii="Times New Roman" w:hAnsi="Times New Roman" w:cs="Times New Roman"/>
          <w:lang w:val="en-US"/>
        </w:rPr>
        <w:t xml:space="preserve">). </w:t>
      </w:r>
      <w:r w:rsidR="00F564FC" w:rsidRPr="00C16A75">
        <w:rPr>
          <w:rFonts w:ascii="Times New Roman" w:hAnsi="Times New Roman" w:cs="Times New Roman"/>
          <w:lang w:val="en-US"/>
        </w:rPr>
        <w:t>If the temperature rise</w:t>
      </w:r>
      <w:r w:rsidR="009A4EB7" w:rsidRPr="00C16A75">
        <w:rPr>
          <w:rFonts w:ascii="Times New Roman" w:hAnsi="Times New Roman" w:cs="Times New Roman"/>
          <w:lang w:val="en-US"/>
        </w:rPr>
        <w:t>s,</w:t>
      </w:r>
      <w:r w:rsidR="00F564FC" w:rsidRPr="00C16A75">
        <w:rPr>
          <w:rFonts w:ascii="Times New Roman" w:hAnsi="Times New Roman" w:cs="Times New Roman"/>
          <w:lang w:val="en-US"/>
        </w:rPr>
        <w:t xml:space="preserve"> proteins structures become unstable. </w:t>
      </w:r>
      <w:r w:rsidR="001E29B6" w:rsidRPr="00C16A75">
        <w:rPr>
          <w:rFonts w:ascii="Times New Roman" w:hAnsi="Times New Roman" w:cs="Times New Roman"/>
          <w:lang w:val="en-US"/>
        </w:rPr>
        <w:t xml:space="preserve">Even, actually </w:t>
      </w:r>
      <w:r w:rsidR="00F564FC" w:rsidRPr="00C16A75">
        <w:rPr>
          <w:rFonts w:ascii="Times New Roman" w:hAnsi="Times New Roman" w:cs="Times New Roman"/>
          <w:lang w:val="en-US"/>
        </w:rPr>
        <w:t>the gene expression of</w:t>
      </w:r>
      <w:r w:rsidR="00935432" w:rsidRPr="00C16A75">
        <w:rPr>
          <w:rFonts w:ascii="Times New Roman" w:hAnsi="Times New Roman" w:cs="Times New Roman"/>
          <w:lang w:val="en-US"/>
        </w:rPr>
        <w:t xml:space="preserve"> at least</w:t>
      </w:r>
      <w:r w:rsidR="00F564FC" w:rsidRPr="00C16A75">
        <w:rPr>
          <w:rFonts w:ascii="Times New Roman" w:hAnsi="Times New Roman" w:cs="Times New Roman"/>
          <w:lang w:val="en-US"/>
        </w:rPr>
        <w:t xml:space="preserve"> 394 genes are </w:t>
      </w:r>
      <w:r w:rsidR="00BB11F1" w:rsidRPr="00C16A75">
        <w:rPr>
          <w:rFonts w:ascii="Times New Roman" w:hAnsi="Times New Roman" w:cs="Times New Roman"/>
          <w:lang w:val="en-US"/>
        </w:rPr>
        <w:t>upregulated or downregulated after 20 minutes</w:t>
      </w:r>
      <w:r w:rsidR="009A4EB7" w:rsidRPr="00C16A75">
        <w:rPr>
          <w:rFonts w:ascii="Times New Roman" w:hAnsi="Times New Roman" w:cs="Times New Roman"/>
          <w:lang w:val="en-US"/>
        </w:rPr>
        <w:t>’</w:t>
      </w:r>
      <w:r w:rsidR="00BB11F1" w:rsidRPr="00C16A75">
        <w:rPr>
          <w:rFonts w:ascii="Times New Roman" w:hAnsi="Times New Roman" w:cs="Times New Roman"/>
          <w:lang w:val="en-US"/>
        </w:rPr>
        <w:t xml:space="preserve"> exposure </w:t>
      </w:r>
      <w:r w:rsidR="009A4EB7" w:rsidRPr="00C16A75">
        <w:rPr>
          <w:rFonts w:ascii="Times New Roman" w:hAnsi="Times New Roman" w:cs="Times New Roman"/>
          <w:lang w:val="en-US"/>
        </w:rPr>
        <w:t xml:space="preserve">to </w:t>
      </w:r>
      <w:r w:rsidR="00BB11F1" w:rsidRPr="00C16A75">
        <w:rPr>
          <w:rFonts w:ascii="Times New Roman" w:hAnsi="Times New Roman" w:cs="Times New Roman"/>
          <w:lang w:val="en-US"/>
        </w:rPr>
        <w:t>43°C</w:t>
      </w:r>
      <w:r w:rsidR="009A4EB7" w:rsidRPr="00C16A75">
        <w:rPr>
          <w:rFonts w:ascii="Times New Roman" w:hAnsi="Times New Roman" w:cs="Times New Roman"/>
          <w:lang w:val="en-US"/>
        </w:rPr>
        <w:t>,</w:t>
      </w:r>
      <w:r w:rsidR="00F564FC" w:rsidRPr="00C16A75">
        <w:rPr>
          <w:rFonts w:ascii="Times New Roman" w:hAnsi="Times New Roman" w:cs="Times New Roman"/>
          <w:lang w:val="en-US"/>
        </w:rPr>
        <w:t xml:space="preserve"> as examined </w:t>
      </w:r>
      <w:r w:rsidR="009A4EB7" w:rsidRPr="00C16A75">
        <w:rPr>
          <w:rFonts w:ascii="Times New Roman" w:hAnsi="Times New Roman" w:cs="Times New Roman"/>
          <w:lang w:val="en-US"/>
        </w:rPr>
        <w:t xml:space="preserve">by </w:t>
      </w:r>
      <w:r w:rsidR="00F564FC" w:rsidRPr="00C16A75">
        <w:rPr>
          <w:rFonts w:ascii="Times New Roman" w:hAnsi="Times New Roman" w:cs="Times New Roman"/>
          <w:lang w:val="en-US"/>
        </w:rPr>
        <w:t xml:space="preserve">Sonna et al.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(Sonna, et al., 2002)</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xml:space="preserve">. </w:t>
      </w:r>
      <w:r w:rsidR="001E29B6" w:rsidRPr="00C16A75">
        <w:rPr>
          <w:rFonts w:ascii="Times New Roman" w:hAnsi="Times New Roman" w:cs="Times New Roman"/>
          <w:lang w:val="en-US"/>
        </w:rPr>
        <w:t>At higher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F564FC" w:rsidRPr="00C16A75">
        <w:rPr>
          <w:rFonts w:ascii="Times New Roman" w:hAnsi="Times New Roman" w:cs="Times New Roman"/>
          <w:lang w:val="en-US"/>
        </w:rPr>
        <w:t>heat</w:t>
      </w:r>
      <w:r w:rsidR="009A4EB7" w:rsidRPr="00C16A75">
        <w:rPr>
          <w:rFonts w:ascii="Times New Roman" w:hAnsi="Times New Roman" w:cs="Times New Roman"/>
          <w:lang w:val="en-US"/>
        </w:rPr>
        <w:t xml:space="preserve">-shocked </w:t>
      </w:r>
      <w:r w:rsidR="00F564FC" w:rsidRPr="00C16A75">
        <w:rPr>
          <w:rFonts w:ascii="Times New Roman" w:hAnsi="Times New Roman" w:cs="Times New Roman"/>
          <w:lang w:val="en-US"/>
        </w:rPr>
        <w:t xml:space="preserve">proteins </w:t>
      </w:r>
      <w:r w:rsidR="009A4EB7" w:rsidRPr="00C16A75">
        <w:rPr>
          <w:rFonts w:ascii="Times New Roman" w:hAnsi="Times New Roman" w:cs="Times New Roman"/>
          <w:lang w:val="en-US"/>
        </w:rPr>
        <w:t xml:space="preserve">are expressed, while </w:t>
      </w:r>
      <w:r w:rsidR="001E29B6" w:rsidRPr="00C16A75">
        <w:rPr>
          <w:rFonts w:ascii="Times New Roman" w:hAnsi="Times New Roman" w:cs="Times New Roman"/>
          <w:lang w:val="en-US"/>
        </w:rPr>
        <w:t>at lower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6A371F" w:rsidRPr="00C16A75">
        <w:rPr>
          <w:rFonts w:ascii="Times New Roman" w:hAnsi="Times New Roman" w:cs="Times New Roman"/>
          <w:lang w:val="en-US"/>
        </w:rPr>
        <w:t xml:space="preserve">more </w:t>
      </w:r>
      <w:r w:rsidR="00F564FC" w:rsidRPr="00C16A75">
        <w:rPr>
          <w:rFonts w:ascii="Times New Roman" w:hAnsi="Times New Roman" w:cs="Times New Roman"/>
          <w:lang w:val="en-US"/>
        </w:rPr>
        <w:t>cold</w:t>
      </w:r>
      <w:r w:rsidR="009A4EB7" w:rsidRPr="00C16A75">
        <w:rPr>
          <w:rFonts w:ascii="Times New Roman" w:hAnsi="Times New Roman" w:cs="Times New Roman"/>
          <w:lang w:val="en-US"/>
        </w:rPr>
        <w:t>-</w:t>
      </w:r>
      <w:r w:rsidR="00F564FC" w:rsidRPr="00C16A75">
        <w:rPr>
          <w:rFonts w:ascii="Times New Roman" w:hAnsi="Times New Roman" w:cs="Times New Roman"/>
          <w:lang w:val="en-US"/>
        </w:rPr>
        <w:t>shock</w:t>
      </w:r>
      <w:r w:rsidR="009A4EB7" w:rsidRPr="00C16A75">
        <w:rPr>
          <w:rFonts w:ascii="Times New Roman" w:hAnsi="Times New Roman" w:cs="Times New Roman"/>
          <w:lang w:val="en-US"/>
        </w:rPr>
        <w:t>ed</w:t>
      </w:r>
      <w:r w:rsidR="00F564FC" w:rsidRPr="00C16A75">
        <w:rPr>
          <w:rFonts w:ascii="Times New Roman" w:hAnsi="Times New Roman" w:cs="Times New Roman"/>
          <w:lang w:val="en-US"/>
        </w:rPr>
        <w:t xml:space="preserve"> proteins</w:t>
      </w:r>
      <w:r w:rsidR="009A4EB7" w:rsidRPr="00C16A75">
        <w:rPr>
          <w:rFonts w:ascii="Times New Roman" w:hAnsi="Times New Roman" w:cs="Times New Roman"/>
          <w:lang w:val="en-US"/>
        </w:rPr>
        <w:t xml:space="preserve"> are expressed</w:t>
      </w:r>
      <w:r w:rsidR="00F564FC"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(Katschinski, 2004)</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Both</w:t>
      </w:r>
      <w:r w:rsidR="009A4EB7" w:rsidRPr="00C16A75">
        <w:rPr>
          <w:rFonts w:ascii="Times New Roman" w:hAnsi="Times New Roman" w:cs="Times New Roman"/>
          <w:lang w:val="en-US"/>
        </w:rPr>
        <w:t xml:space="preserve"> of these instances</w:t>
      </w:r>
      <w:r w:rsidR="00F564FC" w:rsidRPr="00C16A75">
        <w:rPr>
          <w:rFonts w:ascii="Times New Roman" w:hAnsi="Times New Roman" w:cs="Times New Roman"/>
          <w:lang w:val="en-US"/>
        </w:rPr>
        <w:t xml:space="preserve"> can change cellular processes, help with protein refolding and </w:t>
      </w:r>
      <w:r w:rsidR="00BB11F1" w:rsidRPr="00C16A75">
        <w:rPr>
          <w:rFonts w:ascii="Times New Roman" w:hAnsi="Times New Roman" w:cs="Times New Roman"/>
          <w:lang w:val="en-US"/>
        </w:rPr>
        <w:t xml:space="preserve">if the situation </w:t>
      </w:r>
      <w:r w:rsidR="009A4EB7" w:rsidRPr="00C16A75">
        <w:rPr>
          <w:rFonts w:ascii="Times New Roman" w:hAnsi="Times New Roman" w:cs="Times New Roman"/>
          <w:lang w:val="en-US"/>
        </w:rPr>
        <w:t xml:space="preserve">becomes </w:t>
      </w:r>
      <w:r w:rsidR="00BB11F1" w:rsidRPr="00C16A75">
        <w:rPr>
          <w:rFonts w:ascii="Times New Roman" w:hAnsi="Times New Roman" w:cs="Times New Roman"/>
          <w:lang w:val="en-US"/>
        </w:rPr>
        <w:t>wors</w:t>
      </w:r>
      <w:r w:rsidR="009A4EB7" w:rsidRPr="00C16A75">
        <w:rPr>
          <w:rFonts w:ascii="Times New Roman" w:hAnsi="Times New Roman" w:cs="Times New Roman"/>
          <w:lang w:val="en-US"/>
        </w:rPr>
        <w:t>e,</w:t>
      </w:r>
      <w:r w:rsidR="00F564FC" w:rsidRPr="00C16A75">
        <w:rPr>
          <w:rFonts w:ascii="Times New Roman" w:hAnsi="Times New Roman" w:cs="Times New Roman"/>
          <w:lang w:val="en-US"/>
        </w:rPr>
        <w:t xml:space="preserve"> cellular apoptosis</w:t>
      </w:r>
      <w:r w:rsidR="009A4EB7" w:rsidRPr="00C16A75">
        <w:rPr>
          <w:rFonts w:ascii="Times New Roman" w:hAnsi="Times New Roman" w:cs="Times New Roman"/>
          <w:lang w:val="en-US"/>
        </w:rPr>
        <w:t xml:space="preserve"> can also occur</w:t>
      </w:r>
      <w:r w:rsidR="00F564FC"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Additionally, </w:t>
      </w:r>
      <w:r w:rsidR="00BB11F1" w:rsidRPr="00C16A75">
        <w:rPr>
          <w:rFonts w:ascii="Times New Roman" w:hAnsi="Times New Roman" w:cs="Times New Roman"/>
          <w:lang w:val="en-US"/>
        </w:rPr>
        <w:t xml:space="preserve">cellular membrane processes </w:t>
      </w:r>
      <w:r w:rsidR="00A163E5" w:rsidRPr="00C16A75">
        <w:rPr>
          <w:rFonts w:ascii="Times New Roman" w:hAnsi="Times New Roman" w:cs="Times New Roman"/>
          <w:lang w:val="en-US"/>
        </w:rPr>
        <w:t xml:space="preserve">are </w:t>
      </w:r>
      <w:r w:rsidR="00BB11F1" w:rsidRPr="00C16A75">
        <w:rPr>
          <w:rFonts w:ascii="Times New Roman" w:hAnsi="Times New Roman" w:cs="Times New Roman"/>
          <w:lang w:val="en-US"/>
        </w:rPr>
        <w:t>affected</w:t>
      </w:r>
      <w:r w:rsidR="001E29B6" w:rsidRPr="00C16A75">
        <w:rPr>
          <w:rFonts w:ascii="Times New Roman" w:hAnsi="Times New Roman" w:cs="Times New Roman"/>
          <w:lang w:val="en-US"/>
        </w:rPr>
        <w: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Therefore, </w:t>
      </w:r>
      <w:r w:rsidR="00B26F58" w:rsidRPr="00C16A75">
        <w:rPr>
          <w:rFonts w:ascii="Times New Roman" w:hAnsi="Times New Roman" w:cs="Times New Roman"/>
          <w:lang w:val="en-US"/>
        </w:rPr>
        <w:t xml:space="preserve">the regulation of body temperature is </w:t>
      </w:r>
      <w:r w:rsidR="009A4EB7" w:rsidRPr="00C16A75">
        <w:rPr>
          <w:rFonts w:ascii="Times New Roman" w:hAnsi="Times New Roman" w:cs="Times New Roman"/>
          <w:lang w:val="en-US"/>
        </w:rPr>
        <w:t xml:space="preserve">extremely </w:t>
      </w:r>
      <w:r w:rsidR="00B26F58" w:rsidRPr="00C16A75">
        <w:rPr>
          <w:rFonts w:ascii="Times New Roman" w:hAnsi="Times New Roman" w:cs="Times New Roman"/>
          <w:lang w:val="en-US"/>
        </w:rPr>
        <w:t xml:space="preserve">important. The </w:t>
      </w:r>
      <w:r w:rsidR="009A4EB7" w:rsidRPr="00C16A75">
        <w:rPr>
          <w:rFonts w:ascii="Times New Roman" w:hAnsi="Times New Roman" w:cs="Times New Roman"/>
          <w:lang w:val="en-US"/>
        </w:rPr>
        <w:t xml:space="preserve">primary </w:t>
      </w:r>
      <w:r w:rsidR="00B26F58" w:rsidRPr="00C16A75">
        <w:rPr>
          <w:rFonts w:ascii="Times New Roman" w:hAnsi="Times New Roman" w:cs="Times New Roman"/>
          <w:lang w:val="en-US"/>
        </w:rPr>
        <w:t xml:space="preserve">mechanism </w:t>
      </w:r>
      <w:r w:rsidR="009A4EB7" w:rsidRPr="00C16A75">
        <w:rPr>
          <w:rFonts w:ascii="Times New Roman" w:hAnsi="Times New Roman" w:cs="Times New Roman"/>
          <w:lang w:val="en-US"/>
        </w:rPr>
        <w:t>for</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regulating </w:t>
      </w:r>
      <w:r w:rsidR="00B26F58" w:rsidRPr="00C16A75">
        <w:rPr>
          <w:rFonts w:ascii="Times New Roman" w:hAnsi="Times New Roman" w:cs="Times New Roman"/>
          <w:lang w:val="en-US"/>
        </w:rPr>
        <w:t xml:space="preserve">body temperature is </w:t>
      </w:r>
      <w:r w:rsidR="00E769D8" w:rsidRPr="00C16A75">
        <w:rPr>
          <w:rFonts w:ascii="Times New Roman" w:hAnsi="Times New Roman" w:cs="Times New Roman"/>
          <w:lang w:val="en-US"/>
        </w:rPr>
        <w:t xml:space="preserve">the </w:t>
      </w:r>
      <w:r w:rsidR="00B26F58" w:rsidRPr="00C16A75">
        <w:rPr>
          <w:rFonts w:ascii="Times New Roman" w:hAnsi="Times New Roman" w:cs="Times New Roman"/>
          <w:lang w:val="en-US"/>
        </w:rPr>
        <w:t xml:space="preserve">regulation of </w:t>
      </w:r>
      <w:r w:rsidR="00E769D8" w:rsidRPr="00C16A75">
        <w:rPr>
          <w:rFonts w:ascii="Times New Roman" w:hAnsi="Times New Roman" w:cs="Times New Roman"/>
          <w:lang w:val="en-US"/>
        </w:rPr>
        <w:t xml:space="preserve">blood flow in the </w:t>
      </w:r>
      <w:r w:rsidR="00B26F58" w:rsidRPr="00C16A75">
        <w:rPr>
          <w:rFonts w:ascii="Times New Roman" w:hAnsi="Times New Roman" w:cs="Times New Roman"/>
          <w:lang w:val="en-US"/>
        </w:rPr>
        <w:t xml:space="preserve">skin </w:t>
      </w:r>
      <w:r w:rsidR="006C2F68"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(Hardy and Soderstrom, 1938; Hsieh, et al., 1965; Kamon and Belding, 1968)</w:t>
      </w:r>
      <w:r w:rsidR="006C2F68" w:rsidRPr="00C16A75">
        <w:rPr>
          <w:rFonts w:ascii="Times New Roman" w:hAnsi="Times New Roman" w:cs="Times New Roman"/>
          <w:lang w:val="en-US"/>
        </w:rPr>
        <w:fldChar w:fldCharType="end"/>
      </w:r>
      <w:r w:rsidR="00E769D8" w:rsidRPr="00C16A75">
        <w:rPr>
          <w:rFonts w:ascii="Times New Roman" w:hAnsi="Times New Roman" w:cs="Times New Roman"/>
          <w:lang w:val="en-US"/>
        </w:rPr>
        <w:t>, as well as</w:t>
      </w:r>
      <w:r w:rsidR="00A97E3E" w:rsidRPr="00C16A75">
        <w:rPr>
          <w:rFonts w:ascii="Times New Roman" w:hAnsi="Times New Roman" w:cs="Times New Roman"/>
          <w:lang w:val="en-US"/>
        </w:rPr>
        <w:t xml:space="preserve"> </w:t>
      </w:r>
      <w:r w:rsidR="00B26F58" w:rsidRPr="00C16A75">
        <w:rPr>
          <w:rFonts w:ascii="Times New Roman" w:hAnsi="Times New Roman" w:cs="Times New Roman"/>
          <w:lang w:val="en-US"/>
        </w:rPr>
        <w:t xml:space="preserve">the amount of clothes </w:t>
      </w:r>
      <w:r w:rsidR="00E769D8" w:rsidRPr="00C16A75">
        <w:rPr>
          <w:rFonts w:ascii="Times New Roman" w:hAnsi="Times New Roman" w:cs="Times New Roman"/>
          <w:lang w:val="en-US"/>
        </w:rPr>
        <w:t>worn</w:t>
      </w:r>
      <w:r w:rsidR="00B26F58" w:rsidRPr="00C16A75">
        <w:rPr>
          <w:rFonts w:ascii="Times New Roman" w:hAnsi="Times New Roman" w:cs="Times New Roman"/>
          <w:lang w:val="en-US"/>
        </w:rPr>
        <w:t>.</w:t>
      </w:r>
      <w:r w:rsidRPr="00C16A75">
        <w:rPr>
          <w:rFonts w:ascii="Times New Roman" w:hAnsi="Times New Roman" w:cs="Times New Roman"/>
          <w:lang w:val="en-US"/>
        </w:rPr>
        <w:t xml:space="preserve"> There is also long-t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(in </w:t>
      </w:r>
      <w:r w:rsidR="00E769D8" w:rsidRPr="00C16A75">
        <w:rPr>
          <w:rFonts w:ascii="Times New Roman" w:hAnsi="Times New Roman" w:cs="Times New Roman"/>
          <w:lang w:val="en-US"/>
        </w:rPr>
        <w:t xml:space="preserve">terms </w:t>
      </w:r>
      <w:r w:rsidRPr="00C16A75">
        <w:rPr>
          <w:rFonts w:ascii="Times New Roman" w:hAnsi="Times New Roman" w:cs="Times New Roman"/>
          <w:lang w:val="en-US"/>
        </w:rPr>
        <w:t>of months) regulation of heat by thyroid hormones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which increase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or decrease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the speed of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basal metabolism as the source of heat in each cell. Short-t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heat production is </w:t>
      </w:r>
      <w:r w:rsidR="00904D41" w:rsidRPr="00C16A75">
        <w:rPr>
          <w:rFonts w:ascii="Times New Roman" w:hAnsi="Times New Roman" w:cs="Times New Roman"/>
          <w:lang w:val="en-US"/>
        </w:rPr>
        <w:t xml:space="preserve">typically based on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working </w:t>
      </w:r>
      <w:r w:rsidR="00E769D8" w:rsidRPr="00C16A75">
        <w:rPr>
          <w:rFonts w:ascii="Times New Roman" w:hAnsi="Times New Roman" w:cs="Times New Roman"/>
          <w:lang w:val="en-US"/>
        </w:rPr>
        <w:t xml:space="preserve">of </w:t>
      </w:r>
      <w:r w:rsidRPr="00C16A75">
        <w:rPr>
          <w:rFonts w:ascii="Times New Roman" w:hAnsi="Times New Roman" w:cs="Times New Roman"/>
          <w:lang w:val="en-US"/>
        </w:rPr>
        <w:t>muscles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(Saltin and Hermansen, 1966)</w:t>
      </w:r>
      <w:r w:rsidR="006C2F68" w:rsidRPr="00C16A75">
        <w:rPr>
          <w:rFonts w:ascii="Times New Roman" w:hAnsi="Times New Roman" w:cs="Times New Roman"/>
          <w:lang w:val="en-US"/>
        </w:rPr>
        <w:fldChar w:fldCharType="end"/>
      </w:r>
      <w:r w:rsidR="006A371F" w:rsidRPr="00C16A75">
        <w:rPr>
          <w:rFonts w:ascii="Times New Roman" w:hAnsi="Times New Roman" w:cs="Times New Roman"/>
          <w:lang w:val="en-US"/>
        </w:rPr>
        <w:t xml:space="preserve"> or by shivering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(Florez-Duquet and McDonald, 1998)</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The efficiency of skeletal muscle is about 30%</w:t>
      </w:r>
      <w:r w:rsidR="00E769D8" w:rsidRPr="00C16A75">
        <w:rPr>
          <w:rFonts w:ascii="Times New Roman" w:hAnsi="Times New Roman" w:cs="Times New Roman"/>
          <w:lang w:val="en-US"/>
        </w:rPr>
        <w:t>; thus, a</w:t>
      </w:r>
      <w:r w:rsidRPr="00C16A75">
        <w:rPr>
          <w:rFonts w:ascii="Times New Roman" w:hAnsi="Times New Roman" w:cs="Times New Roman"/>
          <w:lang w:val="en-US"/>
        </w:rPr>
        <w:t xml:space="preserve"> significant part of consumed energy is released as heat</w:t>
      </w:r>
      <w:r w:rsidR="00904D41" w:rsidRPr="00C16A75">
        <w:rPr>
          <w:rFonts w:ascii="Times New Roman" w:hAnsi="Times New Roman" w:cs="Times New Roman"/>
          <w:lang w:val="en-US"/>
        </w:rPr>
        <w:t xml:space="preserve"> during </w:t>
      </w:r>
      <w:r w:rsidR="00A163E5" w:rsidRPr="00C16A75">
        <w:rPr>
          <w:rFonts w:ascii="Times New Roman" w:hAnsi="Times New Roman" w:cs="Times New Roman"/>
          <w:lang w:val="en-US"/>
        </w:rPr>
        <w:t>m</w:t>
      </w:r>
      <w:r w:rsidR="00904D41" w:rsidRPr="00C16A75">
        <w:rPr>
          <w:rFonts w:ascii="Times New Roman" w:hAnsi="Times New Roman" w:cs="Times New Roman"/>
          <w:lang w:val="en-US"/>
        </w:rPr>
        <w:t>otion</w:t>
      </w:r>
      <w:r w:rsidRPr="00C16A75">
        <w:rPr>
          <w:rFonts w:ascii="Times New Roman" w:hAnsi="Times New Roman" w:cs="Times New Roman"/>
          <w:lang w:val="en-US"/>
        </w:rPr>
        <w:t>.</w:t>
      </w:r>
      <w:r w:rsidR="00BB11F1" w:rsidRPr="00C16A75">
        <w:rPr>
          <w:rFonts w:ascii="Times New Roman" w:hAnsi="Times New Roman" w:cs="Times New Roman"/>
          <w:lang w:val="en-US"/>
        </w:rPr>
        <w:t xml:space="preserve"> </w:t>
      </w:r>
      <w:r w:rsidR="00A163E5" w:rsidRPr="00C16A75">
        <w:rPr>
          <w:rFonts w:ascii="Times New Roman" w:hAnsi="Times New Roman" w:cs="Times New Roman"/>
          <w:lang w:val="en-US"/>
        </w:rPr>
        <w:t>I</w:t>
      </w:r>
      <w:r w:rsidR="006A371F" w:rsidRPr="00C16A75">
        <w:rPr>
          <w:rFonts w:ascii="Times New Roman" w:hAnsi="Times New Roman" w:cs="Times New Roman"/>
          <w:lang w:val="en-US"/>
        </w:rPr>
        <w:t>t is a</w:t>
      </w:r>
      <w:r w:rsidR="00BB11F1" w:rsidRPr="00C16A75">
        <w:rPr>
          <w:rFonts w:ascii="Times New Roman" w:hAnsi="Times New Roman" w:cs="Times New Roman"/>
          <w:lang w:val="en-US"/>
        </w:rPr>
        <w:t>ssume</w:t>
      </w:r>
      <w:r w:rsidR="006A371F" w:rsidRPr="00C16A75">
        <w:rPr>
          <w:rFonts w:ascii="Times New Roman" w:hAnsi="Times New Roman" w:cs="Times New Roman"/>
          <w:lang w:val="en-US"/>
        </w:rPr>
        <w:t>d</w:t>
      </w:r>
      <w:r w:rsidR="00A163E5"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that </w:t>
      </w:r>
      <w:r w:rsidR="00A163E5" w:rsidRPr="00C16A75">
        <w:rPr>
          <w:rFonts w:ascii="Times New Roman" w:hAnsi="Times New Roman" w:cs="Times New Roman"/>
          <w:lang w:val="en-US"/>
        </w:rPr>
        <w:t xml:space="preserve">for </w:t>
      </w:r>
      <w:r w:rsidR="00E769D8" w:rsidRPr="00C16A75">
        <w:rPr>
          <w:rFonts w:ascii="Times New Roman" w:hAnsi="Times New Roman" w:cs="Times New Roman"/>
          <w:lang w:val="en-US"/>
        </w:rPr>
        <w:t xml:space="preserve">the </w:t>
      </w:r>
      <w:r w:rsidR="00A163E5" w:rsidRPr="00C16A75">
        <w:rPr>
          <w:rFonts w:ascii="Times New Roman" w:hAnsi="Times New Roman" w:cs="Times New Roman"/>
          <w:lang w:val="en-US"/>
        </w:rPr>
        <w:t>heat transfer of any microcirculation</w:t>
      </w:r>
      <w:r w:rsidR="00BB11F1"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 xml:space="preserve">temperature of outgoing blood is the same as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temperature of tissue (</w:t>
      </w:r>
      <w:r w:rsidR="00BB11F1" w:rsidRPr="00C16A75">
        <w:rPr>
          <w:rFonts w:ascii="Times New Roman" w:hAnsi="Times New Roman" w:cs="Times New Roman"/>
          <w:lang w:val="en-US"/>
        </w:rPr>
        <w:fldChar w:fldCharType="begin"/>
      </w:r>
      <w:r w:rsidR="00BB11F1" w:rsidRPr="00C16A75">
        <w:rPr>
          <w:rFonts w:ascii="Times New Roman" w:hAnsi="Times New Roman" w:cs="Times New Roman"/>
          <w:lang w:val="en-US"/>
        </w:rPr>
        <w:instrText xml:space="preserve"> REF _Ref408238917 \h </w:instrText>
      </w:r>
      <w:r w:rsidR="00E72E24" w:rsidRPr="00C16A75">
        <w:rPr>
          <w:rFonts w:ascii="Times New Roman" w:hAnsi="Times New Roman" w:cs="Times New Roman"/>
          <w:lang w:val="en-US"/>
        </w:rPr>
        <w:instrText xml:space="preserve"> \* MERGEFORMAT </w:instrText>
      </w:r>
      <w:r w:rsidR="00BB11F1" w:rsidRPr="00C16A75">
        <w:rPr>
          <w:rFonts w:ascii="Times New Roman" w:hAnsi="Times New Roman" w:cs="Times New Roman"/>
          <w:lang w:val="en-US"/>
        </w:rPr>
      </w:r>
      <w:r w:rsidR="00BB11F1"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24</w:t>
      </w:r>
      <w:r w:rsidR="00BB11F1" w:rsidRPr="00C16A75">
        <w:rPr>
          <w:rFonts w:ascii="Times New Roman" w:hAnsi="Times New Roman" w:cs="Times New Roman"/>
          <w:lang w:val="en-US"/>
        </w:rPr>
        <w:fldChar w:fldCharType="end"/>
      </w:r>
      <w:r w:rsidR="00BB11F1" w:rsidRPr="00C16A75">
        <w:rPr>
          <w:rFonts w:ascii="Times New Roman" w:hAnsi="Times New Roman" w:cs="Times New Roman"/>
          <w:lang w:val="en-US"/>
        </w:rPr>
        <w:t>)</w:t>
      </w:r>
      <w:r w:rsidR="00E769D8" w:rsidRPr="00C16A75">
        <w:rPr>
          <w:rFonts w:ascii="Times New Roman" w:hAnsi="Times New Roman" w:cs="Times New Roman"/>
          <w:lang w:val="en-US"/>
        </w:rPr>
        <w:t xml:space="preserve"> and as such, </w:t>
      </w:r>
      <w:r w:rsidR="006A371F" w:rsidRPr="00C16A75">
        <w:rPr>
          <w:rFonts w:ascii="Times New Roman" w:hAnsi="Times New Roman" w:cs="Times New Roman"/>
          <w:lang w:val="en-US"/>
        </w:rPr>
        <w:t xml:space="preserve">blood flow </w:t>
      </w:r>
      <w:r w:rsidR="00E769D8" w:rsidRPr="00C16A75">
        <w:rPr>
          <w:rFonts w:ascii="Times New Roman" w:hAnsi="Times New Roman" w:cs="Times New Roman"/>
          <w:lang w:val="en-US"/>
        </w:rPr>
        <w:t xml:space="preserve">will </w:t>
      </w:r>
      <w:r w:rsidR="006A371F" w:rsidRPr="00C16A75">
        <w:rPr>
          <w:rFonts w:ascii="Times New Roman" w:hAnsi="Times New Roman" w:cs="Times New Roman"/>
          <w:lang w:val="en-US"/>
        </w:rPr>
        <w:t xml:space="preserve">directly determine the amount of transferred heat between </w:t>
      </w:r>
      <w:r w:rsidR="00E769D8" w:rsidRPr="00C16A75">
        <w:rPr>
          <w:rFonts w:ascii="Times New Roman" w:hAnsi="Times New Roman" w:cs="Times New Roman"/>
          <w:lang w:val="en-US"/>
        </w:rPr>
        <w:t xml:space="preserve">the </w:t>
      </w:r>
      <w:r w:rsidR="006A371F" w:rsidRPr="00C16A75">
        <w:rPr>
          <w:rFonts w:ascii="Times New Roman" w:hAnsi="Times New Roman" w:cs="Times New Roman"/>
          <w:lang w:val="en-US"/>
        </w:rPr>
        <w:t xml:space="preserve">body core and </w:t>
      </w:r>
      <w:r w:rsidR="00E769D8" w:rsidRPr="00C16A75">
        <w:rPr>
          <w:rFonts w:ascii="Times New Roman" w:hAnsi="Times New Roman" w:cs="Times New Roman"/>
          <w:lang w:val="en-US"/>
        </w:rPr>
        <w:t xml:space="preserve">body </w:t>
      </w:r>
      <w:r w:rsidR="006A371F" w:rsidRPr="00C16A75">
        <w:rPr>
          <w:rFonts w:ascii="Times New Roman" w:hAnsi="Times New Roman" w:cs="Times New Roman"/>
          <w:lang w:val="en-US"/>
        </w:rPr>
        <w:t>tissue</w:t>
      </w:r>
      <w:r w:rsidR="00BB11F1" w:rsidRPr="00C16A75">
        <w:rPr>
          <w:rFonts w:ascii="Times New Roman" w:hAnsi="Times New Roman" w:cs="Times New Roman"/>
          <w:lang w:val="en-US"/>
        </w:rPr>
        <w:t>.</w:t>
      </w:r>
      <w:r w:rsidRPr="00C16A75">
        <w:rPr>
          <w:rFonts w:ascii="Times New Roman" w:hAnsi="Times New Roman" w:cs="Times New Roman"/>
          <w:lang w:val="en-US"/>
        </w:rPr>
        <w:t xml:space="preserve"> Typically</w:t>
      </w:r>
      <w:r w:rsidR="00E769D8" w:rsidRPr="00C16A75">
        <w:rPr>
          <w:rFonts w:ascii="Times New Roman" w:hAnsi="Times New Roman" w:cs="Times New Roman"/>
          <w:lang w:val="en-US"/>
        </w:rPr>
        <w:t>,</w:t>
      </w:r>
      <w:r w:rsidRPr="00C16A75">
        <w:rPr>
          <w:rFonts w:ascii="Times New Roman" w:hAnsi="Times New Roman" w:cs="Times New Roman"/>
          <w:lang w:val="en-US"/>
        </w:rPr>
        <w:t xml:space="preserve"> heat is conducted from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 xml:space="preserve">warmer to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colder</w:t>
      </w:r>
      <w:r w:rsidR="00E769D8" w:rsidRPr="00C16A75">
        <w:rPr>
          <w:rFonts w:ascii="Times New Roman" w:hAnsi="Times New Roman" w:cs="Times New Roman"/>
          <w:lang w:val="en-US"/>
        </w:rPr>
        <w:t xml:space="preserve"> area</w:t>
      </w:r>
      <w:r w:rsidRPr="00C16A75">
        <w:rPr>
          <w:rFonts w:ascii="Times New Roman" w:hAnsi="Times New Roman" w:cs="Times New Roman"/>
          <w:lang w:val="en-US"/>
        </w:rPr>
        <w:t>, but heat can be also transferred by chemical processes as evaporation against the temperature gradient.</w:t>
      </w:r>
    </w:p>
    <w:p w14:paraId="44195746" w14:textId="2E6A4CD2" w:rsidR="006079D3" w:rsidRPr="00C16A75" w:rsidRDefault="00275592" w:rsidP="00911E3F">
      <w:pPr>
        <w:pStyle w:val="Nadpis3"/>
        <w:jc w:val="both"/>
        <w:rPr>
          <w:rFonts w:ascii="Times New Roman" w:hAnsi="Times New Roman" w:cs="Times New Roman"/>
          <w:lang w:val="en-US"/>
        </w:rPr>
      </w:pPr>
      <w:bookmarkStart w:id="333" w:name="_Toc409289332"/>
      <w:r w:rsidRPr="00C16A75">
        <w:rPr>
          <w:rFonts w:ascii="Times New Roman" w:hAnsi="Times New Roman" w:cs="Times New Roman"/>
          <w:lang w:val="en-US"/>
        </w:rPr>
        <w:t>Evaporation</w:t>
      </w:r>
      <w:bookmarkEnd w:id="333"/>
      <w:r w:rsidR="00B02618" w:rsidRPr="00C16A75">
        <w:rPr>
          <w:rFonts w:ascii="Times New Roman" w:hAnsi="Times New Roman" w:cs="Times New Roman"/>
          <w:lang w:val="en-US"/>
        </w:rPr>
        <w:t xml:space="preserve"> </w:t>
      </w:r>
    </w:p>
    <w:p w14:paraId="1B35EA54" w14:textId="7F9043E0" w:rsidR="006079D3" w:rsidRPr="00C16A75" w:rsidRDefault="00E769D8" w:rsidP="00D86650">
      <w:pPr>
        <w:jc w:val="both"/>
        <w:rPr>
          <w:rFonts w:ascii="Times New Roman" w:hAnsi="Times New Roman" w:cs="Times New Roman"/>
          <w:lang w:val="en-US"/>
        </w:rPr>
      </w:pPr>
      <w:r w:rsidRPr="00C16A75">
        <w:rPr>
          <w:rFonts w:ascii="Times New Roman" w:hAnsi="Times New Roman" w:cs="Times New Roman"/>
          <w:lang w:val="en-US"/>
        </w:rPr>
        <w:t>S</w:t>
      </w:r>
      <w:r w:rsidR="00904D41" w:rsidRPr="00C16A75">
        <w:rPr>
          <w:rFonts w:ascii="Times New Roman" w:hAnsi="Times New Roman" w:cs="Times New Roman"/>
          <w:lang w:val="en-US"/>
        </w:rPr>
        <w:t xml:space="preserve">ignificant loss of heat is connected with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t>evaporation of water</w:t>
      </w:r>
      <w:r w:rsidR="000D4FC8" w:rsidRPr="00C16A75">
        <w:rPr>
          <w:rFonts w:ascii="Times New Roman" w:hAnsi="Times New Roman" w:cs="Times New Roman"/>
          <w:lang w:val="en-US"/>
        </w:rPr>
        <w:t xml:space="preserve"> (</w:t>
      </w:r>
      <w:r w:rsidR="009F31D6" w:rsidRPr="00C16A75">
        <w:rPr>
          <w:rFonts w:ascii="Times New Roman" w:hAnsi="Times New Roman" w:cs="Times New Roman"/>
          <w:lang w:val="en-US"/>
        </w:rPr>
        <w:fldChar w:fldCharType="begin"/>
      </w:r>
      <w:r w:rsidR="009F31D6" w:rsidRPr="00C16A75">
        <w:rPr>
          <w:rFonts w:ascii="Times New Roman" w:hAnsi="Times New Roman" w:cs="Times New Roman"/>
          <w:lang w:val="en-US"/>
        </w:rPr>
        <w:instrText xml:space="preserve"> REF _Ref408222815 \h </w:instrText>
      </w:r>
      <w:r w:rsidR="00E72E24" w:rsidRPr="00C16A75">
        <w:rPr>
          <w:rFonts w:ascii="Times New Roman" w:hAnsi="Times New Roman" w:cs="Times New Roman"/>
          <w:lang w:val="en-US"/>
        </w:rPr>
        <w:instrText xml:space="preserve"> \* MERGEFORMAT </w:instrText>
      </w:r>
      <w:r w:rsidR="009F31D6" w:rsidRPr="00C16A75">
        <w:rPr>
          <w:rFonts w:ascii="Times New Roman" w:hAnsi="Times New Roman" w:cs="Times New Roman"/>
          <w:lang w:val="en-US"/>
        </w:rPr>
      </w:r>
      <w:r w:rsidR="009F31D6"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23</w:t>
      </w:r>
      <w:r w:rsidR="009F31D6" w:rsidRPr="00C16A75">
        <w:rPr>
          <w:rFonts w:ascii="Times New Roman" w:hAnsi="Times New Roman" w:cs="Times New Roman"/>
          <w:lang w:val="en-US"/>
        </w:rPr>
        <w:fldChar w:fldCharType="end"/>
      </w:r>
      <w:r w:rsidR="000D4FC8" w:rsidRPr="00C16A75">
        <w:rPr>
          <w:rFonts w:ascii="Times New Roman" w:hAnsi="Times New Roman" w:cs="Times New Roman"/>
          <w:lang w:val="en-US"/>
        </w:rPr>
        <w:t>)</w:t>
      </w:r>
      <w:r w:rsidR="00904D41" w:rsidRPr="00C16A75">
        <w:rPr>
          <w:rFonts w:ascii="Times New Roman" w:hAnsi="Times New Roman" w:cs="Times New Roman"/>
          <w:lang w:val="en-US"/>
        </w:rPr>
        <w:t xml:space="preserve"> in upper respiratory pathways during air inspiration</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(Brebbia, et al., 1957)</w:t>
      </w:r>
      <w:r w:rsidR="006C2F68" w:rsidRPr="00C16A75">
        <w:rPr>
          <w:rFonts w:ascii="Times New Roman" w:hAnsi="Times New Roman" w:cs="Times New Roman"/>
          <w:lang w:val="en-US"/>
        </w:rPr>
        <w:fldChar w:fldCharType="end"/>
      </w:r>
      <w:r w:rsidR="00904D41" w:rsidRPr="00C16A75">
        <w:rPr>
          <w:rFonts w:ascii="Times New Roman" w:hAnsi="Times New Roman" w:cs="Times New Roman"/>
          <w:lang w:val="en-US"/>
        </w:rPr>
        <w:t xml:space="preserve">. </w:t>
      </w:r>
      <w:r w:rsidRPr="00C16A75">
        <w:rPr>
          <w:rFonts w:ascii="Times New Roman" w:hAnsi="Times New Roman" w:cs="Times New Roman"/>
          <w:lang w:val="en-US"/>
        </w:rPr>
        <w:t>C</w:t>
      </w:r>
      <w:r w:rsidR="00904D41" w:rsidRPr="00C16A75">
        <w:rPr>
          <w:rFonts w:ascii="Times New Roman" w:hAnsi="Times New Roman" w:cs="Times New Roman"/>
          <w:lang w:val="en-US"/>
        </w:rPr>
        <w:t xml:space="preserve">old dry air from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lastRenderedPageBreak/>
        <w:t xml:space="preserve">environment is here heated to body temperature and </w:t>
      </w:r>
      <w:r w:rsidR="004B576D" w:rsidRPr="00C16A75">
        <w:rPr>
          <w:rFonts w:ascii="Times New Roman" w:hAnsi="Times New Roman" w:cs="Times New Roman"/>
          <w:lang w:val="en-US"/>
        </w:rPr>
        <w:t>fully saturated with water.</w:t>
      </w:r>
      <w:r w:rsidR="00EC6152" w:rsidRPr="00C16A75">
        <w:rPr>
          <w:rFonts w:ascii="Times New Roman" w:hAnsi="Times New Roman" w:cs="Times New Roman"/>
          <w:lang w:val="en-US"/>
        </w:rPr>
        <w:t xml:space="preserve"> Water is also evaporated directly from the surface of </w:t>
      </w:r>
      <w:r w:rsidRPr="00C16A75">
        <w:rPr>
          <w:rFonts w:ascii="Times New Roman" w:hAnsi="Times New Roman" w:cs="Times New Roman"/>
          <w:lang w:val="en-US"/>
        </w:rPr>
        <w:t xml:space="preserve">the </w:t>
      </w:r>
      <w:r w:rsidR="00EC6152" w:rsidRPr="00C16A75">
        <w:rPr>
          <w:rFonts w:ascii="Times New Roman" w:hAnsi="Times New Roman" w:cs="Times New Roman"/>
          <w:lang w:val="en-US"/>
        </w:rPr>
        <w:t>skin.</w:t>
      </w:r>
      <w:r w:rsidR="004B576D" w:rsidRPr="00C16A75">
        <w:rPr>
          <w:rFonts w:ascii="Times New Roman" w:hAnsi="Times New Roman" w:cs="Times New Roman"/>
          <w:lang w:val="en-US"/>
        </w:rPr>
        <w:t xml:space="preserve"> </w:t>
      </w:r>
      <w:r w:rsidR="00275592" w:rsidRPr="00C16A75">
        <w:rPr>
          <w:rFonts w:ascii="Times New Roman" w:hAnsi="Times New Roman" w:cs="Times New Roman"/>
          <w:lang w:val="en-US"/>
        </w:rPr>
        <w:t>In contrast with water loss by respiration</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the function of sweat glands can be regulated</w:t>
      </w:r>
      <w:r w:rsidR="006A371F"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(Dodt and Zotterman, 1952; HENSEL, 1953; Piwonka and Robinson, 1967; Sato, 1977; Wyndham, et al., 1966)</w:t>
      </w:r>
      <w:r w:rsidR="006C2F68" w:rsidRPr="00C16A75">
        <w:rPr>
          <w:rFonts w:ascii="Times New Roman" w:hAnsi="Times New Roman" w:cs="Times New Roman"/>
          <w:lang w:val="en-US"/>
        </w:rPr>
        <w:fldChar w:fldCharType="end"/>
      </w:r>
      <w:r w:rsidR="00275592" w:rsidRPr="00C16A75">
        <w:rPr>
          <w:rFonts w:ascii="Times New Roman" w:hAnsi="Times New Roman" w:cs="Times New Roman"/>
          <w:lang w:val="en-US"/>
        </w:rPr>
        <w:t>. The regulation of sweating set</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the amount of water excreted by </w:t>
      </w:r>
      <w:r w:rsidRPr="00C16A75">
        <w:rPr>
          <w:rFonts w:ascii="Times New Roman" w:hAnsi="Times New Roman" w:cs="Times New Roman"/>
          <w:lang w:val="en-US"/>
        </w:rPr>
        <w:t xml:space="preserve">the </w:t>
      </w:r>
      <w:r w:rsidR="00275592" w:rsidRPr="00C16A75">
        <w:rPr>
          <w:rFonts w:ascii="Times New Roman" w:hAnsi="Times New Roman" w:cs="Times New Roman"/>
          <w:lang w:val="en-US"/>
        </w:rPr>
        <w:t>skin. During higher physical activity</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this evaporated water bound</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heat as enthalpy of vaporization, which is more effective in dry, warm and windy environment</w:t>
      </w:r>
      <w:r w:rsidR="009F18C7" w:rsidRPr="00C16A75">
        <w:rPr>
          <w:rFonts w:ascii="Times New Roman" w:hAnsi="Times New Roman" w:cs="Times New Roman"/>
          <w:lang w:val="en-US"/>
        </w:rPr>
        <w:t>s</w:t>
      </w:r>
      <w:r w:rsidR="00A163E5" w:rsidRPr="00C16A75">
        <w:rPr>
          <w:rFonts w:ascii="Times New Roman" w:hAnsi="Times New Roman" w:cs="Times New Roman"/>
          <w:lang w:val="en-US"/>
        </w:rPr>
        <w:t>. Howeve</w:t>
      </w:r>
      <w:r w:rsidR="009F18C7" w:rsidRPr="00C16A75">
        <w:rPr>
          <w:rFonts w:ascii="Times New Roman" w:hAnsi="Times New Roman" w:cs="Times New Roman"/>
          <w:lang w:val="en-US"/>
        </w:rPr>
        <w:t>r</w:t>
      </w:r>
      <w:r w:rsidR="00A163E5" w:rsidRPr="00C16A75">
        <w:rPr>
          <w:rFonts w:ascii="Times New Roman" w:hAnsi="Times New Roman" w:cs="Times New Roman"/>
          <w:lang w:val="en-US"/>
        </w:rPr>
        <w:t>,</w:t>
      </w:r>
      <w:r w:rsidR="00275592"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it works </w:t>
      </w:r>
      <w:r w:rsidR="00275592" w:rsidRPr="00C16A75">
        <w:rPr>
          <w:rFonts w:ascii="Times New Roman" w:hAnsi="Times New Roman" w:cs="Times New Roman"/>
          <w:lang w:val="en-US"/>
        </w:rPr>
        <w:t>even if the environment</w:t>
      </w:r>
      <w:r w:rsidR="009F18C7" w:rsidRPr="00C16A75">
        <w:rPr>
          <w:rFonts w:ascii="Times New Roman" w:hAnsi="Times New Roman" w:cs="Times New Roman"/>
          <w:lang w:val="en-US"/>
        </w:rPr>
        <w:t>al</w:t>
      </w:r>
      <w:r w:rsidR="00275592" w:rsidRPr="00C16A75">
        <w:rPr>
          <w:rFonts w:ascii="Times New Roman" w:hAnsi="Times New Roman" w:cs="Times New Roman"/>
          <w:lang w:val="en-US"/>
        </w:rPr>
        <w:t xml:space="preserve"> temperature is higher than </w:t>
      </w:r>
      <w:r w:rsidR="009F18C7" w:rsidRPr="00C16A75">
        <w:rPr>
          <w:rFonts w:ascii="Times New Roman" w:hAnsi="Times New Roman" w:cs="Times New Roman"/>
          <w:lang w:val="en-US"/>
        </w:rPr>
        <w:t xml:space="preserve">the </w:t>
      </w:r>
      <w:r w:rsidR="00275592" w:rsidRPr="00C16A75">
        <w:rPr>
          <w:rFonts w:ascii="Times New Roman" w:hAnsi="Times New Roman" w:cs="Times New Roman"/>
          <w:lang w:val="en-US"/>
        </w:rPr>
        <w:t xml:space="preserve">body temperature. </w:t>
      </w:r>
      <w:r w:rsidR="009F18C7" w:rsidRPr="00C16A75">
        <w:rPr>
          <w:rFonts w:ascii="Times New Roman" w:hAnsi="Times New Roman" w:cs="Times New Roman"/>
          <w:lang w:val="en-US"/>
        </w:rPr>
        <w:t>Therefore</w:t>
      </w:r>
      <w:r w:rsidR="00EC6152" w:rsidRPr="00C16A75">
        <w:rPr>
          <w:rFonts w:ascii="Times New Roman" w:hAnsi="Times New Roman" w:cs="Times New Roman"/>
          <w:lang w:val="en-US"/>
        </w:rPr>
        <w:t>, there must be adequate water intake to prevent dehydration.</w:t>
      </w:r>
    </w:p>
    <w:p w14:paraId="171E5ED7" w14:textId="5B911BE9" w:rsidR="00CD31E3" w:rsidRPr="00C16A75" w:rsidRDefault="00CD31E3" w:rsidP="00CD31E3">
      <w:pPr>
        <w:pStyle w:val="Nadpis3"/>
        <w:jc w:val="both"/>
        <w:rPr>
          <w:rFonts w:ascii="Times New Roman" w:hAnsi="Times New Roman" w:cs="Times New Roman"/>
          <w:lang w:val="en-US"/>
        </w:rPr>
      </w:pPr>
      <w:bookmarkStart w:id="334" w:name="_Ref421561244"/>
      <w:r w:rsidRPr="00C16A75">
        <w:rPr>
          <w:rFonts w:ascii="Times New Roman" w:hAnsi="Times New Roman" w:cs="Times New Roman"/>
          <w:lang w:val="en-US"/>
        </w:rPr>
        <w:t>Hemoglobin heat transport</w:t>
      </w:r>
      <w:bookmarkEnd w:id="334"/>
    </w:p>
    <w:p w14:paraId="1F1338EF" w14:textId="1194C8F5" w:rsidR="007E41BB" w:rsidRPr="00C16A75" w:rsidRDefault="007E41BB" w:rsidP="0040704F">
      <w:pPr>
        <w:jc w:val="both"/>
        <w:rPr>
          <w:rFonts w:ascii="Times New Roman" w:hAnsi="Times New Roman" w:cs="Times New Roman"/>
          <w:lang w:val="en-US"/>
        </w:rPr>
      </w:pPr>
      <w:r w:rsidRPr="00C16A75">
        <w:rPr>
          <w:rFonts w:ascii="Times New Roman" w:hAnsi="Times New Roman" w:cs="Times New Roman"/>
          <w:lang w:val="en-US"/>
        </w:rPr>
        <w:t xml:space="preserve">The dependence of oxygen dissociation on temperature as presented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_Ref421527348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Figure </w:t>
      </w:r>
      <w:r w:rsidR="00DB5903">
        <w:rPr>
          <w:rFonts w:ascii="Times New Roman" w:hAnsi="Times New Roman" w:cs="Times New Roman"/>
          <w:noProof/>
          <w:lang w:val="en-US"/>
        </w:rPr>
        <w:t>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is described by first principles of elementary chemical reactions of the hemoglobin equilibrium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means that the elementary reaction enthalpies was identified to fit the shift of dissociation constants described as base principle of chemical reaction equilibrium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_Ref421527533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 xml:space="preserve">Equation </w:t>
      </w:r>
      <w:r w:rsidR="00DB5903" w:rsidRPr="00DB5903">
        <w:rPr>
          <w:rFonts w:ascii="Times New Roman" w:hAnsi="Times New Roman" w:cs="Times New Roman"/>
          <w:noProof/>
          <w:color w:val="1F4E79" w:themeColor="accent1" w:themeShade="80"/>
          <w:lang w:val="en-US"/>
        </w:rPr>
        <w:t>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reaction rate of reactions during hemoglobin oxygenation directly provide the heat consumed by reactions as the enthalpy change of the system. The hemoglobin </w:t>
      </w:r>
      <w:r w:rsidR="00786619" w:rsidRPr="00C16A75">
        <w:rPr>
          <w:rFonts w:ascii="Times New Roman" w:hAnsi="Times New Roman" w:cs="Times New Roman"/>
          <w:lang w:val="en-US"/>
        </w:rPr>
        <w:t>transfer about 4-7%</w:t>
      </w:r>
      <w:r w:rsidRPr="00C16A75">
        <w:rPr>
          <w:rFonts w:ascii="Times New Roman" w:hAnsi="Times New Roman" w:cs="Times New Roman"/>
          <w:lang w:val="en-US"/>
        </w:rPr>
        <w:t xml:space="preserve"> </w:t>
      </w:r>
      <w:r w:rsidR="00786619" w:rsidRPr="00C16A75">
        <w:rPr>
          <w:rFonts w:ascii="Times New Roman" w:hAnsi="Times New Roman" w:cs="Times New Roman"/>
          <w:lang w:val="en-US"/>
        </w:rPr>
        <w:t xml:space="preserve">of produced heat from aerobic-metabolically active tissue to lungs thanks to these relations </w: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(Adair, et al., 1929; Mateják, et al., 2015; Weber and Campbell, 2011; Weber, et al., 2014)</w:t>
      </w:r>
      <w:r w:rsidR="00C31F84" w:rsidRPr="00C16A75">
        <w:rPr>
          <w:rFonts w:ascii="Times New Roman" w:hAnsi="Times New Roman" w:cs="Times New Roman"/>
          <w:lang w:val="en-US"/>
        </w:rPr>
        <w:fldChar w:fldCharType="end"/>
      </w:r>
      <w:r w:rsidR="00786619" w:rsidRPr="00C16A75">
        <w:rPr>
          <w:rFonts w:ascii="Times New Roman" w:hAnsi="Times New Roman" w:cs="Times New Roman"/>
          <w:lang w:val="en-US"/>
        </w:rPr>
        <w:t>.</w:t>
      </w:r>
    </w:p>
    <w:p w14:paraId="48F46F4D" w14:textId="77777777" w:rsidR="00CD31E3" w:rsidRPr="00C16A75" w:rsidRDefault="00CD31E3" w:rsidP="007E41BB">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inline distT="0" distB="0" distL="0" distR="0" wp14:anchorId="7611CB6C" wp14:editId="590B958D">
            <wp:extent cx="3649980" cy="2600802"/>
            <wp:effectExtent l="0" t="0" r="762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4" cstate="print">
                      <a:extLst>
                        <a:ext uri="{28A0092B-C50C-407E-A947-70E740481C1C}">
                          <a14:useLocalDpi xmlns:a14="http://schemas.microsoft.com/office/drawing/2010/main" val="0"/>
                        </a:ext>
                      </a:extLst>
                    </a:blip>
                    <a:stretch>
                      <a:fillRect/>
                    </a:stretch>
                  </pic:blipFill>
                  <pic:spPr>
                    <a:xfrm>
                      <a:off x="0" y="0"/>
                      <a:ext cx="3665259" cy="2611689"/>
                    </a:xfrm>
                    <a:prstGeom prst="rect">
                      <a:avLst/>
                    </a:prstGeom>
                  </pic:spPr>
                </pic:pic>
              </a:graphicData>
            </a:graphic>
          </wp:inline>
        </w:drawing>
      </w:r>
    </w:p>
    <w:p w14:paraId="4969EE1D" w14:textId="71403C60" w:rsidR="00CD31E3" w:rsidRPr="00C16A75" w:rsidRDefault="00CD31E3" w:rsidP="00CD31E3">
      <w:pPr>
        <w:pStyle w:val="Titulek"/>
        <w:jc w:val="both"/>
        <w:rPr>
          <w:rFonts w:ascii="Times New Roman" w:hAnsi="Times New Roman" w:cs="Times New Roman"/>
          <w:lang w:val="en-US"/>
        </w:rPr>
      </w:pPr>
      <w:bookmarkStart w:id="335" w:name="_Ref421527348"/>
      <w:bookmarkStart w:id="336" w:name="_Toc421535222"/>
      <w:bookmarkStart w:id="337" w:name="_Toc421558551"/>
      <w:bookmarkStart w:id="338" w:name="_GoBack"/>
      <w:r w:rsidRPr="00C16A75">
        <w:rPr>
          <w:rFonts w:ascii="Times New Roman" w:hAnsi="Times New Roman" w:cs="Times New Roman"/>
          <w:lang w:val="en-US"/>
        </w:rPr>
        <w:t xml:space="preserve">Figure </w:t>
      </w:r>
      <w:bookmarkEnd w:id="338"/>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6</w:t>
      </w:r>
      <w:r w:rsidRPr="00C16A75">
        <w:rPr>
          <w:rFonts w:ascii="Times New Roman" w:hAnsi="Times New Roman" w:cs="Times New Roman"/>
          <w:lang w:val="en-US"/>
        </w:rPr>
        <w:fldChar w:fldCharType="end"/>
      </w:r>
      <w:bookmarkEnd w:id="335"/>
      <w:r w:rsidRPr="00C16A75">
        <w:rPr>
          <w:rFonts w:ascii="Times New Roman" w:hAnsi="Times New Roman" w:cs="Times New Roman"/>
          <w:lang w:val="en-US"/>
        </w:rPr>
        <w:t>, Temperature dependence of oxygen dissociation curve described by our model</w:t>
      </w:r>
      <w:r w:rsidR="007E41BB"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compared with observation by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&lt;EndNote&gt;&lt;Cite&gt;&lt;Author&gt;Reeves&lt;/Author&gt;&lt;Year&gt;1980&lt;/Year&gt;&lt;RecNum&gt;121&lt;/RecNum&gt;&lt;DisplayText&gt;(Reeves, 1980; Weber, et al., 2014)&lt;/DisplayText&gt;&lt;record&gt;&lt;rec-number&gt;121&lt;/rec-number&gt;&lt;foreign-keys&gt;&lt;key app="EN" db-id="x9fzp9txovfw59ezxsmv2dxytdwvzexpew95" timestamp="1408986884"&gt;121&lt;/key&gt;&lt;/foreign-keys&gt;&lt;ref-type name="Journal Article"&gt;17&lt;/ref-type&gt;&lt;contributors&gt;&lt;authors&gt;&lt;author&gt;Reeves, Robert Blake&lt;/author&gt;&lt;/authors&gt;&lt;/contributors&gt;&lt;titles&gt;&lt;title&gt;The effect of temperature on the oxygen equilibrium curve of human blood&lt;/title&gt;&lt;secondary-title&gt;Respiration physiology&lt;/secondary-title&gt;&lt;/titles&gt;&lt;periodical&gt;&lt;full-title&gt;Respiration Physiology&lt;/full-title&gt;&lt;abbr-1&gt;Respir. Physiol.&lt;/abbr-1&gt;&lt;abbr-2&gt;Respir Physiol&lt;/abbr-2&gt;&lt;/periodical&gt;&lt;pages&gt;317-328&lt;/pages&gt;&lt;volume&gt;42&lt;/volume&gt;&lt;number&gt;3&lt;/number&gt;&lt;dates&gt;&lt;year&gt;1980&lt;/year&gt;&lt;/dates&gt;&lt;isbn&gt;0034-5687&lt;/isbn&gt;&lt;urls&gt;&lt;/urls&gt;&lt;/record&gt;&lt;/Cite&gt;&lt;Cite&gt;&lt;Author&gt;Weber&lt;/Author&gt;&lt;Year&gt;2014&lt;/Year&gt;&lt;RecNum&gt;114&lt;/RecNum&gt;&lt;record&gt;&lt;rec-number&gt;114&lt;/rec-number&gt;&lt;foreign-keys&gt;&lt;key app="EN" db-id="x9fzp9txovfw59ezxsmv2dxytdwvzexpew95" timestamp="1408454964"&gt;114&lt;/key&gt;&lt;/foreign-keys&gt;&lt;ref-type name="Journal Article"&gt;17&lt;/ref-type&gt;&lt;contributors&gt;&lt;authors&gt;&lt;author&gt;Weber, Roy E&lt;/author&gt;&lt;author&gt;Fago, Angela&lt;/author&gt;&lt;author&gt;Campbell, Kevin L&lt;/author&gt;&lt;/authors&gt;&lt;/contributors&gt;&lt;titles&gt;&lt;title&gt;Enthalpic partitioning of the reduced temperature sensitivity of O2 binding in bovine hemoglobin&lt;/title&gt;&lt;secondary-title&gt;Comparative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Physiology&lt;/full-title&gt;&lt;/periodical&gt;&lt;dates&gt;&lt;year&gt;2014&lt;/year&gt;&lt;/dates&gt;&lt;isbn&gt;1095-6433&lt;/isbn&gt;&lt;urls&gt;&lt;/urls&gt;&lt;/record&gt;&lt;/Cite&gt;&lt;/EndNote&gt;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(Reeves, 1980; Weber, et al., 2014)</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36"/>
      <w:bookmarkEnd w:id="337"/>
    </w:p>
    <w:p w14:paraId="7E6B6071" w14:textId="77777777" w:rsidR="00C06A54" w:rsidRPr="00C16A75" w:rsidRDefault="00C06A54" w:rsidP="00D86650">
      <w:pPr>
        <w:pStyle w:val="Nadpis3"/>
        <w:jc w:val="both"/>
        <w:rPr>
          <w:rFonts w:ascii="Times New Roman" w:hAnsi="Times New Roman" w:cs="Times New Roman"/>
          <w:lang w:val="en-US"/>
        </w:rPr>
      </w:pPr>
      <w:bookmarkStart w:id="339" w:name="_Ref415238981"/>
      <w:r w:rsidRPr="00C16A75">
        <w:rPr>
          <w:rFonts w:ascii="Times New Roman" w:hAnsi="Times New Roman" w:cs="Times New Roman"/>
          <w:lang w:val="en-US"/>
        </w:rPr>
        <w:t>Comparison with HumMod 1.6</w:t>
      </w:r>
      <w:bookmarkEnd w:id="339"/>
    </w:p>
    <w:p w14:paraId="785FDDA3" w14:textId="002F496C" w:rsidR="00C06A54" w:rsidRPr="00C16A75" w:rsidRDefault="00941989" w:rsidP="00D86650">
      <w:pPr>
        <w:jc w:val="both"/>
        <w:rPr>
          <w:rFonts w:ascii="Times New Roman" w:hAnsi="Times New Roman" w:cs="Times New Roman"/>
          <w:lang w:val="en-US"/>
        </w:rPr>
      </w:pPr>
      <w:r w:rsidRPr="00C16A75">
        <w:rPr>
          <w:rFonts w:ascii="Times New Roman" w:hAnsi="Times New Roman" w:cs="Times New Roman"/>
          <w:lang w:val="en-US"/>
        </w:rPr>
        <w:t xml:space="preserve">Thermoregulation </w:t>
      </w:r>
      <w:r w:rsidR="001E142E" w:rsidRPr="00C16A75">
        <w:rPr>
          <w:rFonts w:ascii="Times New Roman" w:hAnsi="Times New Roman" w:cs="Times New Roman"/>
          <w:lang w:val="en-US"/>
        </w:rPr>
        <w:t xml:space="preserve">add the heat transport with hemoglobin and change </w:t>
      </w:r>
      <w:r w:rsidR="00C06A54" w:rsidRPr="00C16A75">
        <w:rPr>
          <w:rFonts w:ascii="Times New Roman" w:hAnsi="Times New Roman" w:cs="Times New Roman"/>
          <w:lang w:val="en-US"/>
        </w:rPr>
        <w:t>one small difference</w:t>
      </w:r>
      <w:r w:rsidR="009F18C7" w:rsidRPr="00C16A75">
        <w:rPr>
          <w:rFonts w:ascii="Times New Roman" w:hAnsi="Times New Roman" w:cs="Times New Roman"/>
          <w:lang w:val="en-US"/>
        </w:rPr>
        <w:t xml:space="preserve">, that is, </w:t>
      </w:r>
      <w:r w:rsidR="00C06A54" w:rsidRPr="00C16A75">
        <w:rPr>
          <w:rFonts w:ascii="Times New Roman" w:hAnsi="Times New Roman" w:cs="Times New Roman"/>
          <w:lang w:val="en-US"/>
        </w:rPr>
        <w:t xml:space="preserve">in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fatigue of sweat glands. The use of fuel in sweat glands is in</w:t>
      </w:r>
      <w:r w:rsidR="009F18C7" w:rsidRPr="00C16A75">
        <w:rPr>
          <w:rFonts w:ascii="Times New Roman" w:hAnsi="Times New Roman" w:cs="Times New Roman"/>
          <w:lang w:val="en-US"/>
        </w:rPr>
        <w:t xml:space="preserve"> the</w:t>
      </w:r>
      <w:r w:rsidR="00C06A54" w:rsidRPr="00C16A75">
        <w:rPr>
          <w:rFonts w:ascii="Times New Roman" w:hAnsi="Times New Roman" w:cs="Times New Roman"/>
          <w:lang w:val="en-US"/>
        </w:rPr>
        <w:t xml:space="preserve"> Physiomodel </w:t>
      </w:r>
      <w:r w:rsidRPr="00C16A75">
        <w:rPr>
          <w:rFonts w:ascii="Times New Roman" w:hAnsi="Times New Roman" w:cs="Times New Roman"/>
          <w:lang w:val="en-US"/>
        </w:rPr>
        <w:t>dependent on</w:t>
      </w:r>
      <w:r w:rsidR="00C06A54"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current rate of sweating water, not</w:t>
      </w:r>
      <w:r w:rsidRPr="00C16A75">
        <w:rPr>
          <w:rFonts w:ascii="Times New Roman" w:hAnsi="Times New Roman" w:cs="Times New Roman"/>
          <w:lang w:val="en-US"/>
        </w:rPr>
        <w:t xml:space="preserve"> on</w:t>
      </w:r>
      <w:r w:rsidR="00C06A54" w:rsidRPr="00C16A75">
        <w:rPr>
          <w:rFonts w:ascii="Times New Roman" w:hAnsi="Times New Roman" w:cs="Times New Roman"/>
          <w:lang w:val="en-US"/>
        </w:rPr>
        <w:t xml:space="preserve"> the constant default base value of this rate</w:t>
      </w:r>
      <w:r w:rsidR="009F18C7" w:rsidRPr="00C16A75">
        <w:rPr>
          <w:rFonts w:ascii="Times New Roman" w:hAnsi="Times New Roman" w:cs="Times New Roman"/>
          <w:lang w:val="en-US"/>
        </w:rPr>
        <w:t>,</w:t>
      </w:r>
      <w:r w:rsidR="00C06A54" w:rsidRPr="00C16A75">
        <w:rPr>
          <w:rFonts w:ascii="Times New Roman" w:hAnsi="Times New Roman" w:cs="Times New Roman"/>
          <w:lang w:val="en-US"/>
        </w:rPr>
        <w:t xml:space="preserve"> as in HumMod 1.6.</w:t>
      </w:r>
    </w:p>
    <w:p w14:paraId="10C6A988" w14:textId="77777777" w:rsidR="003362FC" w:rsidRPr="00C16A75" w:rsidRDefault="003362FC" w:rsidP="004F0385">
      <w:pPr>
        <w:pStyle w:val="Nadpis2"/>
        <w:rPr>
          <w:rStyle w:val="Znaknadpisu1"/>
          <w:rFonts w:ascii="Times New Roman" w:hAnsi="Times New Roman" w:cs="Times New Roman"/>
          <w:sz w:val="28"/>
        </w:rPr>
      </w:pPr>
      <w:bookmarkStart w:id="340" w:name="_Toc409289336"/>
      <w:bookmarkStart w:id="341" w:name="_Toc420288839"/>
      <w:bookmarkStart w:id="342" w:name="_Toc421792690"/>
      <w:r w:rsidRPr="00C16A75">
        <w:rPr>
          <w:rStyle w:val="Znaknadpisu1"/>
          <w:rFonts w:ascii="Times New Roman" w:hAnsi="Times New Roman" w:cs="Times New Roman"/>
          <w:sz w:val="28"/>
        </w:rPr>
        <w:t xml:space="preserve">Neural </w:t>
      </w:r>
      <w:r w:rsidR="007C37C5" w:rsidRPr="00C16A75">
        <w:rPr>
          <w:rStyle w:val="Znaknadpisu1"/>
          <w:rFonts w:ascii="Times New Roman" w:hAnsi="Times New Roman" w:cs="Times New Roman"/>
          <w:sz w:val="28"/>
        </w:rPr>
        <w:t>Regulations</w:t>
      </w:r>
      <w:bookmarkEnd w:id="340"/>
      <w:bookmarkEnd w:id="341"/>
      <w:bookmarkEnd w:id="342"/>
    </w:p>
    <w:p w14:paraId="30628EDD" w14:textId="78BCBAB9" w:rsidR="0038178E" w:rsidRPr="00C16A75" w:rsidRDefault="004B59C6" w:rsidP="00911E3F">
      <w:pPr>
        <w:jc w:val="both"/>
        <w:rPr>
          <w:rFonts w:ascii="Times New Roman" w:hAnsi="Times New Roman" w:cs="Times New Roman"/>
          <w:lang w:val="en-US"/>
        </w:rPr>
      </w:pPr>
      <w:r w:rsidRPr="00C16A75">
        <w:rPr>
          <w:rFonts w:ascii="Times New Roman" w:hAnsi="Times New Roman" w:cs="Times New Roman"/>
          <w:lang w:val="en-US"/>
        </w:rPr>
        <w:t xml:space="preserve">The integrative model of human physiology </w:t>
      </w:r>
      <w:r w:rsidR="009F18C7" w:rsidRPr="00C16A75">
        <w:rPr>
          <w:rFonts w:ascii="Times New Roman" w:hAnsi="Times New Roman" w:cs="Times New Roman"/>
          <w:lang w:val="en-US"/>
        </w:rPr>
        <w:t xml:space="preserve">also </w:t>
      </w:r>
      <w:r w:rsidRPr="00C16A75">
        <w:rPr>
          <w:rFonts w:ascii="Times New Roman" w:hAnsi="Times New Roman" w:cs="Times New Roman"/>
          <w:lang w:val="en-US"/>
        </w:rPr>
        <w:t>contain</w:t>
      </w:r>
      <w:r w:rsidR="0013138C" w:rsidRPr="00C16A75">
        <w:rPr>
          <w:rFonts w:ascii="Times New Roman" w:hAnsi="Times New Roman" w:cs="Times New Roman"/>
          <w:lang w:val="en-US"/>
        </w:rPr>
        <w:t>s</w:t>
      </w:r>
      <w:r w:rsidRPr="00C16A75">
        <w:rPr>
          <w:rFonts w:ascii="Times New Roman" w:hAnsi="Times New Roman" w:cs="Times New Roman"/>
          <w:lang w:val="en-US"/>
        </w:rPr>
        <w:t xml:space="preserve"> the </w:t>
      </w:r>
      <w:r w:rsidR="009F18C7" w:rsidRPr="00C16A75">
        <w:rPr>
          <w:rFonts w:ascii="Times New Roman" w:hAnsi="Times New Roman" w:cs="Times New Roman"/>
          <w:lang w:val="en-US"/>
        </w:rPr>
        <w:t xml:space="preserve">primary </w:t>
      </w:r>
      <w:r w:rsidR="00364F21" w:rsidRPr="00C16A75">
        <w:rPr>
          <w:rFonts w:ascii="Times New Roman" w:hAnsi="Times New Roman" w:cs="Times New Roman"/>
          <w:lang w:val="en-US"/>
        </w:rPr>
        <w:t>neural regulations, because the autonomic nerves</w:t>
      </w:r>
      <w:r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directly </w:t>
      </w:r>
      <w:r w:rsidRPr="00C16A75">
        <w:rPr>
          <w:rFonts w:ascii="Times New Roman" w:hAnsi="Times New Roman" w:cs="Times New Roman"/>
          <w:lang w:val="en-US"/>
        </w:rPr>
        <w:t xml:space="preserve">drive base processes such as </w:t>
      </w:r>
      <w:r w:rsidR="009F18C7" w:rsidRPr="00C16A75">
        <w:rPr>
          <w:rFonts w:ascii="Times New Roman" w:hAnsi="Times New Roman" w:cs="Times New Roman"/>
          <w:lang w:val="en-US"/>
        </w:rPr>
        <w:t xml:space="preserve">the </w:t>
      </w:r>
      <w:r w:rsidRPr="00C16A75">
        <w:rPr>
          <w:rFonts w:ascii="Times New Roman" w:hAnsi="Times New Roman" w:cs="Times New Roman"/>
          <w:lang w:val="en-US"/>
        </w:rPr>
        <w:t>vasoconstriction o</w:t>
      </w:r>
      <w:r w:rsidR="00F410F5" w:rsidRPr="00C16A75">
        <w:rPr>
          <w:rFonts w:ascii="Times New Roman" w:hAnsi="Times New Roman" w:cs="Times New Roman"/>
          <w:lang w:val="en-US"/>
        </w:rPr>
        <w:t xml:space="preserve">f blood vessels, heart rate, </w:t>
      </w:r>
      <w:r w:rsidR="00A462CE" w:rsidRPr="00C16A75">
        <w:rPr>
          <w:rFonts w:ascii="Times New Roman" w:hAnsi="Times New Roman" w:cs="Times New Roman"/>
          <w:lang w:val="en-US"/>
        </w:rPr>
        <w:t xml:space="preserve">heart </w:t>
      </w:r>
      <w:r w:rsidRPr="00C16A75">
        <w:rPr>
          <w:rFonts w:ascii="Times New Roman" w:hAnsi="Times New Roman" w:cs="Times New Roman"/>
          <w:lang w:val="en-US"/>
        </w:rPr>
        <w:t>contractility</w:t>
      </w:r>
      <w:r w:rsidR="00D83527" w:rsidRPr="00C16A75">
        <w:rPr>
          <w:rFonts w:ascii="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(SUGA, et al., 1976)</w:t>
      </w:r>
      <w:r w:rsidR="00D83527" w:rsidRPr="00C16A75">
        <w:rPr>
          <w:rFonts w:ascii="Times New Roman" w:eastAsia="Times New Roman" w:hAnsi="Times New Roman" w:cs="Times New Roman"/>
          <w:lang w:val="en-US"/>
        </w:rPr>
        <w:fldChar w:fldCharType="end"/>
      </w:r>
      <w:r w:rsidRPr="00C16A75">
        <w:rPr>
          <w:rFonts w:ascii="Times New Roman" w:hAnsi="Times New Roman" w:cs="Times New Roman"/>
          <w:lang w:val="en-US"/>
        </w:rPr>
        <w:t>, kidney functions, secretion of hormones, respiration</w:t>
      </w:r>
      <w:r w:rsidR="003F3104" w:rsidRPr="00C16A75">
        <w:rPr>
          <w:rFonts w:ascii="Times New Roman" w:hAnsi="Times New Roman" w:cs="Times New Roman"/>
          <w:lang w:val="en-US"/>
        </w:rPr>
        <w:t>, sweating</w:t>
      </w:r>
      <w:r w:rsidR="009F18C7" w:rsidRPr="00C16A75">
        <w:rPr>
          <w:rFonts w:ascii="Times New Roman" w:hAnsi="Times New Roman" w:cs="Times New Roman"/>
          <w:lang w:val="en-US"/>
        </w:rPr>
        <w:t>,</w:t>
      </w:r>
      <w:r w:rsidRPr="00C16A75">
        <w:rPr>
          <w:rFonts w:ascii="Times New Roman" w:hAnsi="Times New Roman" w:cs="Times New Roman"/>
          <w:lang w:val="en-US"/>
        </w:rPr>
        <w:t xml:space="preserve"> </w:t>
      </w:r>
      <w:r w:rsidR="00364F21" w:rsidRPr="00C16A75">
        <w:rPr>
          <w:rFonts w:ascii="Times New Roman" w:hAnsi="Times New Roman" w:cs="Times New Roman"/>
          <w:lang w:val="en-US"/>
        </w:rPr>
        <w:t>etc</w:t>
      </w:r>
      <w:r w:rsidRPr="00C16A75">
        <w:rPr>
          <w:rFonts w:ascii="Times New Roman" w:hAnsi="Times New Roman" w:cs="Times New Roman"/>
          <w:lang w:val="en-US"/>
        </w:rPr>
        <w:t>.</w:t>
      </w:r>
      <w:r w:rsidR="00364F21" w:rsidRPr="00C16A75">
        <w:rPr>
          <w:rFonts w:ascii="Times New Roman" w:hAnsi="Times New Roman" w:cs="Times New Roman"/>
          <w:lang w:val="en-US"/>
        </w:rPr>
        <w:t xml:space="preserve"> The </w:t>
      </w:r>
      <w:r w:rsidR="003F3104" w:rsidRPr="00C16A75">
        <w:rPr>
          <w:rFonts w:ascii="Times New Roman" w:hAnsi="Times New Roman" w:cs="Times New Roman"/>
          <w:lang w:val="en-US"/>
        </w:rPr>
        <w:t xml:space="preserve">inputs to the </w:t>
      </w:r>
      <w:r w:rsidR="00A462CE" w:rsidRPr="00C16A75">
        <w:rPr>
          <w:rFonts w:ascii="Times New Roman" w:hAnsi="Times New Roman" w:cs="Times New Roman"/>
          <w:lang w:val="en-US"/>
        </w:rPr>
        <w:t>autonomic neural reflexes</w:t>
      </w:r>
      <w:r w:rsidR="00364F21" w:rsidRPr="00C16A75">
        <w:rPr>
          <w:rFonts w:ascii="Times New Roman" w:hAnsi="Times New Roman" w:cs="Times New Roman"/>
          <w:lang w:val="en-US"/>
        </w:rPr>
        <w:t xml:space="preserve"> </w:t>
      </w:r>
      <w:r w:rsidR="003F3104" w:rsidRPr="00C16A75">
        <w:rPr>
          <w:rFonts w:ascii="Times New Roman" w:hAnsi="Times New Roman" w:cs="Times New Roman"/>
          <w:lang w:val="en-US"/>
        </w:rPr>
        <w:t xml:space="preserve">are from </w:t>
      </w:r>
      <w:r w:rsidR="003F3104" w:rsidRPr="00C16A75">
        <w:rPr>
          <w:rFonts w:ascii="Times New Roman" w:hAnsi="Times New Roman" w:cs="Times New Roman"/>
          <w:lang w:val="en-US"/>
        </w:rPr>
        <w:lastRenderedPageBreak/>
        <w:t>specialized cells</w:t>
      </w:r>
      <w:r w:rsidR="00C35935" w:rsidRPr="00C16A75">
        <w:rPr>
          <w:rFonts w:ascii="Times New Roman" w:hAnsi="Times New Roman" w:cs="Times New Roman"/>
          <w:lang w:val="en-US"/>
        </w:rPr>
        <w:t>, which measu</w:t>
      </w:r>
      <w:r w:rsidR="009F18C7" w:rsidRPr="00C16A75">
        <w:rPr>
          <w:rFonts w:ascii="Times New Roman" w:hAnsi="Times New Roman" w:cs="Times New Roman"/>
          <w:lang w:val="en-US"/>
        </w:rPr>
        <w:t>re</w:t>
      </w:r>
      <w:r w:rsidR="00C35935" w:rsidRPr="00C16A75">
        <w:rPr>
          <w:rFonts w:ascii="Times New Roman" w:hAnsi="Times New Roman" w:cs="Times New Roman"/>
          <w:lang w:val="en-US"/>
        </w:rPr>
        <w:t xml:space="preserve"> the current state of </w:t>
      </w:r>
      <w:r w:rsidR="00D93652" w:rsidRPr="00C16A75">
        <w:rPr>
          <w:rFonts w:ascii="Times New Roman" w:hAnsi="Times New Roman" w:cs="Times New Roman"/>
          <w:lang w:val="en-US"/>
        </w:rPr>
        <w:t>the system</w:t>
      </w:r>
      <w:r w:rsidR="003F3104" w:rsidRPr="00C16A75">
        <w:rPr>
          <w:rFonts w:ascii="Times New Roman" w:hAnsi="Times New Roman" w:cs="Times New Roman"/>
          <w:lang w:val="en-US"/>
        </w:rPr>
        <w:t xml:space="preserve">: </w:t>
      </w:r>
      <w:r w:rsidR="00C35935" w:rsidRPr="00C16A75">
        <w:rPr>
          <w:rFonts w:ascii="Times New Roman" w:hAnsi="Times New Roman" w:cs="Times New Roman"/>
          <w:lang w:val="en-US"/>
        </w:rPr>
        <w:t xml:space="preserve">baroreceptors (carotid sinus, aorta, </w:t>
      </w:r>
      <w:proofErr w:type="gramStart"/>
      <w:r w:rsidR="00D93652" w:rsidRPr="00C16A75">
        <w:rPr>
          <w:rFonts w:ascii="Times New Roman" w:hAnsi="Times New Roman" w:cs="Times New Roman"/>
          <w:lang w:val="en-US"/>
        </w:rPr>
        <w:t>heart</w:t>
      </w:r>
      <w:proofErr w:type="gramEnd"/>
      <w:r w:rsidR="00D93652" w:rsidRPr="00C16A75">
        <w:rPr>
          <w:rFonts w:ascii="Times New Roman" w:hAnsi="Times New Roman" w:cs="Times New Roman"/>
          <w:lang w:val="en-US"/>
        </w:rPr>
        <w:t xml:space="preserve"> </w:t>
      </w:r>
      <w:r w:rsidR="00C35935" w:rsidRPr="00C16A75">
        <w:rPr>
          <w:rFonts w:ascii="Times New Roman" w:hAnsi="Times New Roman" w:cs="Times New Roman"/>
          <w:lang w:val="en-US"/>
        </w:rPr>
        <w:t>atri</w:t>
      </w:r>
      <w:r w:rsidR="00D93652" w:rsidRPr="00C16A75">
        <w:rPr>
          <w:rFonts w:ascii="Times New Roman" w:hAnsi="Times New Roman" w:cs="Times New Roman"/>
          <w:lang w:val="en-US"/>
        </w:rPr>
        <w:t>a)</w:t>
      </w:r>
      <w:r w:rsidR="00C35935" w:rsidRPr="00C16A75">
        <w:rPr>
          <w:rFonts w:ascii="Times New Roman" w:hAnsi="Times New Roman" w:cs="Times New Roman"/>
          <w:lang w:val="en-US"/>
        </w:rPr>
        <w:t>, osmoreceptors (hypothalamus), chemoreceptors (carotid sinus, aorta, medulla oblongata)</w:t>
      </w:r>
      <w:r w:rsidR="00D93652"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and </w:t>
      </w:r>
      <w:r w:rsidR="00C35935" w:rsidRPr="00C16A75">
        <w:rPr>
          <w:rFonts w:ascii="Times New Roman" w:hAnsi="Times New Roman" w:cs="Times New Roman"/>
          <w:lang w:val="en-US"/>
        </w:rPr>
        <w:t>thermoreceptors (skin)</w:t>
      </w:r>
      <w:r w:rsidR="00B86392" w:rsidRPr="00C16A75">
        <w:rPr>
          <w:rFonts w:ascii="Times New Roman" w:hAnsi="Times New Roman" w:cs="Times New Roman"/>
          <w:lang w:val="en-US"/>
        </w:rPr>
        <w:t>. In these cells</w:t>
      </w:r>
      <w:r w:rsidR="009F18C7" w:rsidRPr="00C16A75">
        <w:rPr>
          <w:rFonts w:ascii="Times New Roman" w:hAnsi="Times New Roman" w:cs="Times New Roman"/>
          <w:lang w:val="en-US"/>
        </w:rPr>
        <w:t>,</w:t>
      </w:r>
      <w:r w:rsidR="00B86392" w:rsidRPr="00C16A75">
        <w:rPr>
          <w:rFonts w:ascii="Times New Roman" w:hAnsi="Times New Roman" w:cs="Times New Roman"/>
          <w:lang w:val="en-US"/>
        </w:rPr>
        <w:t xml:space="preserve"> </w:t>
      </w:r>
      <w:r w:rsidR="00D93652" w:rsidRPr="00C16A75">
        <w:rPr>
          <w:rFonts w:ascii="Times New Roman" w:hAnsi="Times New Roman" w:cs="Times New Roman"/>
          <w:lang w:val="en-US"/>
        </w:rPr>
        <w:t>the neural</w:t>
      </w:r>
      <w:r w:rsidR="00A462CE" w:rsidRPr="00C16A75">
        <w:rPr>
          <w:rFonts w:ascii="Times New Roman" w:hAnsi="Times New Roman" w:cs="Times New Roman"/>
          <w:lang w:val="en-US"/>
        </w:rPr>
        <w:t xml:space="preserve"> impulses</w:t>
      </w:r>
      <w:r w:rsidR="009F18C7" w:rsidRPr="00C16A75">
        <w:rPr>
          <w:rFonts w:ascii="Times New Roman" w:hAnsi="Times New Roman" w:cs="Times New Roman"/>
          <w:lang w:val="en-US"/>
        </w:rPr>
        <w:t xml:space="preserve"> start</w:t>
      </w:r>
      <w:r w:rsidR="00935432" w:rsidRPr="00C16A75">
        <w:rPr>
          <w:rFonts w:ascii="Times New Roman" w:hAnsi="Times New Roman" w:cs="Times New Roman"/>
          <w:lang w:val="en-US"/>
        </w:rPr>
        <w:t>s</w:t>
      </w:r>
      <w:r w:rsidR="00D93652" w:rsidRPr="00C16A75">
        <w:rPr>
          <w:rFonts w:ascii="Times New Roman" w:hAnsi="Times New Roman" w:cs="Times New Roman"/>
          <w:lang w:val="en-US"/>
        </w:rPr>
        <w:t xml:space="preserve">. There are two autonomic pathways: sympathetic and parasympathetic. </w:t>
      </w:r>
      <w:r w:rsidR="009F18C7" w:rsidRPr="00C16A75">
        <w:rPr>
          <w:rFonts w:ascii="Times New Roman" w:hAnsi="Times New Roman" w:cs="Times New Roman"/>
          <w:lang w:val="en-US"/>
        </w:rPr>
        <w:t xml:space="preserve">When a </w:t>
      </w:r>
      <w:r w:rsidR="00B86392" w:rsidRPr="00C16A75">
        <w:rPr>
          <w:rFonts w:ascii="Times New Roman" w:hAnsi="Times New Roman" w:cs="Times New Roman"/>
          <w:lang w:val="en-US"/>
        </w:rPr>
        <w:t>signal reach</w:t>
      </w:r>
      <w:r w:rsidR="009F18C7" w:rsidRPr="00C16A75">
        <w:rPr>
          <w:rFonts w:ascii="Times New Roman" w:hAnsi="Times New Roman" w:cs="Times New Roman"/>
          <w:lang w:val="en-US"/>
        </w:rPr>
        <w:t>es</w:t>
      </w:r>
      <w:r w:rsidR="00B86392" w:rsidRPr="00C16A75">
        <w:rPr>
          <w:rFonts w:ascii="Times New Roman" w:hAnsi="Times New Roman" w:cs="Times New Roman"/>
          <w:lang w:val="en-US"/>
        </w:rPr>
        <w:t xml:space="preserve"> the end of the last neuron in </w:t>
      </w:r>
      <w:r w:rsidR="009F18C7" w:rsidRPr="00C16A75">
        <w:rPr>
          <w:rFonts w:ascii="Times New Roman" w:hAnsi="Times New Roman" w:cs="Times New Roman"/>
          <w:lang w:val="en-US"/>
        </w:rPr>
        <w:t xml:space="preserve">a </w:t>
      </w:r>
      <w:r w:rsidR="00B86392" w:rsidRPr="00C16A75">
        <w:rPr>
          <w:rFonts w:ascii="Times New Roman" w:hAnsi="Times New Roman" w:cs="Times New Roman"/>
          <w:lang w:val="en-US"/>
        </w:rPr>
        <w:t>pathway, noradrenaline is typically released for sympath</w:t>
      </w:r>
      <w:r w:rsidR="00191D53" w:rsidRPr="00C16A75">
        <w:rPr>
          <w:rFonts w:ascii="Times New Roman" w:hAnsi="Times New Roman" w:cs="Times New Roman"/>
          <w:lang w:val="en-US"/>
        </w:rPr>
        <w:t xml:space="preserve">etic </w:t>
      </w:r>
      <w:r w:rsidR="009F18C7" w:rsidRPr="00C16A75">
        <w:rPr>
          <w:rFonts w:ascii="Times New Roman" w:hAnsi="Times New Roman" w:cs="Times New Roman"/>
          <w:lang w:val="en-US"/>
        </w:rPr>
        <w:t xml:space="preserve">stimulation </w:t>
      </w:r>
      <w:r w:rsidR="00191D53" w:rsidRPr="00C16A75">
        <w:rPr>
          <w:rFonts w:ascii="Times New Roman" w:hAnsi="Times New Roman" w:cs="Times New Roman"/>
          <w:lang w:val="en-US"/>
        </w:rPr>
        <w:t xml:space="preserve">and acetylcholine is typically </w:t>
      </w:r>
      <w:r w:rsidR="009F18C7" w:rsidRPr="00C16A75">
        <w:rPr>
          <w:rFonts w:ascii="Times New Roman" w:hAnsi="Times New Roman" w:cs="Times New Roman"/>
          <w:lang w:val="en-US"/>
        </w:rPr>
        <w:t xml:space="preserve">released </w:t>
      </w:r>
      <w:r w:rsidR="00191D53" w:rsidRPr="00C16A75">
        <w:rPr>
          <w:rFonts w:ascii="Times New Roman" w:hAnsi="Times New Roman" w:cs="Times New Roman"/>
          <w:lang w:val="en-US"/>
        </w:rPr>
        <w:t>for parasympathetic stimulation.</w:t>
      </w:r>
      <w:r w:rsidR="00B86392" w:rsidRPr="00C16A75">
        <w:rPr>
          <w:rFonts w:ascii="Times New Roman" w:hAnsi="Times New Roman" w:cs="Times New Roman"/>
          <w:lang w:val="en-US"/>
        </w:rPr>
        <w:t xml:space="preserve"> </w:t>
      </w:r>
      <w:r w:rsidR="00337DD6" w:rsidRPr="00C16A75">
        <w:rPr>
          <w:rFonts w:ascii="Times New Roman" w:hAnsi="Times New Roman" w:cs="Times New Roman"/>
          <w:lang w:val="en-US"/>
        </w:rPr>
        <w:t>The</w:t>
      </w:r>
      <w:r w:rsidR="00A462CE" w:rsidRPr="00C16A75">
        <w:rPr>
          <w:rFonts w:ascii="Times New Roman" w:hAnsi="Times New Roman" w:cs="Times New Roman"/>
          <w:lang w:val="en-US"/>
        </w:rPr>
        <w:t xml:space="preserve"> </w:t>
      </w:r>
      <w:r w:rsidR="00B86392" w:rsidRPr="00C16A75">
        <w:rPr>
          <w:rFonts w:ascii="Times New Roman" w:hAnsi="Times New Roman" w:cs="Times New Roman"/>
          <w:lang w:val="en-US"/>
        </w:rPr>
        <w:t xml:space="preserve">synapse receptors of the effector cells are typically </w:t>
      </w:r>
      <w:r w:rsidR="00191D53" w:rsidRPr="00C16A75">
        <w:rPr>
          <w:rFonts w:ascii="Times New Roman" w:hAnsi="Times New Roman" w:cs="Times New Roman"/>
          <w:lang w:val="en-US"/>
        </w:rPr>
        <w:t xml:space="preserve">muscarinic in </w:t>
      </w:r>
      <w:r w:rsidR="00056B84" w:rsidRPr="00C16A75">
        <w:rPr>
          <w:rFonts w:ascii="Times New Roman" w:hAnsi="Times New Roman" w:cs="Times New Roman"/>
          <w:lang w:val="en-US"/>
        </w:rPr>
        <w:t xml:space="preserve">the </w:t>
      </w:r>
      <w:r w:rsidR="00191D53" w:rsidRPr="00C16A75">
        <w:rPr>
          <w:rFonts w:ascii="Times New Roman" w:hAnsi="Times New Roman" w:cs="Times New Roman"/>
          <w:lang w:val="en-US"/>
        </w:rPr>
        <w:t xml:space="preserve">parasympathetic </w:t>
      </w:r>
      <w:r w:rsidR="00056B84" w:rsidRPr="00C16A75">
        <w:rPr>
          <w:rFonts w:ascii="Times New Roman" w:hAnsi="Times New Roman" w:cs="Times New Roman"/>
          <w:lang w:val="en-US"/>
        </w:rPr>
        <w:t xml:space="preserve">pathways </w:t>
      </w:r>
      <w:r w:rsidR="00191D53" w:rsidRPr="00C16A75">
        <w:rPr>
          <w:rFonts w:ascii="Times New Roman" w:hAnsi="Times New Roman" w:cs="Times New Roman"/>
          <w:lang w:val="en-US"/>
        </w:rPr>
        <w:t xml:space="preserve">and </w:t>
      </w:r>
      <w:r w:rsidR="00B86392" w:rsidRPr="00C16A75">
        <w:rPr>
          <w:rFonts w:ascii="Times New Roman" w:hAnsi="Times New Roman" w:cs="Times New Roman"/>
          <w:lang w:val="en-US"/>
        </w:rPr>
        <w:t xml:space="preserve">adrenergic in </w:t>
      </w:r>
      <w:r w:rsidR="00056B84" w:rsidRPr="00C16A75">
        <w:rPr>
          <w:rFonts w:ascii="Times New Roman" w:hAnsi="Times New Roman" w:cs="Times New Roman"/>
          <w:lang w:val="en-US"/>
        </w:rPr>
        <w:t xml:space="preserve">the </w:t>
      </w:r>
      <w:r w:rsidR="00A462CE" w:rsidRPr="00C16A75">
        <w:rPr>
          <w:rFonts w:ascii="Times New Roman" w:hAnsi="Times New Roman" w:cs="Times New Roman"/>
          <w:lang w:val="en-US"/>
        </w:rPr>
        <w:t>sympathetic</w:t>
      </w:r>
      <w:r w:rsidR="00B86392" w:rsidRPr="00C16A75">
        <w:rPr>
          <w:rFonts w:ascii="Times New Roman" w:hAnsi="Times New Roman" w:cs="Times New Roman"/>
          <w:lang w:val="en-US"/>
        </w:rPr>
        <w:t xml:space="preserve"> pathways</w:t>
      </w:r>
      <w:r w:rsidR="00A462CE" w:rsidRPr="00C16A75">
        <w:rPr>
          <w:rFonts w:ascii="Times New Roman" w:hAnsi="Times New Roman" w:cs="Times New Roman"/>
          <w:lang w:val="en-US"/>
        </w:rPr>
        <w:t>.</w:t>
      </w:r>
      <w:r w:rsidR="00B86392" w:rsidRPr="00C16A75">
        <w:rPr>
          <w:rFonts w:ascii="Times New Roman" w:hAnsi="Times New Roman" w:cs="Times New Roman"/>
          <w:lang w:val="en-US"/>
        </w:rPr>
        <w:t xml:space="preserve"> There are two groups of adrenergic receptors: alpha and</w:t>
      </w:r>
      <w:r w:rsidR="00A462CE" w:rsidRPr="00C16A75">
        <w:rPr>
          <w:rFonts w:ascii="Times New Roman" w:hAnsi="Times New Roman" w:cs="Times New Roman"/>
          <w:lang w:val="en-US"/>
        </w:rPr>
        <w:t xml:space="preserve"> beta</w:t>
      </w:r>
      <w:r w:rsidR="00056B84" w:rsidRPr="00C16A75">
        <w:rPr>
          <w:rFonts w:ascii="Times New Roman" w:hAnsi="Times New Roman" w:cs="Times New Roman"/>
          <w:lang w:val="en-US"/>
        </w:rPr>
        <w:t xml:space="preserve"> receptors</w:t>
      </w:r>
      <w:r w:rsidR="00A462CE" w:rsidRPr="00C16A75">
        <w:rPr>
          <w:rFonts w:ascii="Times New Roman" w:hAnsi="Times New Roman" w:cs="Times New Roman"/>
          <w:lang w:val="en-US"/>
        </w:rPr>
        <w:t xml:space="preserve">. Both adrenergic </w:t>
      </w:r>
      <w:r w:rsidR="00942050" w:rsidRPr="00C16A75">
        <w:rPr>
          <w:rFonts w:ascii="Times New Roman" w:hAnsi="Times New Roman" w:cs="Times New Roman"/>
          <w:lang w:val="en-US"/>
        </w:rPr>
        <w:t xml:space="preserve">receptor groups react on epinephrine and on norepinephrine. </w:t>
      </w:r>
      <w:r w:rsidR="00191D53" w:rsidRPr="00C16A75">
        <w:rPr>
          <w:rFonts w:ascii="Times New Roman" w:hAnsi="Times New Roman" w:cs="Times New Roman"/>
          <w:lang w:val="en-US"/>
        </w:rPr>
        <w:t>As a result</w:t>
      </w:r>
      <w:r w:rsidR="00056B84" w:rsidRPr="00C16A75">
        <w:rPr>
          <w:rFonts w:ascii="Times New Roman" w:hAnsi="Times New Roman" w:cs="Times New Roman"/>
          <w:lang w:val="en-US"/>
        </w:rPr>
        <w:t>,</w:t>
      </w:r>
      <w:r w:rsidR="00191D53" w:rsidRPr="00C16A75">
        <w:rPr>
          <w:rFonts w:ascii="Times New Roman" w:hAnsi="Times New Roman" w:cs="Times New Roman"/>
          <w:lang w:val="en-US"/>
        </w:rPr>
        <w:t xml:space="preserve"> </w:t>
      </w:r>
      <w:r w:rsidR="00942050" w:rsidRPr="00C16A75">
        <w:rPr>
          <w:rFonts w:ascii="Times New Roman" w:hAnsi="Times New Roman" w:cs="Times New Roman"/>
          <w:lang w:val="en-US"/>
        </w:rPr>
        <w:t xml:space="preserve">the model </w:t>
      </w:r>
      <w:r w:rsidR="00056B84" w:rsidRPr="00C16A75">
        <w:rPr>
          <w:rFonts w:ascii="Times New Roman" w:hAnsi="Times New Roman" w:cs="Times New Roman"/>
          <w:lang w:val="en-US"/>
        </w:rPr>
        <w:t xml:space="preserve">for </w:t>
      </w:r>
      <w:r w:rsidR="00942050" w:rsidRPr="00C16A75">
        <w:rPr>
          <w:rFonts w:ascii="Times New Roman" w:hAnsi="Times New Roman" w:cs="Times New Roman"/>
          <w:lang w:val="en-US"/>
        </w:rPr>
        <w:t xml:space="preserve">the alpha/beta receptors </w:t>
      </w:r>
      <w:r w:rsidR="00056B84" w:rsidRPr="00C16A75">
        <w:rPr>
          <w:rFonts w:ascii="Times New Roman" w:hAnsi="Times New Roman" w:cs="Times New Roman"/>
          <w:lang w:val="en-US"/>
        </w:rPr>
        <w:t xml:space="preserve">may </w:t>
      </w:r>
      <w:r w:rsidR="00FF6029" w:rsidRPr="00C16A75">
        <w:rPr>
          <w:rFonts w:ascii="Times New Roman" w:hAnsi="Times New Roman" w:cs="Times New Roman"/>
          <w:lang w:val="en-US"/>
        </w:rPr>
        <w:t>be dependent on</w:t>
      </w:r>
      <w:r w:rsidR="00942050" w:rsidRPr="00C16A75">
        <w:rPr>
          <w:rFonts w:ascii="Times New Roman" w:hAnsi="Times New Roman" w:cs="Times New Roman"/>
          <w:lang w:val="en-US"/>
        </w:rPr>
        <w:t xml:space="preserve"> sympathetic stimuli</w:t>
      </w:r>
      <w:r w:rsidR="00056B84" w:rsidRPr="00C16A75">
        <w:rPr>
          <w:rFonts w:ascii="Times New Roman" w:hAnsi="Times New Roman" w:cs="Times New Roman"/>
          <w:lang w:val="en-US"/>
        </w:rPr>
        <w:t>,</w:t>
      </w:r>
      <w:r w:rsidR="00942050" w:rsidRPr="00C16A75">
        <w:rPr>
          <w:rFonts w:ascii="Times New Roman" w:hAnsi="Times New Roman" w:cs="Times New Roman"/>
          <w:lang w:val="en-US"/>
        </w:rPr>
        <w:t xml:space="preserve"> together with </w:t>
      </w:r>
      <w:r w:rsidR="00056B84" w:rsidRPr="00C16A75">
        <w:rPr>
          <w:rFonts w:ascii="Times New Roman" w:hAnsi="Times New Roman" w:cs="Times New Roman"/>
          <w:lang w:val="en-US"/>
        </w:rPr>
        <w:t xml:space="preserve">the </w:t>
      </w:r>
      <w:r w:rsidR="00942050" w:rsidRPr="00C16A75">
        <w:rPr>
          <w:rFonts w:ascii="Times New Roman" w:hAnsi="Times New Roman" w:cs="Times New Roman"/>
          <w:lang w:val="en-US"/>
        </w:rPr>
        <w:t xml:space="preserve">extracellular concentration of </w:t>
      </w:r>
      <w:r w:rsidR="0013138C" w:rsidRPr="00C16A75">
        <w:rPr>
          <w:rFonts w:ascii="Times New Roman" w:hAnsi="Times New Roman" w:cs="Times New Roman"/>
          <w:lang w:val="en-US"/>
        </w:rPr>
        <w:t xml:space="preserve">these </w:t>
      </w:r>
      <w:r w:rsidR="00FF6029" w:rsidRPr="00C16A75">
        <w:rPr>
          <w:rFonts w:ascii="Times New Roman" w:hAnsi="Times New Roman" w:cs="Times New Roman"/>
          <w:lang w:val="en-US"/>
        </w:rPr>
        <w:t>catecholamines</w:t>
      </w:r>
      <w:r w:rsidR="00056B84" w:rsidRPr="00C16A75">
        <w:rPr>
          <w:rFonts w:ascii="Times New Roman" w:hAnsi="Times New Roman" w:cs="Times New Roman"/>
          <w:lang w:val="en-US"/>
        </w:rPr>
        <w:t xml:space="preserve"> and </w:t>
      </w:r>
      <w:r w:rsidR="00C15F80" w:rsidRPr="00C16A75">
        <w:rPr>
          <w:rFonts w:ascii="Times New Roman" w:hAnsi="Times New Roman" w:cs="Times New Roman"/>
          <w:lang w:val="en-US"/>
        </w:rPr>
        <w:t>other 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(e.g.</w:t>
      </w:r>
      <w:r w:rsidR="00056B84" w:rsidRPr="00C16A75">
        <w:rPr>
          <w:rFonts w:ascii="Times New Roman" w:hAnsi="Times New Roman" w:cs="Times New Roman"/>
          <w:lang w:val="en-US"/>
        </w:rPr>
        <w:t>,</w:t>
      </w:r>
      <w:r w:rsidR="00C15F80" w:rsidRPr="00C16A75">
        <w:rPr>
          <w:rFonts w:ascii="Times New Roman" w:hAnsi="Times New Roman" w:cs="Times New Roman"/>
          <w:lang w:val="en-US"/>
        </w:rPr>
        <w:t xml:space="preserve"> desglymidodrine) or antagonist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(alpha/beta</w:t>
      </w:r>
      <w:r w:rsidR="00056B84" w:rsidRPr="00C16A75">
        <w:rPr>
          <w:rFonts w:ascii="Times New Roman" w:hAnsi="Times New Roman" w:cs="Times New Roman"/>
          <w:lang w:val="en-US"/>
        </w:rPr>
        <w:t>-</w:t>
      </w:r>
      <w:r w:rsidR="00C15F80" w:rsidRPr="00C16A75">
        <w:rPr>
          <w:rFonts w:ascii="Times New Roman" w:hAnsi="Times New Roman" w:cs="Times New Roman"/>
          <w:lang w:val="en-US"/>
        </w:rPr>
        <w:t>blockers).</w:t>
      </w:r>
      <w:r w:rsidR="0013138C" w:rsidRPr="00C16A75">
        <w:rPr>
          <w:rFonts w:ascii="Times New Roman" w:hAnsi="Times New Roman" w:cs="Times New Roman"/>
          <w:lang w:val="en-US"/>
        </w:rPr>
        <w:t xml:space="preserve"> </w:t>
      </w:r>
      <w:r w:rsidR="00FF6029" w:rsidRPr="00C16A75">
        <w:rPr>
          <w:rFonts w:ascii="Times New Roman" w:hAnsi="Times New Roman" w:cs="Times New Roman"/>
          <w:lang w:val="en-US"/>
        </w:rPr>
        <w:t xml:space="preserve">The model </w:t>
      </w:r>
      <w:r w:rsidR="00191D53" w:rsidRPr="00C16A75">
        <w:rPr>
          <w:rFonts w:ascii="Times New Roman" w:hAnsi="Times New Roman" w:cs="Times New Roman"/>
          <w:lang w:val="en-US"/>
        </w:rPr>
        <w:t xml:space="preserve">of </w:t>
      </w:r>
      <w:r w:rsidR="00FF6029" w:rsidRPr="00C16A75">
        <w:rPr>
          <w:rFonts w:ascii="Times New Roman" w:hAnsi="Times New Roman" w:cs="Times New Roman"/>
          <w:lang w:val="en-US"/>
        </w:rPr>
        <w:t xml:space="preserve">alpha receptors can be used in </w:t>
      </w:r>
      <w:r w:rsidR="0013138C" w:rsidRPr="00C16A75">
        <w:rPr>
          <w:rFonts w:ascii="Times New Roman" w:hAnsi="Times New Roman" w:cs="Times New Roman"/>
          <w:lang w:val="en-US"/>
        </w:rPr>
        <w:t xml:space="preserve">many </w:t>
      </w:r>
      <w:r w:rsidR="00056B84" w:rsidRPr="00C16A75">
        <w:rPr>
          <w:rFonts w:ascii="Times New Roman" w:hAnsi="Times New Roman" w:cs="Times New Roman"/>
          <w:lang w:val="en-US"/>
        </w:rPr>
        <w:t xml:space="preserve">instances </w:t>
      </w:r>
      <w:r w:rsidR="0013138C" w:rsidRPr="00C16A75">
        <w:rPr>
          <w:rFonts w:ascii="Times New Roman" w:hAnsi="Times New Roman" w:cs="Times New Roman"/>
          <w:lang w:val="en-US"/>
        </w:rPr>
        <w:t>such as for the model of microcirculation, which is used for many tissues with different parametrical setting</w:t>
      </w:r>
      <w:r w:rsidR="00056B84" w:rsidRPr="00C16A75">
        <w:rPr>
          <w:rFonts w:ascii="Times New Roman" w:hAnsi="Times New Roman" w:cs="Times New Roman"/>
          <w:lang w:val="en-US"/>
        </w:rPr>
        <w:t>s</w:t>
      </w:r>
      <w:r w:rsidR="0013138C" w:rsidRPr="00C16A75">
        <w:rPr>
          <w:rFonts w:ascii="Times New Roman" w:hAnsi="Times New Roman" w:cs="Times New Roman"/>
          <w:lang w:val="en-US"/>
        </w:rPr>
        <w:t>.</w:t>
      </w:r>
    </w:p>
    <w:p w14:paraId="500F8090" w14:textId="013B5AE4" w:rsidR="00D83527" w:rsidRPr="00C16A75" w:rsidRDefault="00056B84"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A</w:t>
      </w:r>
      <w:r w:rsidR="00191D53" w:rsidRPr="00C16A75">
        <w:rPr>
          <w:rFonts w:ascii="Times New Roman" w:eastAsia="Times New Roman" w:hAnsi="Times New Roman" w:cs="Times New Roman"/>
          <w:lang w:val="en-US"/>
        </w:rPr>
        <w:t xml:space="preserve">utonomic regulations </w:t>
      </w:r>
      <w:r w:rsidRPr="00C16A75">
        <w:rPr>
          <w:rFonts w:ascii="Times New Roman" w:eastAsia="Times New Roman" w:hAnsi="Times New Roman" w:cs="Times New Roman"/>
          <w:lang w:val="en-US"/>
        </w:rPr>
        <w:t xml:space="preserve">simply </w:t>
      </w:r>
      <w:r w:rsidR="00191D53" w:rsidRPr="00C16A75">
        <w:rPr>
          <w:rFonts w:ascii="Times New Roman" w:eastAsia="Times New Roman" w:hAnsi="Times New Roman" w:cs="Times New Roman"/>
          <w:lang w:val="en-US"/>
        </w:rPr>
        <w:t>correct the functions of cells, tissues and organs</w:t>
      </w:r>
      <w:r w:rsidR="00386B4D" w:rsidRPr="00C16A75">
        <w:rPr>
          <w:rFonts w:ascii="Times New Roman" w:eastAsia="Times New Roman" w:hAnsi="Times New Roman" w:cs="Times New Roman"/>
          <w:lang w:val="en-US"/>
        </w:rPr>
        <w:t>. I</w:t>
      </w:r>
      <w:r w:rsidR="00191D53" w:rsidRPr="00C16A75">
        <w:rPr>
          <w:rFonts w:ascii="Times New Roman" w:eastAsia="Times New Roman" w:hAnsi="Times New Roman" w:cs="Times New Roman"/>
          <w:lang w:val="en-US"/>
        </w:rPr>
        <w:t>n many cases</w:t>
      </w:r>
      <w:r w:rsidRPr="00C16A75">
        <w:rPr>
          <w:rFonts w:ascii="Times New Roman" w:eastAsia="Times New Roman" w:hAnsi="Times New Roman" w:cs="Times New Roman"/>
          <w:lang w:val="en-US"/>
        </w:rPr>
        <w:t>,</w:t>
      </w:r>
      <w:r w:rsidR="00191D53" w:rsidRPr="00C16A75">
        <w:rPr>
          <w:rFonts w:ascii="Times New Roman" w:eastAsia="Times New Roman" w:hAnsi="Times New Roman" w:cs="Times New Roman"/>
          <w:lang w:val="en-US"/>
        </w:rPr>
        <w:t xml:space="preserve"> they are not necessary for </w:t>
      </w:r>
      <w:r w:rsidR="00386B4D" w:rsidRPr="00C16A75">
        <w:rPr>
          <w:rFonts w:ascii="Times New Roman" w:eastAsia="Times New Roman" w:hAnsi="Times New Roman" w:cs="Times New Roman"/>
          <w:lang w:val="en-US"/>
        </w:rPr>
        <w:t>life</w:t>
      </w:r>
      <w:r w:rsidR="00191D53" w:rsidRPr="00C16A75">
        <w:rPr>
          <w:rFonts w:ascii="Times New Roman" w:eastAsia="Times New Roman" w:hAnsi="Times New Roman" w:cs="Times New Roman"/>
          <w:lang w:val="en-US"/>
        </w:rPr>
        <w:t xml:space="preserve">. </w:t>
      </w:r>
      <w:r w:rsidR="00676CE5" w:rsidRPr="00C16A75">
        <w:rPr>
          <w:rFonts w:ascii="Times New Roman" w:eastAsia="Times New Roman" w:hAnsi="Times New Roman" w:cs="Times New Roman"/>
          <w:lang w:val="en-US"/>
        </w:rPr>
        <w:t>T</w:t>
      </w:r>
      <w:r w:rsidR="00191D53" w:rsidRPr="00C16A75">
        <w:rPr>
          <w:rFonts w:ascii="Times New Roman" w:eastAsia="Times New Roman" w:hAnsi="Times New Roman" w:cs="Times New Roman"/>
          <w:lang w:val="en-US"/>
        </w:rPr>
        <w:t xml:space="preserve">hey can </w:t>
      </w:r>
      <w:r w:rsidR="00676CE5" w:rsidRPr="00C16A75">
        <w:rPr>
          <w:rFonts w:ascii="Times New Roman" w:eastAsia="Times New Roman" w:hAnsi="Times New Roman" w:cs="Times New Roman"/>
          <w:lang w:val="en-US"/>
        </w:rPr>
        <w:t xml:space="preserve">even </w:t>
      </w:r>
      <w:r w:rsidR="00191D53" w:rsidRPr="00C16A75">
        <w:rPr>
          <w:rFonts w:ascii="Times New Roman" w:eastAsia="Times New Roman" w:hAnsi="Times New Roman" w:cs="Times New Roman"/>
          <w:lang w:val="en-US"/>
        </w:rPr>
        <w:t>be remove</w:t>
      </w:r>
      <w:r w:rsidRPr="00C16A75">
        <w:rPr>
          <w:rFonts w:ascii="Times New Roman" w:eastAsia="Times New Roman" w:hAnsi="Times New Roman" w:cs="Times New Roman"/>
          <w:lang w:val="en-US"/>
        </w:rPr>
        <w:t>d</w:t>
      </w:r>
      <w:r w:rsidR="00191D53"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through </w:t>
      </w:r>
      <w:r w:rsidR="00191D53" w:rsidRPr="00C16A75">
        <w:rPr>
          <w:rFonts w:ascii="Times New Roman" w:eastAsia="Times New Roman" w:hAnsi="Times New Roman" w:cs="Times New Roman"/>
          <w:lang w:val="en-US"/>
        </w:rPr>
        <w:t>surgery (</w:t>
      </w:r>
      <w:r w:rsidR="00386B4D" w:rsidRPr="00C16A75">
        <w:rPr>
          <w:rFonts w:ascii="Times New Roman" w:eastAsia="Times New Roman" w:hAnsi="Times New Roman" w:cs="Times New Roman"/>
          <w:lang w:val="en-US"/>
        </w:rPr>
        <w:t xml:space="preserve">vagotomy, endoscopic thoracic sympathectomy). However, quality of life rapidly decreases, because the </w:t>
      </w:r>
      <w:r w:rsidR="00676CE5" w:rsidRPr="00C16A75">
        <w:rPr>
          <w:rFonts w:ascii="Times New Roman" w:eastAsia="Times New Roman" w:hAnsi="Times New Roman" w:cs="Times New Roman"/>
          <w:lang w:val="en-US"/>
        </w:rPr>
        <w:t>loss</w:t>
      </w:r>
      <w:r w:rsidR="00386B4D" w:rsidRPr="00C16A75">
        <w:rPr>
          <w:rFonts w:ascii="Times New Roman" w:eastAsia="Times New Roman" w:hAnsi="Times New Roman" w:cs="Times New Roman"/>
          <w:lang w:val="en-US"/>
        </w:rPr>
        <w:t xml:space="preserve"> of regulation decrease</w:t>
      </w:r>
      <w:r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the limits </w:t>
      </w:r>
      <w:r w:rsidRPr="00C16A75">
        <w:rPr>
          <w:rFonts w:ascii="Times New Roman" w:eastAsia="Times New Roman" w:hAnsi="Times New Roman" w:cs="Times New Roman"/>
          <w:lang w:val="en-US"/>
        </w:rPr>
        <w:t xml:space="preserve">to </w:t>
      </w:r>
      <w:r w:rsidR="00386B4D" w:rsidRPr="00C16A75">
        <w:rPr>
          <w:rFonts w:ascii="Times New Roman" w:eastAsia="Times New Roman" w:hAnsi="Times New Roman" w:cs="Times New Roman"/>
          <w:lang w:val="en-US"/>
        </w:rPr>
        <w:t xml:space="preserve">where the body </w:t>
      </w:r>
      <w:r w:rsidRPr="00C16A75">
        <w:rPr>
          <w:rFonts w:ascii="Times New Roman" w:eastAsia="Times New Roman" w:hAnsi="Times New Roman" w:cs="Times New Roman"/>
          <w:lang w:val="en-US"/>
        </w:rPr>
        <w:t xml:space="preserve">can function </w:t>
      </w:r>
      <w:r w:rsidR="00386B4D" w:rsidRPr="00C16A75">
        <w:rPr>
          <w:rFonts w:ascii="Times New Roman" w:eastAsia="Times New Roman" w:hAnsi="Times New Roman" w:cs="Times New Roman"/>
          <w:lang w:val="en-US"/>
        </w:rPr>
        <w:t>properly. For example</w:t>
      </w:r>
      <w:r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the los</w:t>
      </w:r>
      <w:r w:rsidR="00676CE5"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of regulation of heart rate is critical in</w:t>
      </w:r>
      <w:r w:rsidRPr="00C16A75">
        <w:rPr>
          <w:rFonts w:ascii="Times New Roman" w:eastAsia="Times New Roman" w:hAnsi="Times New Roman" w:cs="Times New Roman"/>
          <w:lang w:val="en-US"/>
        </w:rPr>
        <w:t xml:space="preserve"> instances of</w:t>
      </w:r>
      <w:r w:rsidR="00386B4D" w:rsidRPr="00C16A75">
        <w:rPr>
          <w:rFonts w:ascii="Times New Roman" w:eastAsia="Times New Roman" w:hAnsi="Times New Roman" w:cs="Times New Roman"/>
          <w:lang w:val="en-US"/>
        </w:rPr>
        <w:t xml:space="preserve"> increased physical activity, when higher cardiac output </w:t>
      </w:r>
      <w:r w:rsidRPr="00C16A75">
        <w:rPr>
          <w:rFonts w:ascii="Times New Roman" w:eastAsia="Times New Roman" w:hAnsi="Times New Roman" w:cs="Times New Roman"/>
          <w:lang w:val="en-US"/>
        </w:rPr>
        <w:t xml:space="preserve">is needed </w:t>
      </w:r>
      <w:r w:rsidR="00386B4D" w:rsidRPr="00C16A75">
        <w:rPr>
          <w:rFonts w:ascii="Times New Roman" w:eastAsia="Times New Roman" w:hAnsi="Times New Roman" w:cs="Times New Roman"/>
          <w:lang w:val="en-US"/>
        </w:rPr>
        <w:t xml:space="preserve">to support oxygen transport to muscles. </w:t>
      </w:r>
      <w:r w:rsidRPr="00C16A75">
        <w:rPr>
          <w:rFonts w:ascii="Times New Roman" w:eastAsia="Times New Roman" w:hAnsi="Times New Roman" w:cs="Times New Roman"/>
          <w:lang w:val="en-US"/>
        </w:rPr>
        <w:t>W</w:t>
      </w:r>
      <w:r w:rsidR="00676CE5" w:rsidRPr="00C16A75">
        <w:rPr>
          <w:rFonts w:ascii="Times New Roman" w:eastAsia="Times New Roman" w:hAnsi="Times New Roman" w:cs="Times New Roman"/>
          <w:lang w:val="en-US"/>
        </w:rPr>
        <w:t>ithout external innervation</w:t>
      </w:r>
      <w:r w:rsidRPr="00C16A75">
        <w:rPr>
          <w:rFonts w:ascii="Times New Roman" w:eastAsia="Times New Roman" w:hAnsi="Times New Roman" w:cs="Times New Roman"/>
          <w:lang w:val="en-US"/>
        </w:rPr>
        <w:t>,</w:t>
      </w:r>
      <w:r w:rsidR="00676CE5" w:rsidRPr="00C16A75">
        <w:rPr>
          <w:rFonts w:ascii="Times New Roman" w:eastAsia="Times New Roman" w:hAnsi="Times New Roman" w:cs="Times New Roman"/>
          <w:lang w:val="en-US"/>
        </w:rPr>
        <w:t xml:space="preserve"> the heart still beat</w:t>
      </w:r>
      <w:r w:rsidR="000A2DEB" w:rsidRPr="00C16A75">
        <w:rPr>
          <w:rFonts w:ascii="Times New Roman" w:eastAsia="Times New Roman" w:hAnsi="Times New Roman" w:cs="Times New Roman"/>
          <w:lang w:val="en-US"/>
        </w:rPr>
        <w:t>s</w:t>
      </w:r>
      <w:r w:rsidR="00676CE5" w:rsidRPr="00C16A75">
        <w:rPr>
          <w:rFonts w:ascii="Times New Roman" w:eastAsia="Times New Roman" w:hAnsi="Times New Roman" w:cs="Times New Roman"/>
          <w:lang w:val="en-US"/>
        </w:rPr>
        <w:t xml:space="preserve"> using autonomic oscillations of sinoatrial node cells</w:t>
      </w:r>
      <w:r w:rsidR="000A2DEB"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(Bootsma, et al., 1994; Warner and Cox, 1962)</w:t>
      </w:r>
      <w:r w:rsidR="000A2DEB"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t xml:space="preserve">but </w:t>
      </w:r>
      <w:r w:rsidR="00676CE5" w:rsidRPr="00C16A75">
        <w:rPr>
          <w:rFonts w:ascii="Times New Roman" w:eastAsia="Times New Roman" w:hAnsi="Times New Roman" w:cs="Times New Roman"/>
          <w:lang w:val="en-US"/>
        </w:rPr>
        <w:t xml:space="preserve">without </w:t>
      </w:r>
      <w:r w:rsidR="000A2DEB" w:rsidRPr="00C16A75">
        <w:rPr>
          <w:rFonts w:ascii="Times New Roman" w:eastAsia="Times New Roman" w:hAnsi="Times New Roman" w:cs="Times New Roman"/>
          <w:lang w:val="en-US"/>
        </w:rPr>
        <w:t xml:space="preserve">receiving </w:t>
      </w:r>
      <w:r w:rsidR="00D83527" w:rsidRPr="00C16A75">
        <w:rPr>
          <w:rFonts w:ascii="Times New Roman" w:eastAsia="Times New Roman" w:hAnsi="Times New Roman" w:cs="Times New Roman"/>
          <w:lang w:val="en-US"/>
        </w:rPr>
        <w:t>useful</w:t>
      </w:r>
      <w:r w:rsidR="00676CE5" w:rsidRPr="00C16A75">
        <w:rPr>
          <w:rFonts w:ascii="Times New Roman" w:eastAsia="Times New Roman" w:hAnsi="Times New Roman" w:cs="Times New Roman"/>
          <w:lang w:val="en-US"/>
        </w:rPr>
        <w:t xml:space="preserve"> information</w:t>
      </w:r>
      <w:r w:rsidR="00D83527" w:rsidRPr="00C16A75">
        <w:rPr>
          <w:rFonts w:ascii="Times New Roman" w:eastAsia="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(Xenopoulos and Applegate, 1994)</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about</w:t>
      </w:r>
      <w:r w:rsidR="00D83527" w:rsidRPr="00C16A75">
        <w:rPr>
          <w:rFonts w:ascii="Times New Roman" w:eastAsia="Times New Roman" w:hAnsi="Times New Roman" w:cs="Times New Roman"/>
          <w:lang w:val="en-US"/>
        </w:rPr>
        <w:t xml:space="preserve"> muscle metabolism, current </w:t>
      </w:r>
      <w:r w:rsidR="00676CE5" w:rsidRPr="00C16A75">
        <w:rPr>
          <w:rFonts w:ascii="Times New Roman" w:eastAsia="Times New Roman" w:hAnsi="Times New Roman" w:cs="Times New Roman"/>
          <w:lang w:val="en-US"/>
        </w:rPr>
        <w:t>blood status</w:t>
      </w:r>
      <w:r w:rsidR="00D83527" w:rsidRPr="00C16A75">
        <w:rPr>
          <w:rFonts w:ascii="Times New Roman" w:eastAsia="Times New Roman" w:hAnsi="Times New Roman" w:cs="Times New Roman"/>
          <w:lang w:val="en-US"/>
        </w:rPr>
        <w:t xml:space="preserve"> and about blood pressure </w:t>
      </w:r>
      <w:r w:rsidR="00D83527"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D83527" w:rsidRPr="00C16A75">
        <w:rPr>
          <w:rFonts w:ascii="Times New Roman" w:eastAsia="Times New Roman" w:hAnsi="Times New Roman" w:cs="Times New Roman"/>
          <w:lang w:val="en-US"/>
        </w:rPr>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(Ferguson, et al., 1985; Takeshita, et al., 1979)</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C16A75"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C16A75" w:rsidRDefault="00E72E24" w:rsidP="00AB49AD">
            <w:pPr>
              <w:jc w:val="center"/>
              <w:rPr>
                <w:rFonts w:ascii="Times New Roman" w:eastAsia="Times New Roman" w:hAnsi="Times New Roman" w:cs="Times New Roman"/>
                <w:b w:val="0"/>
                <w:lang w:val="en-US"/>
              </w:rPr>
            </w:pPr>
            <w:r w:rsidRPr="00C16A75">
              <w:rPr>
                <w:rFonts w:ascii="Times New Roman" w:eastAsia="Times New Roman" w:hAnsi="Times New Roman" w:cs="Times New Roman"/>
                <w:lang w:val="en-US"/>
              </w:rPr>
              <w:t>N</w:t>
            </w:r>
            <w:r w:rsidR="00AB49AD" w:rsidRPr="00C16A75">
              <w:rPr>
                <w:rFonts w:ascii="Times New Roman" w:eastAsia="Times New Roman" w:hAnsi="Times New Roman" w:cs="Times New Roman"/>
                <w:lang w:val="en-US"/>
              </w:rPr>
              <w:t>eural pathway</w:t>
            </w:r>
          </w:p>
        </w:tc>
        <w:tc>
          <w:tcPr>
            <w:tcW w:w="3044" w:type="dxa"/>
          </w:tcPr>
          <w:p w14:paraId="600FE5CA"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eceptors</w:t>
            </w:r>
          </w:p>
        </w:tc>
        <w:tc>
          <w:tcPr>
            <w:tcW w:w="2799" w:type="dxa"/>
          </w:tcPr>
          <w:p w14:paraId="5CEF4D86"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E</w:t>
            </w:r>
            <w:r w:rsidR="00AB49AD" w:rsidRPr="00C16A75">
              <w:rPr>
                <w:rFonts w:ascii="Times New Roman" w:eastAsia="Times New Roman" w:hAnsi="Times New Roman" w:cs="Times New Roman"/>
                <w:lang w:val="en-US"/>
              </w:rPr>
              <w:t>ffectors</w:t>
            </w:r>
          </w:p>
        </w:tc>
      </w:tr>
      <w:tr w:rsidR="00AB49AD" w:rsidRPr="00C16A75"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w:t>
            </w:r>
            <w:r w:rsidR="00AB49AD" w:rsidRPr="00C16A75">
              <w:rPr>
                <w:rFonts w:ascii="Times New Roman" w:eastAsia="Times New Roman" w:hAnsi="Times New Roman" w:cs="Times New Roman"/>
                <w:lang w:val="en-US"/>
              </w:rPr>
              <w:t>aroreflex</w:t>
            </w:r>
          </w:p>
        </w:tc>
        <w:tc>
          <w:tcPr>
            <w:tcW w:w="3044" w:type="dxa"/>
          </w:tcPr>
          <w:p w14:paraId="71C60D69"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carotid sinus artery and atrial baroreceptors</w:t>
            </w:r>
          </w:p>
        </w:tc>
        <w:tc>
          <w:tcPr>
            <w:tcW w:w="2799" w:type="dxa"/>
          </w:tcPr>
          <w:p w14:paraId="55FD72F3"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M</w:t>
            </w:r>
            <w:r w:rsidR="00AB49AD" w:rsidRPr="00C16A75">
              <w:rPr>
                <w:rFonts w:ascii="Times New Roman" w:eastAsia="Times New Roman" w:hAnsi="Times New Roman" w:cs="Times New Roman"/>
                <w:lang w:val="en-US"/>
              </w:rPr>
              <w:t>etaboreflex</w:t>
            </w:r>
          </w:p>
        </w:tc>
        <w:tc>
          <w:tcPr>
            <w:tcW w:w="3044" w:type="dxa"/>
          </w:tcPr>
          <w:p w14:paraId="70E571E3"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chemoreceptors</w:t>
            </w:r>
          </w:p>
        </w:tc>
        <w:tc>
          <w:tcPr>
            <w:tcW w:w="2799" w:type="dxa"/>
          </w:tcPr>
          <w:p w14:paraId="2D4F0F92"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w:t>
            </w:r>
            <w:r w:rsidR="007C1AF8" w:rsidRPr="00C16A75">
              <w:rPr>
                <w:rFonts w:ascii="Times New Roman" w:eastAsia="Times New Roman" w:hAnsi="Times New Roman" w:cs="Times New Roman"/>
                <w:lang w:val="en-US"/>
              </w:rPr>
              <w:t>h</w:t>
            </w:r>
            <w:r w:rsidR="00AB49AD" w:rsidRPr="00C16A75">
              <w:rPr>
                <w:rFonts w:ascii="Times New Roman" w:eastAsia="Times New Roman" w:hAnsi="Times New Roman" w:cs="Times New Roman"/>
                <w:lang w:val="en-US"/>
              </w:rPr>
              <w:t>ermoregulation</w:t>
            </w:r>
          </w:p>
        </w:tc>
        <w:tc>
          <w:tcPr>
            <w:tcW w:w="3044" w:type="dxa"/>
          </w:tcPr>
          <w:p w14:paraId="2464D028"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skin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 core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w:t>
            </w:r>
          </w:p>
        </w:tc>
        <w:tc>
          <w:tcPr>
            <w:tcW w:w="2799" w:type="dxa"/>
          </w:tcPr>
          <w:p w14:paraId="4A924A2D"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vasoconstriction/vasodilation of skin vessels, sweating</w:t>
            </w:r>
          </w:p>
        </w:tc>
      </w:tr>
      <w:tr w:rsidR="00AB49AD" w:rsidRPr="00C16A75"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espiration reflexes</w:t>
            </w:r>
          </w:p>
        </w:tc>
        <w:tc>
          <w:tcPr>
            <w:tcW w:w="3044" w:type="dxa"/>
          </w:tcPr>
          <w:p w14:paraId="75BE3BBD"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central chemoreceptors, peripheral chemoreceptors,</w:t>
            </w:r>
          </w:p>
          <w:p w14:paraId="1E06B38E"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pH</w:t>
            </w:r>
          </w:p>
        </w:tc>
        <w:tc>
          <w:tcPr>
            <w:tcW w:w="2799" w:type="dxa"/>
          </w:tcPr>
          <w:p w14:paraId="022305AA"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respiration rate, tidal volume</w:t>
            </w:r>
          </w:p>
        </w:tc>
      </w:tr>
      <w:tr w:rsidR="00AB49AD" w:rsidRPr="00C16A75"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18AD7796" w:rsidR="00AB49AD" w:rsidRPr="00C16A75" w:rsidRDefault="00953180" w:rsidP="00AB49AD">
            <w:pPr>
              <w:jc w:val="both"/>
              <w:rPr>
                <w:rFonts w:ascii="Times New Roman" w:eastAsia="Times New Roman" w:hAnsi="Times New Roman" w:cs="Times New Roman"/>
                <w:lang w:val="en-US"/>
              </w:rPr>
            </w:pPr>
            <w:r>
              <w:rPr>
                <w:rFonts w:ascii="Times New Roman" w:eastAsia="Times New Roman" w:hAnsi="Times New Roman" w:cs="Times New Roman"/>
                <w:lang w:val="en-US"/>
              </w:rPr>
              <w:t>Renal reflexes</w:t>
            </w:r>
          </w:p>
        </w:tc>
        <w:tc>
          <w:tcPr>
            <w:tcW w:w="3044" w:type="dxa"/>
          </w:tcPr>
          <w:p w14:paraId="4BF7E6A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atrial low pressure receptors</w:t>
            </w:r>
          </w:p>
        </w:tc>
        <w:tc>
          <w:tcPr>
            <w:tcW w:w="2799" w:type="dxa"/>
          </w:tcPr>
          <w:p w14:paraId="005847C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proximal tubule sodium reabsorption</w:t>
            </w:r>
          </w:p>
        </w:tc>
      </w:tr>
    </w:tbl>
    <w:p w14:paraId="724509B1" w14:textId="77777777" w:rsidR="00941989" w:rsidRPr="00C16A75" w:rsidRDefault="00941989" w:rsidP="00941989">
      <w:pPr>
        <w:pStyle w:val="Nadpis3"/>
        <w:rPr>
          <w:rFonts w:ascii="Times New Roman" w:hAnsi="Times New Roman" w:cs="Times New Roman"/>
          <w:lang w:val="en-US"/>
        </w:rPr>
      </w:pPr>
      <w:bookmarkStart w:id="343" w:name="_Ref415238991"/>
      <w:r w:rsidRPr="00C16A75">
        <w:rPr>
          <w:rFonts w:ascii="Times New Roman" w:hAnsi="Times New Roman" w:cs="Times New Roman"/>
          <w:lang w:val="en-US"/>
        </w:rPr>
        <w:t>Comparison with HumMod 1.6</w:t>
      </w:r>
      <w:bookmarkEnd w:id="343"/>
    </w:p>
    <w:p w14:paraId="079EC871" w14:textId="77777777" w:rsidR="00300CD5" w:rsidRDefault="00941989" w:rsidP="00504EC1">
      <w:pPr>
        <w:jc w:val="both"/>
        <w:rPr>
          <w:rFonts w:ascii="Times New Roman" w:hAnsi="Times New Roman" w:cs="Times New Roman"/>
          <w:lang w:val="en-US"/>
        </w:rPr>
      </w:pPr>
      <w:r w:rsidRPr="00C16A75">
        <w:rPr>
          <w:rFonts w:ascii="Times New Roman" w:hAnsi="Times New Roman" w:cs="Times New Roman"/>
          <w:lang w:val="en-US"/>
        </w:rPr>
        <w:t xml:space="preserve">In </w:t>
      </w:r>
      <w:r w:rsidR="000A2DEB"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0A2DEB" w:rsidRPr="00C16A75">
        <w:rPr>
          <w:rFonts w:ascii="Times New Roman" w:hAnsi="Times New Roman" w:cs="Times New Roman"/>
          <w:lang w:val="en-US"/>
        </w:rPr>
        <w:t>,</w:t>
      </w:r>
      <w:r w:rsidRPr="00C16A75">
        <w:rPr>
          <w:rFonts w:ascii="Times New Roman" w:hAnsi="Times New Roman" w:cs="Times New Roman"/>
          <w:lang w:val="en-US"/>
        </w:rPr>
        <w:t xml:space="preserve"> the reaction of central chemoreceptors</w:t>
      </w:r>
      <w:r w:rsidR="000A2DEB" w:rsidRPr="00C16A75">
        <w:rPr>
          <w:rFonts w:ascii="Times New Roman" w:hAnsi="Times New Roman" w:cs="Times New Roman"/>
          <w:lang w:val="en-US"/>
        </w:rPr>
        <w:t xml:space="preserve"> is shifted</w:t>
      </w:r>
      <w:r w:rsidRPr="00C16A75">
        <w:rPr>
          <w:rFonts w:ascii="Times New Roman" w:hAnsi="Times New Roman" w:cs="Times New Roman"/>
          <w:lang w:val="en-US"/>
        </w:rPr>
        <w:t xml:space="preserve"> to new</w:t>
      </w:r>
      <w:r w:rsidR="000A2DEB" w:rsidRPr="00C16A75">
        <w:rPr>
          <w:rFonts w:ascii="Times New Roman" w:hAnsi="Times New Roman" w:cs="Times New Roman"/>
          <w:lang w:val="en-US"/>
        </w:rPr>
        <w:t xml:space="preserve"> and</w:t>
      </w:r>
      <w:r w:rsidRPr="00C16A75">
        <w:rPr>
          <w:rFonts w:ascii="Times New Roman" w:hAnsi="Times New Roman" w:cs="Times New Roman"/>
          <w:lang w:val="en-US"/>
        </w:rPr>
        <w:t xml:space="preserve"> more precise value</w:t>
      </w:r>
      <w:r w:rsidR="000A2DEB" w:rsidRPr="00C16A75">
        <w:rPr>
          <w:rFonts w:ascii="Times New Roman" w:hAnsi="Times New Roman" w:cs="Times New Roman"/>
          <w:lang w:val="en-US"/>
        </w:rPr>
        <w:t>s</w:t>
      </w:r>
      <w:r w:rsidRPr="00C16A75">
        <w:rPr>
          <w:rFonts w:ascii="Times New Roman" w:hAnsi="Times New Roman" w:cs="Times New Roman"/>
          <w:lang w:val="en-US"/>
        </w:rPr>
        <w:t xml:space="preserve"> of their intracellular pH</w:t>
      </w:r>
      <w:r w:rsidR="00FF2922" w:rsidRPr="00C16A75">
        <w:rPr>
          <w:rFonts w:ascii="Times New Roman" w:hAnsi="Times New Roman" w:cs="Times New Roman"/>
          <w:lang w:val="en-US"/>
        </w:rPr>
        <w:t xml:space="preserve">=7.08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953AD"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as a result of </w:t>
      </w:r>
      <w:r w:rsidR="00605DFD" w:rsidRPr="00C16A75">
        <w:rPr>
          <w:rFonts w:ascii="Times New Roman" w:hAnsi="Times New Roman" w:cs="Times New Roman"/>
          <w:lang w:val="en-US"/>
        </w:rPr>
        <w:t>detailed tissues</w:t>
      </w:r>
      <w:r w:rsidR="000A2DEB" w:rsidRPr="00C16A75">
        <w:rPr>
          <w:rFonts w:ascii="Times New Roman" w:hAnsi="Times New Roman" w:cs="Times New Roman"/>
          <w:lang w:val="en-US"/>
        </w:rPr>
        <w:t xml:space="preserve"> and</w:t>
      </w:r>
      <w:r w:rsidR="00605DFD" w:rsidRPr="00C16A75">
        <w:rPr>
          <w:rFonts w:ascii="Times New Roman" w:hAnsi="Times New Roman" w:cs="Times New Roman"/>
          <w:lang w:val="en-US"/>
        </w:rPr>
        <w:t xml:space="preserve"> respiratory quotients</w:t>
      </w:r>
      <w:r w:rsidR="000A2DEB" w:rsidRPr="00C16A75">
        <w:rPr>
          <w:rFonts w:ascii="Times New Roman" w:hAnsi="Times New Roman" w:cs="Times New Roman"/>
          <w:lang w:val="en-US"/>
        </w:rPr>
        <w:t>,</w:t>
      </w:r>
      <w:r w:rsidR="00605DFD" w:rsidRPr="00C16A75">
        <w:rPr>
          <w:rFonts w:ascii="Times New Roman" w:hAnsi="Times New Roman" w:cs="Times New Roman"/>
          <w:lang w:val="en-US"/>
        </w:rPr>
        <w:t xml:space="preserve"> based on </w:t>
      </w:r>
      <w:r w:rsidR="000A2DEB" w:rsidRPr="00C16A75">
        <w:rPr>
          <w:rFonts w:ascii="Times New Roman" w:hAnsi="Times New Roman" w:cs="Times New Roman"/>
          <w:lang w:val="en-US"/>
        </w:rPr>
        <w:t xml:space="preserve">the </w:t>
      </w:r>
      <w:r w:rsidR="00605DFD" w:rsidRPr="00C16A75">
        <w:rPr>
          <w:rFonts w:ascii="Times New Roman" w:hAnsi="Times New Roman" w:cs="Times New Roman"/>
          <w:lang w:val="en-US"/>
        </w:rPr>
        <w:t>metabolic consumption of base nutrients</w:t>
      </w:r>
      <w:r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The details of this shift is described </w:t>
      </w:r>
      <w:r w:rsidR="00605DFD" w:rsidRPr="00C16A75">
        <w:rPr>
          <w:rFonts w:ascii="Times New Roman" w:hAnsi="Times New Roman" w:cs="Times New Roman"/>
          <w:lang w:val="en-US"/>
        </w:rPr>
        <w:t xml:space="preserve">in section </w:t>
      </w:r>
      <w:r w:rsidR="00605DFD" w:rsidRPr="00C16A75">
        <w:rPr>
          <w:rFonts w:ascii="Times New Roman" w:hAnsi="Times New Roman" w:cs="Times New Roman"/>
          <w:lang w:val="en-US"/>
        </w:rPr>
        <w:fldChar w:fldCharType="begin"/>
      </w:r>
      <w:r w:rsidR="00605DFD" w:rsidRPr="00C16A75">
        <w:rPr>
          <w:rFonts w:ascii="Times New Roman" w:hAnsi="Times New Roman" w:cs="Times New Roman"/>
          <w:lang w:val="en-US"/>
        </w:rPr>
        <w:instrText xml:space="preserve"> REF _Ref415232619 \r \h </w:instrText>
      </w:r>
      <w:r w:rsidR="00E72E24" w:rsidRPr="00C16A75">
        <w:rPr>
          <w:rFonts w:ascii="Times New Roman" w:hAnsi="Times New Roman" w:cs="Times New Roman"/>
          <w:lang w:val="en-US"/>
        </w:rPr>
        <w:instrText xml:space="preserve"> \* MERGEFORMAT </w:instrText>
      </w:r>
      <w:r w:rsidR="00605DFD" w:rsidRPr="00C16A75">
        <w:rPr>
          <w:rFonts w:ascii="Times New Roman" w:hAnsi="Times New Roman" w:cs="Times New Roman"/>
          <w:lang w:val="en-US"/>
        </w:rPr>
      </w:r>
      <w:r w:rsidR="00605DFD" w:rsidRPr="00C16A75">
        <w:rPr>
          <w:rFonts w:ascii="Times New Roman" w:hAnsi="Times New Roman" w:cs="Times New Roman"/>
          <w:lang w:val="en-US"/>
        </w:rPr>
        <w:fldChar w:fldCharType="separate"/>
      </w:r>
      <w:r w:rsidR="00DB5903">
        <w:rPr>
          <w:rFonts w:ascii="Times New Roman" w:hAnsi="Times New Roman" w:cs="Times New Roman"/>
          <w:lang w:val="en-US"/>
        </w:rPr>
        <w:t>6.1</w:t>
      </w:r>
      <w:r w:rsidR="00605DFD" w:rsidRPr="00C16A75">
        <w:rPr>
          <w:rFonts w:ascii="Times New Roman" w:hAnsi="Times New Roman" w:cs="Times New Roman"/>
          <w:lang w:val="en-US"/>
        </w:rPr>
        <w:fldChar w:fldCharType="end"/>
      </w:r>
      <w:r w:rsidR="00605DFD" w:rsidRPr="00C16A75">
        <w:rPr>
          <w:rFonts w:ascii="Times New Roman" w:hAnsi="Times New Roman" w:cs="Times New Roman"/>
          <w:lang w:val="en-US"/>
        </w:rPr>
        <w:t>.</w:t>
      </w:r>
      <w:bookmarkStart w:id="344" w:name="_Toc408842159"/>
      <w:bookmarkStart w:id="345" w:name="_Toc408845957"/>
      <w:bookmarkStart w:id="346" w:name="_Toc409289340"/>
      <w:bookmarkStart w:id="347" w:name="_Ref414119925"/>
    </w:p>
    <w:p w14:paraId="487D6C21" w14:textId="77777777" w:rsidR="00300CD5" w:rsidRDefault="00300CD5">
      <w:pPr>
        <w:rPr>
          <w:rFonts w:ascii="Times New Roman" w:hAnsi="Times New Roman" w:cs="Times New Roman"/>
          <w:lang w:val="en-US"/>
        </w:rPr>
      </w:pPr>
      <w:r>
        <w:rPr>
          <w:rFonts w:ascii="Times New Roman" w:hAnsi="Times New Roman" w:cs="Times New Roman"/>
          <w:lang w:val="en-US"/>
        </w:rPr>
        <w:br w:type="page"/>
      </w:r>
    </w:p>
    <w:p w14:paraId="6D5AA6CC" w14:textId="1F1BBC80" w:rsidR="003362FC" w:rsidRPr="00C16A75" w:rsidRDefault="003362FC" w:rsidP="00C96346">
      <w:pPr>
        <w:pStyle w:val="Nadpis1"/>
        <w:rPr>
          <w:rStyle w:val="Znaknadpisu1"/>
          <w:rFonts w:ascii="Times New Roman" w:hAnsi="Times New Roman" w:cs="Times New Roman"/>
        </w:rPr>
      </w:pPr>
      <w:bookmarkStart w:id="348" w:name="_Toc420288840"/>
      <w:bookmarkStart w:id="349" w:name="_Toc421792691"/>
      <w:r w:rsidRPr="00C16A75">
        <w:rPr>
          <w:rStyle w:val="Znaknadpisu1"/>
          <w:rFonts w:ascii="Times New Roman" w:hAnsi="Times New Roman" w:cs="Times New Roman"/>
        </w:rPr>
        <w:lastRenderedPageBreak/>
        <w:t>Discussion</w:t>
      </w:r>
      <w:bookmarkEnd w:id="344"/>
      <w:bookmarkEnd w:id="345"/>
      <w:bookmarkEnd w:id="346"/>
      <w:bookmarkEnd w:id="347"/>
      <w:bookmarkEnd w:id="348"/>
      <w:bookmarkEnd w:id="349"/>
    </w:p>
    <w:p w14:paraId="60F9BD45" w14:textId="77777777" w:rsidR="00E57E31" w:rsidRPr="00C16A75" w:rsidRDefault="00E57E31" w:rsidP="00E57E31">
      <w:pPr>
        <w:pStyle w:val="Nadpis2"/>
        <w:rPr>
          <w:lang w:val="en-US"/>
        </w:rPr>
      </w:pPr>
      <w:bookmarkStart w:id="350" w:name="_Toc420288842"/>
      <w:bookmarkStart w:id="351" w:name="_Ref415232619"/>
      <w:bookmarkStart w:id="352" w:name="_Toc420288841"/>
      <w:bookmarkStart w:id="353" w:name="_Toc421792692"/>
      <w:r w:rsidRPr="00C16A75">
        <w:rPr>
          <w:lang w:val="en-US"/>
        </w:rPr>
        <w:t>Selection of first principles</w:t>
      </w:r>
      <w:bookmarkEnd w:id="350"/>
      <w:bookmarkEnd w:id="353"/>
    </w:p>
    <w:p w14:paraId="67DEE179" w14:textId="759122FC"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The main problem with the most implementations of the physiological models is that calculations are causal and redundant. Almost all physical and chemical laws as equations are repeated as many times as it occurs within the human body. Modelica provides the opportunity to define one law only in one place and to use it simply by referencing this place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&lt;EndNote&gt;&lt;Cite&gt;&lt;Author&gt;Fritzson&lt;/Author&gt;&lt;Year&gt;1998&lt;/Year&gt;&lt;RecNum&gt;43&lt;/RecNum&gt;&lt;DisplayText&gt;(Fritzson and Engelson, 1998; Tummescheit, 2002)&lt;/DisplayText&gt;&lt;record&gt;&lt;rec-number&gt;43&lt;/rec-number&gt;&lt;foreign-keys&gt;&lt;key app="EN" db-id="d0dwe9waf0pe0uepr2avvaz0x2f5sx9rw00x" timestamp="1386086323"&gt;43&lt;/key&gt;&lt;/foreign-keys&gt;&lt;ref-type name="Book Section"&gt;5&lt;/ref-type&gt;&lt;contributors&gt;&lt;authors&gt;&lt;author&gt;Fritzson, Peter&lt;/author&gt;&lt;author&gt;Engelson, Vadim&lt;/author&gt;&lt;/authors&gt;&lt;/contributors&gt;&lt;titles&gt;&lt;title&gt;Modelica—A unified object-oriented language for system modeling and simulation&lt;/title&gt;&lt;secondary-title&gt;ECOOP’98—Object-Oriented Programming&lt;/secondary-title&gt;&lt;/titles&gt;&lt;pages&gt;67-90&lt;/pages&gt;&lt;dates&gt;&lt;year&gt;1998&lt;/year&gt;&lt;/dates&gt;&lt;publisher&gt;Springer&lt;/publisher&gt;&lt;isbn&gt;3540647376&lt;/isbn&gt;&lt;urls&gt;&lt;/urls&gt;&lt;/record&gt;&lt;/Cite&gt;&lt;Cite&gt;&lt;Author&gt;Tummescheit&lt;/Author&gt;&lt;Year&gt;2002&lt;/Year&gt;&lt;RecNum&gt;42&lt;/RecNum&gt;&lt;record&gt;&lt;rec-number&gt;42&lt;/rec-number&gt;&lt;foreign-keys&gt;&lt;key app="EN" db-id="d0dwe9waf0pe0uepr2avvaz0x2f5sx9rw00x" timestamp="1386086256"&gt;42&lt;/key&gt;&lt;/foreign-keys&gt;&lt;ref-type name="Journal Article"&gt;17&lt;/ref-type&gt;&lt;contributors&gt;&lt;authors&gt;&lt;author&gt;Tummescheit, Hubertus&lt;/author&gt;&lt;/authors&gt;&lt;/contributors&gt;&lt;titles&gt;&lt;title&gt;Design and implementation of object-oriented model libraries using modelica&lt;/title&gt;&lt;/titles&gt;&lt;dates&gt;&lt;year&gt;2002&lt;/year&gt;&lt;/dates&gt;&lt;urls&gt;&lt;/urls&gt;&lt;/record&gt;&lt;/Cite&gt;&lt;/EndNote&gt;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(Fritzson and Engelson, 1998; Tummescheit, 2002)</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It does not matter which variable is used as an output from the equation, because Modelica tools make automatically algebraic manipulation during compilation time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&lt;EndNote&gt;&lt;Cite&gt;&lt;Author&gt;Mattson&lt;/Author&gt;&lt;Year&gt;1997&lt;/Year&gt;&lt;RecNum&gt;46&lt;/RecNum&gt;&lt;DisplayText&gt;(Mattson, et al., 1997; Mattsson, et al., 1998)&lt;/DisplayText&gt;&lt;record&gt;&lt;rec-number&gt;46&lt;/rec-number&gt;&lt;foreign-keys&gt;&lt;key app="EN" db-id="d0dwe9waf0pe0uepr2avvaz0x2f5sx9rw00x" timestamp="1386086350"&gt;46&lt;/key&gt;&lt;/foreign-keys&gt;&lt;ref-type name="Journal Article"&gt;17&lt;/ref-type&gt;&lt;contributors&gt;&lt;authors&gt;&lt;author&gt;Mattson, Sven Erik&lt;/author&gt;&lt;author&gt;Elmqvist, Hilding&lt;/author&gt;&lt;author&gt;Broenink, Jan F&lt;/author&gt;&lt;/authors&gt;&lt;/contributors&gt;&lt;titles&gt;&lt;title&gt;Modelica: An international effort to design the next generation modelling language&lt;/title&gt;&lt;secondary-title&gt;Journal A&lt;/secondary-title&gt;&lt;/titles&gt;&lt;periodical&gt;&lt;full-title&gt;Journal A&lt;/full-title&gt;&lt;/periodical&gt;&lt;pages&gt;16-19&lt;/pages&gt;&lt;volume&gt;38&lt;/volume&gt;&lt;number&gt;3&lt;/number&gt;&lt;dates&gt;&lt;year&gt;1997&lt;/year&gt;&lt;/dates&gt;&lt;isbn&gt;0771-1107&lt;/isbn&gt;&lt;urls&gt;&lt;/urls&gt;&lt;/record&gt;&lt;/Cite&gt;&lt;Cite&gt;&lt;Author&gt;Mattsson&lt;/Author&gt;&lt;Year&gt;1998&lt;/Year&gt;&lt;RecNum&gt;45&lt;/RecNum&gt;&lt;record&gt;&lt;rec-number&gt;45&lt;/rec-number&gt;&lt;foreign-keys&gt;&lt;key app="EN" db-id="d0dwe9waf0pe0uepr2avvaz0x2f5sx9rw00x" timestamp="1386086342"&gt;45&lt;/key&gt;&lt;/foreign-keys&gt;&lt;ref-type name="Journal Article"&gt;17&lt;/ref-type&gt;&lt;contributors&gt;&lt;authors&gt;&lt;author&gt;Mattsson, Sven Erik&lt;/author&gt;&lt;author&gt;Elmqvist, Hilding&lt;/author&gt;&lt;author&gt;Otter, Martin&lt;/author&gt;&lt;/authors&gt;&lt;/contributors&gt;&lt;titles&gt;&lt;title&gt;Physical system modeling with Modelica&lt;/title&gt;&lt;secondary-title&gt;Control Engineering Practice&lt;/secondary-title&gt;&lt;/titles&gt;&lt;periodical&gt;&lt;full-title&gt;Control Engineering Practice&lt;/full-title&gt;&lt;/periodical&gt;&lt;pages&gt;501-510&lt;/pages&gt;&lt;volume&gt;6&lt;/volume&gt;&lt;number&gt;4&lt;/number&gt;&lt;dates&gt;&lt;year&gt;1998&lt;/year&gt;&lt;/dates&gt;&lt;isbn&gt;0967-0661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(Mattson, et al., 1997; Mattsson, et al., 1998)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6C7CBDE4" w14:textId="4CAFE37D"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For example, consider that only one component defines each chemical reaction. Improving this component will improve all chemical reactions in the model. My first implementation of a chemical reaction had two main parameters: dissociation constant and reaction forward rate. At equilibrium, all is calculated only from the dissociation constant. The next investigation of chemical bases told us that dissociation constant is not really a constant, but dependent on temperature; thus, the Van’t Hoff’s law was added to this component with a default setting at zero reaction enthalpy. In other words, if reaction enthalpy as a parameter is not set by the user, it will have the same behavior as before. However, it also offers the possibility of defining non-zero enthalpy for reactions with equilibrium dependent on temperature. The investigation of the meaning of reaction enthalpy also gave rise to another idea: to calculate the flow of heat energy from/to a reaction and using the conditional thermal heat port, this allowed the chemical reaction to be a multidomain (chemical and thermal) component. Thus, as in the chemical theory, positive reaction enthalpy means the endothermic reaction and the negative value of reaction enthalpy implies the exothermic reaction. Moreover, because the heat port was hidden by default, all instances of chemical reactions in the model remained the same, with the same settings and connections as before these thermal extensions.</w:t>
      </w:r>
    </w:p>
    <w:p w14:paraId="088DB2FE" w14:textId="47C72FE6"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 xml:space="preserve">The next approach in the field of physical chemistry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(Mortimer, 2008)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showed us that we can also calculate the dissociation coefficient at a defined temperature from the thermodynamic properties of substrates and products of the reaction. The idea was to simplify the use of chemical reaction components. The user simply selects the type of substrates and products and the dissociation coefficient is automatically calculated. This approach uses a database of chemical substances alongside their free enthalpies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H) and free Gibbs energy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G). The enthalpy of the reaction is the sum of formation enthalpies of products minus the sum of formation enthalpies of substrates (</w:t>
      </w:r>
      <w:hyperlink r:id="rId205" w:history="1">
        <w:r w:rsidRPr="00C16A75">
          <w:rPr>
            <w:rStyle w:val="Hypertextovodkaz"/>
            <w:rFonts w:ascii="Times New Roman" w:hAnsi="Times New Roman" w:cs="Times New Roman"/>
            <w:lang w:val="en-US"/>
          </w:rPr>
          <w:t>Hess’s law</w:t>
        </w:r>
      </w:hyperlink>
      <w:r w:rsidRPr="00C16A75">
        <w:rPr>
          <w:rFonts w:ascii="Times New Roman" w:hAnsi="Times New Roman" w:cs="Times New Roman"/>
          <w:lang w:val="en-US"/>
        </w:rPr>
        <w:t>). Having Gibbs energies of all products and all substrates, the Gibbs energy of the reaction (Δ</w:t>
      </w:r>
      <w:r w:rsidRPr="00C16A75">
        <w:rPr>
          <w:rFonts w:ascii="Times New Roman" w:hAnsi="Times New Roman" w:cs="Times New Roman"/>
          <w:vertAlign w:val="subscript"/>
          <w:lang w:val="en-US"/>
        </w:rPr>
        <w:t>r</w:t>
      </w:r>
      <w:r w:rsidRPr="00C16A75">
        <w:rPr>
          <w:rFonts w:ascii="Times New Roman" w:hAnsi="Times New Roman" w:cs="Times New Roman"/>
          <w:lang w:val="en-US"/>
        </w:rPr>
        <w:t>G) is also the result of Hess’s law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_Ref420168692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while the dissociation coefficient (K) of the reaction at temperature T is defined from the Gibbs energy of the reaction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34</w:t>
      </w:r>
      <w:r w:rsidRPr="00C16A75">
        <w:rPr>
          <w:rFonts w:ascii="Times New Roman" w:hAnsi="Times New Roman" w:cs="Times New Roman"/>
          <w:lang w:val="en-US"/>
        </w:rPr>
        <w:fldChar w:fldCharType="end"/>
      </w:r>
      <w:r w:rsidR="00186C90">
        <w:rPr>
          <w:rFonts w:ascii="Times New Roman" w:hAnsi="Times New Roman" w:cs="Times New Roman"/>
          <w:lang w:val="en-US"/>
        </w:rPr>
        <w:t xml:space="preserve"> </w:t>
      </w:r>
      <w:r w:rsidR="00B4297E" w:rsidRPr="00C16A75">
        <w:rPr>
          <w:rFonts w:ascii="Times New Roman" w:hAnsi="Times New Roman" w:cs="Times New Roman"/>
          <w:lang w:val="en-US"/>
        </w:rPr>
        <w:t xml:space="preserve"> </w:t>
      </w:r>
      <w:r w:rsidR="00B4297E" w:rsidRPr="00C16A75">
        <w:rPr>
          <w:rFonts w:ascii="Times New Roman" w:hAnsi="Times New Roman" w:cs="Times New Roman"/>
          <w:lang w:val="en-US"/>
        </w:rPr>
        <w:fldChar w:fldCharType="begin"/>
      </w:r>
      <w:r w:rsidR="00B4297E"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B4297E" w:rsidRPr="00C16A75">
        <w:rPr>
          <w:rFonts w:ascii="Times New Roman" w:hAnsi="Times New Roman" w:cs="Times New Roman"/>
          <w:lang w:val="en-US"/>
        </w:rPr>
        <w:fldChar w:fldCharType="separate"/>
      </w:r>
      <w:r w:rsidR="00B4297E" w:rsidRPr="00C16A75">
        <w:rPr>
          <w:rFonts w:ascii="Times New Roman" w:hAnsi="Times New Roman" w:cs="Times New Roman"/>
          <w:lang w:val="en-US"/>
        </w:rPr>
        <w:t>(Mortimer, 2008)</w:t>
      </w:r>
      <w:r w:rsidR="00B4297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R is the gas constant.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57E31" w:rsidRPr="00C16A75" w14:paraId="1F474A1F" w14:textId="77777777" w:rsidTr="005E4E25">
        <w:trPr>
          <w:trHeight w:val="879"/>
        </w:trPr>
        <w:tc>
          <w:tcPr>
            <w:tcW w:w="7230" w:type="dxa"/>
            <w:vAlign w:val="center"/>
          </w:tcPr>
          <w:p w14:paraId="3F1861C3" w14:textId="77777777" w:rsidR="00E57E31" w:rsidRPr="00C16A75" w:rsidRDefault="002C7EC8" w:rsidP="005E4E25">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m:rPr>
                        <m:sty m:val="p"/>
                      </m:rPr>
                      <w:rPr>
                        <w:rFonts w:ascii="Cambria Math" w:hAnsi="Cambria Math" w:cs="Times New Roman"/>
                        <w:lang w:val="en-US"/>
                      </w:rPr>
                      <m:t>Δ</m:t>
                    </m:r>
                  </m:e>
                  <m:sub>
                    <m:r>
                      <w:rPr>
                        <w:rFonts w:ascii="Cambria Math" w:hAnsi="Cambria Math" w:cs="Times New Roman"/>
                        <w:lang w:val="en-US"/>
                      </w:rPr>
                      <m:t>r</m:t>
                    </m:r>
                  </m:sub>
                </m:sSub>
                <m:r>
                  <w:rPr>
                    <w:rFonts w:ascii="Cambria Math" w:hAnsi="Cambria Math" w:cs="Times New Roman"/>
                    <w:lang w:val="en-US"/>
                  </w:rPr>
                  <m:t>G=-R∙T∙</m:t>
                </m:r>
                <m:r>
                  <m:rPr>
                    <m:sty m:val="p"/>
                  </m:rPr>
                  <w:rPr>
                    <w:rFonts w:ascii="Cambria Math" w:hAnsi="Cambria Math" w:cs="Times New Roman"/>
                    <w:lang w:val="en-US"/>
                  </w:rPr>
                  <m:t>ln⁡</m:t>
                </m:r>
                <m:r>
                  <w:rPr>
                    <w:rFonts w:ascii="Cambria Math" w:hAnsi="Cambria Math" w:cs="Times New Roman"/>
                    <w:lang w:val="en-US"/>
                  </w:rPr>
                  <m:t>(K)</m:t>
                </m:r>
              </m:oMath>
            </m:oMathPara>
          </w:p>
        </w:tc>
        <w:tc>
          <w:tcPr>
            <w:tcW w:w="1165" w:type="dxa"/>
            <w:vAlign w:val="center"/>
          </w:tcPr>
          <w:p w14:paraId="256B451E" w14:textId="77777777" w:rsidR="00E57E31" w:rsidRPr="00C16A75" w:rsidRDefault="00E57E31" w:rsidP="005E4E25">
            <w:pPr>
              <w:pStyle w:val="Titulek"/>
              <w:jc w:val="both"/>
              <w:rPr>
                <w:rFonts w:ascii="Times New Roman" w:hAnsi="Times New Roman" w:cs="Times New Roman"/>
                <w:lang w:val="en-US"/>
              </w:rPr>
            </w:pPr>
            <w:bookmarkStart w:id="354" w:name="_Ref413791469"/>
            <w:bookmarkStart w:id="355" w:name="_Ref42161534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34</w:t>
            </w:r>
            <w:r w:rsidRPr="00C16A75">
              <w:rPr>
                <w:rFonts w:ascii="Times New Roman" w:hAnsi="Times New Roman" w:cs="Times New Roman"/>
                <w:lang w:val="en-US"/>
              </w:rPr>
              <w:fldChar w:fldCharType="end"/>
            </w:r>
            <w:bookmarkEnd w:id="354"/>
            <w:r w:rsidRPr="00C16A75">
              <w:rPr>
                <w:rFonts w:ascii="Times New Roman" w:hAnsi="Times New Roman" w:cs="Times New Roman"/>
                <w:lang w:val="en-US"/>
              </w:rPr>
              <w:t>: Gibbs free energy of the reaction.</w:t>
            </w:r>
            <w:bookmarkEnd w:id="355"/>
          </w:p>
        </w:tc>
      </w:tr>
    </w:tbl>
    <w:p w14:paraId="0CF33FE9" w14:textId="6E78EACB"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Chemical processes in the body occur in the water solution of electrolytes. The adaptation to water conditions can be done using activity coefficients. Water surrounds the charged particles and creates solvation shells, which decrease the activity of the substance. This behavior is driven by the Poisson-Boltzmann model, which can be simplified using the Debie-Hückel theory</w:t>
      </w:r>
      <w:r w:rsidR="00EB4987"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(Debye and Huckel, 1923)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creation of metabolic pathways should be simple, i.e., </w:t>
      </w:r>
      <w:r w:rsidRPr="00C16A75">
        <w:rPr>
          <w:rFonts w:ascii="Times New Roman" w:hAnsi="Times New Roman" w:cs="Times New Roman"/>
          <w:lang w:val="en-US"/>
        </w:rPr>
        <w:lastRenderedPageBreak/>
        <w:t>by connecting substances with the implementation of chemical reactions. The user selects the names of substances instead of odd values of dissociation coefficients for each reaction. If these reactions are all in equilibrium, it is not even necessary to apply the value of kinetic rate coefficients in order to start the simulation.</w:t>
      </w:r>
    </w:p>
    <w:p w14:paraId="5221424F" w14:textId="680329E2"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This type of improvement also guarantees the more sophisticated rule of chemical systems called the “</w:t>
      </w:r>
      <w:hyperlink r:id="rId206" w:history="1">
        <w:r w:rsidRPr="00C16A75">
          <w:rPr>
            <w:rStyle w:val="Hypertextovodkaz"/>
            <w:rFonts w:ascii="Times New Roman" w:hAnsi="Times New Roman" w:cs="Times New Roman"/>
            <w:lang w:val="en-US"/>
          </w:rPr>
          <w:t>Principle of Detailed Balance</w:t>
        </w:r>
      </w:hyperlink>
      <w:r w:rsidRPr="00C16A75">
        <w:rPr>
          <w:rFonts w:ascii="Times New Roman" w:hAnsi="Times New Roman" w:cs="Times New Roman"/>
          <w:lang w:val="en-US"/>
        </w:rPr>
        <w:t>”</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principle states that in a closed equilibrated chemical system, equilibrium is reached at each chemical reaction. As a result of this law, the product of dissociation constants in chemical circles is equal to 1. Therefore, if the user defines the chemical system as chemical reactions in a circle and wishes to set all dissociation constants as parameters, he must always think about the dependences between them. However, the new proposal based on Gibbs energies does not allow for breaking this fundamental rule of chemical systems. For example, having a closed system with the following chemical reaction: A</w:t>
      </w:r>
      <w:r w:rsidRPr="00C16A75">
        <w:rPr>
          <w:rFonts w:ascii="Times New Roman" w:hAnsi="Times New Roman" w:cs="Times New Roman"/>
          <w:vertAlign w:val="subscript"/>
          <w:lang w:val="en-US"/>
        </w:rPr>
        <w:t>1</w:t>
      </w:r>
      <w:r w:rsidRPr="00C16A75">
        <w:rPr>
          <w:rFonts w:ascii="Times New Roman" w:hAnsi="Times New Roman" w:cs="Times New Roman"/>
          <w:lang w:val="en-US"/>
        </w:rPr>
        <w:t>&lt;-&gt;A</w:t>
      </w:r>
      <w:r w:rsidRPr="00C16A75">
        <w:rPr>
          <w:rFonts w:ascii="Times New Roman" w:hAnsi="Times New Roman" w:cs="Times New Roman"/>
          <w:vertAlign w:val="subscript"/>
          <w:lang w:val="en-US"/>
        </w:rPr>
        <w:t>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&lt;-&gt;A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&lt;-&gt;A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after an extended time, when the concentrations of A</w:t>
      </w:r>
      <w:r w:rsidRPr="00C16A75">
        <w:rPr>
          <w:rFonts w:ascii="Times New Roman" w:hAnsi="Times New Roman" w:cs="Times New Roman"/>
          <w:vertAlign w:val="subscript"/>
          <w:lang w:val="en-US"/>
        </w:rPr>
        <w:t>1</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are constant. The K</w:t>
      </w:r>
      <w:r w:rsidRPr="00C16A75">
        <w:rPr>
          <w:rFonts w:ascii="Times New Roman" w:hAnsi="Times New Roman" w:cs="Times New Roman"/>
          <w:vertAlign w:val="subscript"/>
          <w:lang w:val="en-US"/>
        </w:rPr>
        <w:t>12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K</w:t>
      </w:r>
      <w:r w:rsidRPr="00C16A75">
        <w:rPr>
          <w:rFonts w:ascii="Times New Roman" w:hAnsi="Times New Roman" w:cs="Times New Roman"/>
          <w:vertAlign w:val="subscript"/>
          <w:lang w:val="en-US"/>
        </w:rPr>
        <w:t>31</w:t>
      </w:r>
      <w:r w:rsidRPr="00C16A75">
        <w:rPr>
          <w:rFonts w:ascii="Times New Roman" w:hAnsi="Times New Roman" w:cs="Times New Roman"/>
          <w:lang w:val="en-US"/>
        </w:rPr>
        <w:t>= A</w:t>
      </w:r>
      <w:r w:rsidRPr="00C16A75">
        <w:rPr>
          <w:rFonts w:ascii="Times New Roman" w:hAnsi="Times New Roman" w:cs="Times New Roman"/>
          <w:vertAlign w:val="subscript"/>
          <w:lang w:val="en-US"/>
        </w:rPr>
        <w:t>3</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are dissociation constants of the reactions at temperature T. If the user wants to set the dissociation constants, the following requirements must be verified by the user: K</w:t>
      </w:r>
      <w:r w:rsidRPr="00C16A75">
        <w:rPr>
          <w:rFonts w:ascii="Times New Roman" w:hAnsi="Times New Roman" w:cs="Times New Roman"/>
          <w:vertAlign w:val="subscript"/>
          <w:lang w:val="en-US"/>
        </w:rPr>
        <w:t xml:space="preserve">123 </w:t>
      </w:r>
      <w:r w:rsidRPr="00C16A75">
        <w:rPr>
          <w:rFonts w:ascii="Times New Roman" w:hAnsi="Times New Roman" w:cs="Times New Roman"/>
          <w:lang w:val="en-US"/>
        </w:rPr>
        <w:t>= K</w:t>
      </w:r>
      <w:r w:rsidRPr="00C16A75">
        <w:rPr>
          <w:rFonts w:ascii="Times New Roman" w:hAnsi="Times New Roman" w:cs="Times New Roman"/>
          <w:vertAlign w:val="subscript"/>
          <w:lang w:val="en-US"/>
        </w:rPr>
        <w:t>12</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K</w:t>
      </w:r>
      <w:r w:rsidRPr="00C16A75">
        <w:rPr>
          <w:rFonts w:ascii="Times New Roman" w:hAnsi="Times New Roman" w:cs="Times New Roman"/>
          <w:vertAlign w:val="subscript"/>
          <w:lang w:val="en-US"/>
        </w:rPr>
        <w:t xml:space="preserve">31 </w:t>
      </w:r>
      <w:r w:rsidRPr="00C16A75">
        <w:rPr>
          <w:rFonts w:ascii="Times New Roman" w:hAnsi="Times New Roman" w:cs="Times New Roman"/>
          <w:lang w:val="en-US"/>
        </w:rPr>
        <w:t>= 1. However, if the system is calculated from Gibbs energies of formation of each substance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then this relation will be automatically fulfilled as relation 0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 xml:space="preserve">23 </w:t>
      </w:r>
      <w:r w:rsidRPr="00C16A75">
        <w:rPr>
          <w:rFonts w:ascii="Times New Roman" w:hAnsi="Times New Roman" w:cs="Times New Roman"/>
          <w:lang w:val="en-US"/>
        </w:rPr>
        <w:t>+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31</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123</w:t>
      </w:r>
      <w:r w:rsidRPr="00C16A75">
        <w:rPr>
          <w:rFonts w:ascii="Times New Roman" w:hAnsi="Times New Roman" w:cs="Times New Roman"/>
          <w:lang w:val="en-US"/>
        </w:rPr>
        <w:t>, because Δ</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G = 0 if and only if K = 1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34</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557F5A8" w14:textId="4629A76F" w:rsidR="008C2976" w:rsidRPr="00C16A75" w:rsidRDefault="00E57E31" w:rsidP="00C96346">
      <w:pPr>
        <w:pStyle w:val="Nadpis2"/>
        <w:rPr>
          <w:lang w:val="en-US"/>
        </w:rPr>
      </w:pPr>
      <w:bookmarkStart w:id="356" w:name="_Toc421792693"/>
      <w:r w:rsidRPr="00C16A75">
        <w:rPr>
          <w:lang w:val="en-US"/>
        </w:rPr>
        <w:t>Development of integrative p</w:t>
      </w:r>
      <w:r w:rsidR="008C2976" w:rsidRPr="00C16A75">
        <w:rPr>
          <w:lang w:val="en-US"/>
        </w:rPr>
        <w:t xml:space="preserve">hysiological </w:t>
      </w:r>
      <w:r w:rsidRPr="00C16A75">
        <w:rPr>
          <w:lang w:val="en-US"/>
        </w:rPr>
        <w:t>theories</w:t>
      </w:r>
      <w:bookmarkEnd w:id="356"/>
      <w:r w:rsidRPr="00C16A75">
        <w:rPr>
          <w:lang w:val="en-US"/>
        </w:rPr>
        <w:t xml:space="preserve"> </w:t>
      </w:r>
      <w:bookmarkEnd w:id="351"/>
      <w:bookmarkEnd w:id="352"/>
    </w:p>
    <w:p w14:paraId="3A77FB6F" w14:textId="011BB959" w:rsidR="00EE7BD4" w:rsidRPr="00C16A75" w:rsidRDefault="00F37865" w:rsidP="00D86650">
      <w:pPr>
        <w:jc w:val="both"/>
        <w:rPr>
          <w:rFonts w:ascii="Times New Roman" w:hAnsi="Times New Roman" w:cs="Times New Roman"/>
          <w:lang w:val="en-US"/>
        </w:rPr>
      </w:pPr>
      <w:r w:rsidRPr="00C16A75">
        <w:rPr>
          <w:rFonts w:ascii="Times New Roman" w:hAnsi="Times New Roman" w:cs="Times New Roman"/>
          <w:lang w:val="en-US"/>
        </w:rPr>
        <w:t xml:space="preserve">After </w:t>
      </w:r>
      <w:r w:rsidR="000E26BE" w:rsidRPr="00C16A75">
        <w:rPr>
          <w:rFonts w:ascii="Times New Roman" w:hAnsi="Times New Roman" w:cs="Times New Roman"/>
          <w:lang w:val="en-US"/>
        </w:rPr>
        <w:t>we</w:t>
      </w:r>
      <w:r w:rsidR="002048A1" w:rsidRPr="00C16A75">
        <w:rPr>
          <w:rFonts w:ascii="Times New Roman" w:hAnsi="Times New Roman" w:cs="Times New Roman"/>
          <w:lang w:val="en-US"/>
        </w:rPr>
        <w:t xml:space="preserve"> implement</w:t>
      </w:r>
      <w:r w:rsidR="00ED52AE" w:rsidRPr="00C16A75">
        <w:rPr>
          <w:rFonts w:ascii="Times New Roman" w:hAnsi="Times New Roman" w:cs="Times New Roman"/>
          <w:lang w:val="en-US"/>
        </w:rPr>
        <w:t>ed</w:t>
      </w:r>
      <w:r w:rsidR="002048A1" w:rsidRPr="00C16A75">
        <w:rPr>
          <w:rFonts w:ascii="Times New Roman" w:hAnsi="Times New Roman" w:cs="Times New Roman"/>
          <w:lang w:val="en-US"/>
        </w:rPr>
        <w:t xml:space="preserve"> the HumMod model in Modelica</w:t>
      </w:r>
      <w:r w:rsidR="00EB0191"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EB0191" w:rsidRPr="00C16A75">
        <w:rPr>
          <w:rFonts w:ascii="Times New Roman" w:hAnsi="Times New Roman" w:cs="Times New Roman"/>
          <w:lang w:val="en-US"/>
        </w:rPr>
        <w:t xml:space="preserve"> </w:t>
      </w:r>
      <w:r w:rsidR="00EE7BD4" w:rsidRPr="00C16A75">
        <w:rPr>
          <w:rFonts w:ascii="Times New Roman" w:hAnsi="Times New Roman" w:cs="Times New Roman"/>
          <w:lang w:val="en-US"/>
        </w:rPr>
        <w:t xml:space="preserve">realized that improving the model </w:t>
      </w:r>
      <w:r w:rsidR="00ED52AE" w:rsidRPr="00C16A75">
        <w:rPr>
          <w:rFonts w:ascii="Times New Roman" w:hAnsi="Times New Roman" w:cs="Times New Roman"/>
          <w:lang w:val="en-US"/>
        </w:rPr>
        <w:t>is possible</w:t>
      </w:r>
      <w:r w:rsidR="00EE7BD4" w:rsidRPr="00C16A75">
        <w:rPr>
          <w:rFonts w:ascii="Times New Roman" w:hAnsi="Times New Roman" w:cs="Times New Roman"/>
          <w:lang w:val="en-US"/>
        </w:rPr>
        <w:t xml:space="preserve"> without </w:t>
      </w:r>
      <w:r w:rsidR="00ED52AE" w:rsidRPr="00C16A75">
        <w:rPr>
          <w:rFonts w:ascii="Times New Roman" w:hAnsi="Times New Roman" w:cs="Times New Roman"/>
          <w:lang w:val="en-US"/>
        </w:rPr>
        <w:t xml:space="preserve">impacting </w:t>
      </w:r>
      <w:r w:rsidR="00EE7BD4" w:rsidRPr="00C16A75">
        <w:rPr>
          <w:rFonts w:ascii="Times New Roman" w:hAnsi="Times New Roman" w:cs="Times New Roman"/>
          <w:lang w:val="en-US"/>
        </w:rPr>
        <w:t xml:space="preserve">work </w:t>
      </w:r>
      <w:r w:rsidR="00ED52AE" w:rsidRPr="00C16A75">
        <w:rPr>
          <w:rFonts w:ascii="Times New Roman" w:hAnsi="Times New Roman" w:cs="Times New Roman"/>
          <w:lang w:val="en-US"/>
        </w:rPr>
        <w:t>conducted previously</w:t>
      </w:r>
      <w:r w:rsidR="002048A1" w:rsidRPr="00C16A75">
        <w:rPr>
          <w:rFonts w:ascii="Times New Roman" w:hAnsi="Times New Roman" w:cs="Times New Roman"/>
          <w:lang w:val="en-US"/>
        </w:rPr>
        <w:t>.</w:t>
      </w:r>
      <w:r w:rsidR="00EE7BD4" w:rsidRPr="00C16A75">
        <w:rPr>
          <w:rFonts w:ascii="Times New Roman" w:hAnsi="Times New Roman" w:cs="Times New Roman"/>
          <w:lang w:val="en-US"/>
        </w:rPr>
        <w:t xml:space="preserve"> Comparing the resulting model with </w:t>
      </w:r>
      <w:r w:rsidR="00ED52AE" w:rsidRPr="00C16A75">
        <w:rPr>
          <w:rFonts w:ascii="Times New Roman" w:hAnsi="Times New Roman" w:cs="Times New Roman"/>
          <w:lang w:val="en-US"/>
        </w:rPr>
        <w:t xml:space="preserve">the </w:t>
      </w:r>
      <w:r w:rsidR="00EE7BD4" w:rsidRPr="00C16A75">
        <w:rPr>
          <w:rFonts w:ascii="Times New Roman" w:hAnsi="Times New Roman" w:cs="Times New Roman"/>
          <w:lang w:val="en-US"/>
        </w:rPr>
        <w:t>original one</w:t>
      </w:r>
      <w:r w:rsidR="00ED52AE" w:rsidRPr="00C16A75">
        <w:rPr>
          <w:rFonts w:ascii="Times New Roman" w:hAnsi="Times New Roman" w:cs="Times New Roman"/>
          <w:lang w:val="en-US"/>
        </w:rPr>
        <w:t>, alongside the correct</w:t>
      </w:r>
      <w:r w:rsidR="00EE7BD4" w:rsidRPr="00C16A75">
        <w:rPr>
          <w:rFonts w:ascii="Times New Roman" w:hAnsi="Times New Roman" w:cs="Times New Roman"/>
          <w:lang w:val="en-US"/>
        </w:rPr>
        <w:t xml:space="preserve"> consultation </w:t>
      </w:r>
      <w:r w:rsidR="0035159B" w:rsidRPr="00C16A75">
        <w:rPr>
          <w:rFonts w:ascii="Times New Roman" w:hAnsi="Times New Roman" w:cs="Times New Roman"/>
          <w:lang w:val="en-US"/>
        </w:rPr>
        <w:t xml:space="preserve">of </w:t>
      </w:r>
      <w:r w:rsidR="00EE7BD4" w:rsidRPr="00C16A75">
        <w:rPr>
          <w:rFonts w:ascii="Times New Roman" w:hAnsi="Times New Roman" w:cs="Times New Roman"/>
          <w:lang w:val="en-US"/>
        </w:rPr>
        <w:t xml:space="preserve">measured data </w:t>
      </w:r>
      <w:r w:rsidR="0035159B" w:rsidRPr="00C16A75">
        <w:rPr>
          <w:rFonts w:ascii="Times New Roman" w:hAnsi="Times New Roman" w:cs="Times New Roman"/>
          <w:lang w:val="en-US"/>
        </w:rPr>
        <w:t>yielded</w:t>
      </w:r>
      <w:r w:rsidR="00EE7BD4" w:rsidRPr="00C16A75">
        <w:rPr>
          <w:rFonts w:ascii="Times New Roman" w:hAnsi="Times New Roman" w:cs="Times New Roman"/>
          <w:lang w:val="en-US"/>
        </w:rPr>
        <w:t xml:space="preserve"> better equations and </w:t>
      </w:r>
      <w:r w:rsidR="0035159B" w:rsidRPr="00C16A75">
        <w:rPr>
          <w:rFonts w:ascii="Times New Roman" w:hAnsi="Times New Roman" w:cs="Times New Roman"/>
          <w:lang w:val="en-US"/>
        </w:rPr>
        <w:t xml:space="preserve">a </w:t>
      </w:r>
      <w:r w:rsidR="00EE7BD4" w:rsidRPr="00C16A75">
        <w:rPr>
          <w:rFonts w:ascii="Times New Roman" w:hAnsi="Times New Roman" w:cs="Times New Roman"/>
          <w:lang w:val="en-US"/>
        </w:rPr>
        <w:t xml:space="preserve">more stable model in each improving step. </w:t>
      </w:r>
    </w:p>
    <w:p w14:paraId="27F59D27" w14:textId="2FD46A34" w:rsidR="00CA22A8" w:rsidRPr="00C16A75" w:rsidRDefault="002048A1"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35159B" w:rsidRPr="00C16A75">
        <w:rPr>
          <w:rFonts w:ascii="Times New Roman" w:hAnsi="Times New Roman" w:cs="Times New Roman"/>
          <w:lang w:val="en-US"/>
        </w:rPr>
        <w:t>,</w:t>
      </w:r>
      <w:r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the </w:t>
      </w:r>
      <w:r w:rsidRPr="00C16A75">
        <w:rPr>
          <w:rFonts w:ascii="Times New Roman" w:hAnsi="Times New Roman" w:cs="Times New Roman"/>
          <w:lang w:val="en-US"/>
        </w:rPr>
        <w:t xml:space="preserve">original model </w:t>
      </w:r>
      <w:r w:rsidR="0035159B" w:rsidRPr="00C16A75">
        <w:rPr>
          <w:rFonts w:ascii="Times New Roman" w:hAnsi="Times New Roman" w:cs="Times New Roman"/>
          <w:lang w:val="en-US"/>
        </w:rPr>
        <w:t xml:space="preserve">the </w:t>
      </w:r>
      <w:r w:rsidR="00785B66" w:rsidRPr="00C16A75">
        <w:rPr>
          <w:rFonts w:ascii="Times New Roman" w:hAnsi="Times New Roman" w:cs="Times New Roman"/>
          <w:lang w:val="en-US"/>
        </w:rPr>
        <w:t xml:space="preserve">production of carbon dioxide </w:t>
      </w:r>
      <w:r w:rsidR="0035159B" w:rsidRPr="00C16A75">
        <w:rPr>
          <w:rFonts w:ascii="Times New Roman" w:hAnsi="Times New Roman" w:cs="Times New Roman"/>
          <w:lang w:val="en-US"/>
        </w:rPr>
        <w:t xml:space="preserve">is calculated </w:t>
      </w:r>
      <w:r w:rsidR="00785B66" w:rsidRPr="00C16A75">
        <w:rPr>
          <w:rFonts w:ascii="Times New Roman" w:hAnsi="Times New Roman" w:cs="Times New Roman"/>
          <w:lang w:val="en-US"/>
        </w:rPr>
        <w:t xml:space="preserve">in </w:t>
      </w:r>
      <w:r w:rsidR="0035159B" w:rsidRPr="00C16A75">
        <w:rPr>
          <w:rFonts w:ascii="Times New Roman" w:hAnsi="Times New Roman" w:cs="Times New Roman"/>
          <w:lang w:val="en-US"/>
        </w:rPr>
        <w:t xml:space="preserve">all </w:t>
      </w:r>
      <w:r w:rsidR="00785B66" w:rsidRPr="00C16A75">
        <w:rPr>
          <w:rFonts w:ascii="Times New Roman" w:hAnsi="Times New Roman" w:cs="Times New Roman"/>
          <w:lang w:val="en-US"/>
        </w:rPr>
        <w:t xml:space="preserve">tissues </w:t>
      </w:r>
      <w:r w:rsidR="0035159B" w:rsidRPr="00C16A75">
        <w:rPr>
          <w:rFonts w:ascii="Times New Roman" w:hAnsi="Times New Roman" w:cs="Times New Roman"/>
          <w:lang w:val="en-US"/>
        </w:rPr>
        <w:t xml:space="preserve">using </w:t>
      </w:r>
      <w:r w:rsidR="00785B66" w:rsidRPr="00C16A75">
        <w:rPr>
          <w:rFonts w:ascii="Times New Roman" w:hAnsi="Times New Roman" w:cs="Times New Roman"/>
          <w:lang w:val="en-US"/>
        </w:rPr>
        <w:t>the same global respiration quotient (RQ). The flow of produced carbon dioxide was proportional to the flow of consumed oxygen and</w:t>
      </w:r>
      <w:r w:rsidR="00116620" w:rsidRPr="00C16A75">
        <w:rPr>
          <w:rFonts w:ascii="Times New Roman" w:hAnsi="Times New Roman" w:cs="Times New Roman"/>
          <w:lang w:val="en-US"/>
        </w:rPr>
        <w:t xml:space="preserve"> was</w:t>
      </w:r>
      <w:r w:rsidR="00785B66" w:rsidRPr="00C16A75">
        <w:rPr>
          <w:rFonts w:ascii="Times New Roman" w:hAnsi="Times New Roman" w:cs="Times New Roman"/>
          <w:lang w:val="en-US"/>
        </w:rPr>
        <w:t xml:space="preserve"> </w:t>
      </w:r>
      <w:r w:rsidR="00116620" w:rsidRPr="00C16A75">
        <w:rPr>
          <w:rFonts w:ascii="Times New Roman" w:hAnsi="Times New Roman" w:cs="Times New Roman"/>
          <w:lang w:val="en-US"/>
        </w:rPr>
        <w:t>independent</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according to the </w:t>
      </w:r>
      <w:r w:rsidR="00785B66" w:rsidRPr="00C16A75">
        <w:rPr>
          <w:rFonts w:ascii="Times New Roman" w:hAnsi="Times New Roman" w:cs="Times New Roman"/>
          <w:lang w:val="en-US"/>
        </w:rPr>
        <w:t>type</w:t>
      </w:r>
      <w:r w:rsidR="0035159B" w:rsidRPr="00C16A75">
        <w:rPr>
          <w:rFonts w:ascii="Times New Roman" w:hAnsi="Times New Roman" w:cs="Times New Roman"/>
          <w:lang w:val="en-US"/>
        </w:rPr>
        <w:t>s</w:t>
      </w:r>
      <w:r w:rsidR="00785B66" w:rsidRPr="00C16A75">
        <w:rPr>
          <w:rFonts w:ascii="Times New Roman" w:hAnsi="Times New Roman" w:cs="Times New Roman"/>
          <w:lang w:val="en-US"/>
        </w:rPr>
        <w:t xml:space="preserve"> of tissue</w:t>
      </w:r>
      <w:r w:rsidR="00116620" w:rsidRPr="00C16A75">
        <w:rPr>
          <w:rFonts w:ascii="Times New Roman" w:hAnsi="Times New Roman" w:cs="Times New Roman"/>
          <w:lang w:val="en-US"/>
        </w:rPr>
        <w:t>s</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T</w:t>
      </w:r>
      <w:r w:rsidR="00785B66" w:rsidRPr="00C16A75">
        <w:rPr>
          <w:rFonts w:ascii="Times New Roman" w:hAnsi="Times New Roman" w:cs="Times New Roman"/>
          <w:lang w:val="en-US"/>
        </w:rPr>
        <w:t xml:space="preserve">he right flow of consumed oxygen </w:t>
      </w:r>
      <w:r w:rsidRPr="00C16A75">
        <w:rPr>
          <w:rFonts w:ascii="Times New Roman" w:hAnsi="Times New Roman" w:cs="Times New Roman"/>
          <w:lang w:val="en-US"/>
        </w:rPr>
        <w:t>with the</w:t>
      </w:r>
      <w:r w:rsidR="00116620" w:rsidRPr="00C16A75">
        <w:rPr>
          <w:rFonts w:ascii="Times New Roman" w:hAnsi="Times New Roman" w:cs="Times New Roman"/>
          <w:lang w:val="en-US"/>
        </w:rPr>
        <w:t xml:space="preserve"> right</w:t>
      </w:r>
      <w:r w:rsidRPr="00C16A75">
        <w:rPr>
          <w:rFonts w:ascii="Times New Roman" w:hAnsi="Times New Roman" w:cs="Times New Roman"/>
          <w:lang w:val="en-US"/>
        </w:rPr>
        <w:t xml:space="preserve"> type </w:t>
      </w:r>
      <w:r w:rsidR="00785B66" w:rsidRPr="00C16A75">
        <w:rPr>
          <w:rFonts w:ascii="Times New Roman" w:hAnsi="Times New Roman" w:cs="Times New Roman"/>
          <w:lang w:val="en-US"/>
        </w:rPr>
        <w:t xml:space="preserve">and amount </w:t>
      </w:r>
      <w:r w:rsidRPr="00C16A75">
        <w:rPr>
          <w:rFonts w:ascii="Times New Roman" w:hAnsi="Times New Roman" w:cs="Times New Roman"/>
          <w:lang w:val="en-US"/>
        </w:rPr>
        <w:t xml:space="preserve">of </w:t>
      </w:r>
      <w:r w:rsidR="00785B66" w:rsidRPr="00C16A75">
        <w:rPr>
          <w:rFonts w:ascii="Times New Roman" w:hAnsi="Times New Roman" w:cs="Times New Roman"/>
          <w:lang w:val="en-US"/>
        </w:rPr>
        <w:t>consumed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 xml:space="preserve"> had already been calculated</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Furthermore, </w:t>
      </w:r>
      <w:r w:rsidR="00785B66" w:rsidRPr="00C16A75">
        <w:rPr>
          <w:rFonts w:ascii="Times New Roman" w:hAnsi="Times New Roman" w:cs="Times New Roman"/>
          <w:lang w:val="en-US"/>
        </w:rPr>
        <w:t xml:space="preserve">because we </w:t>
      </w:r>
      <w:r w:rsidR="0035159B" w:rsidRPr="00C16A75">
        <w:rPr>
          <w:rFonts w:ascii="Times New Roman" w:hAnsi="Times New Roman" w:cs="Times New Roman"/>
          <w:lang w:val="en-US"/>
        </w:rPr>
        <w:t>knew</w:t>
      </w:r>
      <w:r w:rsidR="00785B66" w:rsidRPr="00C16A75">
        <w:rPr>
          <w:rFonts w:ascii="Times New Roman" w:hAnsi="Times New Roman" w:cs="Times New Roman"/>
          <w:lang w:val="en-US"/>
        </w:rPr>
        <w:t xml:space="preserve"> the respiration quotient for each</w:t>
      </w:r>
      <w:r w:rsidR="00116620" w:rsidRPr="00C16A75">
        <w:rPr>
          <w:rFonts w:ascii="Times New Roman" w:hAnsi="Times New Roman" w:cs="Times New Roman"/>
          <w:lang w:val="en-US"/>
        </w:rPr>
        <w:t xml:space="preserve"> of these</w:t>
      </w:r>
      <w:r w:rsidR="00785B66" w:rsidRPr="00C16A75">
        <w:rPr>
          <w:rFonts w:ascii="Times New Roman" w:hAnsi="Times New Roman" w:cs="Times New Roman"/>
          <w:lang w:val="en-US"/>
        </w:rPr>
        <w:t xml:space="preserve">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785B66" w:rsidRPr="00C16A75">
        <w:rPr>
          <w:rFonts w:ascii="Times New Roman" w:hAnsi="Times New Roman" w:cs="Times New Roman"/>
          <w:lang w:val="en-US"/>
        </w:rPr>
        <w:t xml:space="preserve"> improve</w:t>
      </w:r>
      <w:r w:rsidR="0035159B" w:rsidRPr="00C16A75">
        <w:rPr>
          <w:rFonts w:ascii="Times New Roman" w:hAnsi="Times New Roman" w:cs="Times New Roman"/>
          <w:lang w:val="en-US"/>
        </w:rPr>
        <w:t xml:space="preserve">d </w:t>
      </w:r>
      <w:r w:rsidR="00785B66" w:rsidRPr="00C16A75">
        <w:rPr>
          <w:rFonts w:ascii="Times New Roman" w:hAnsi="Times New Roman" w:cs="Times New Roman"/>
          <w:lang w:val="en-US"/>
        </w:rPr>
        <w:t>the amount of produced carbon dioxide</w:t>
      </w:r>
      <w:r w:rsidR="00116620" w:rsidRPr="00C16A75">
        <w:rPr>
          <w:rFonts w:ascii="Times New Roman" w:hAnsi="Times New Roman" w:cs="Times New Roman"/>
          <w:lang w:val="en-US"/>
        </w:rPr>
        <w:t xml:space="preserve"> per tissue</w:t>
      </w:r>
      <w:r w:rsidR="00785B66"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785B66" w:rsidRPr="00C16A75">
        <w:rPr>
          <w:rFonts w:ascii="Times New Roman" w:hAnsi="Times New Roman" w:cs="Times New Roman"/>
          <w:lang w:val="en-US"/>
        </w:rPr>
        <w:t>As a result</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there was higher production of CO</w:t>
      </w:r>
      <w:r w:rsidR="00785B66" w:rsidRPr="00C16A75">
        <w:rPr>
          <w:rFonts w:ascii="Times New Roman" w:hAnsi="Times New Roman" w:cs="Times New Roman"/>
          <w:vertAlign w:val="subscript"/>
          <w:lang w:val="en-US"/>
        </w:rPr>
        <w:t>2</w:t>
      </w:r>
      <w:r w:rsidR="00785B66" w:rsidRPr="00C16A75">
        <w:rPr>
          <w:rFonts w:ascii="Times New Roman" w:hAnsi="Times New Roman" w:cs="Times New Roman"/>
          <w:lang w:val="en-US"/>
        </w:rPr>
        <w:t xml:space="preserve"> in neural tissues, because neurons cannot metabolize fats (RQ=0.7)</w:t>
      </w:r>
      <w:r w:rsidRPr="00C16A75">
        <w:rPr>
          <w:rFonts w:ascii="Times New Roman" w:hAnsi="Times New Roman" w:cs="Times New Roman"/>
          <w:lang w:val="en-US"/>
        </w:rPr>
        <w:t xml:space="preserve"> </w:t>
      </w:r>
      <w:r w:rsidR="00785B66" w:rsidRPr="00C16A75">
        <w:rPr>
          <w:rFonts w:ascii="Times New Roman" w:hAnsi="Times New Roman" w:cs="Times New Roman"/>
          <w:lang w:val="en-US"/>
        </w:rPr>
        <w:t>and their primary source of energy is glucose</w:t>
      </w:r>
      <w:r w:rsidR="00CA22A8" w:rsidRPr="00C16A75">
        <w:rPr>
          <w:rFonts w:ascii="Times New Roman" w:hAnsi="Times New Roman" w:cs="Times New Roman"/>
          <w:lang w:val="en-US"/>
        </w:rPr>
        <w:t xml:space="preserve"> </w:t>
      </w:r>
      <w:r w:rsidR="00785B66" w:rsidRPr="00C16A75">
        <w:rPr>
          <w:rFonts w:ascii="Times New Roman" w:hAnsi="Times New Roman" w:cs="Times New Roman"/>
          <w:lang w:val="en-US"/>
        </w:rPr>
        <w:t>(RQ=1).</w:t>
      </w:r>
      <w:r w:rsidR="00B02618" w:rsidRPr="00C16A75">
        <w:rPr>
          <w:rFonts w:ascii="Times New Roman" w:hAnsi="Times New Roman" w:cs="Times New Roman"/>
          <w:lang w:val="en-US"/>
        </w:rPr>
        <w:t xml:space="preserve"> </w:t>
      </w:r>
      <w:r w:rsidR="00CA22A8" w:rsidRPr="00C16A75">
        <w:rPr>
          <w:rFonts w:ascii="Times New Roman" w:hAnsi="Times New Roman" w:cs="Times New Roman"/>
          <w:lang w:val="en-US"/>
        </w:rPr>
        <w:t xml:space="preserve">Comparing the results of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simulation before and after this modification, it was </w:t>
      </w:r>
      <w:r w:rsidR="0035159B" w:rsidRPr="00C16A75">
        <w:rPr>
          <w:rFonts w:ascii="Times New Roman" w:hAnsi="Times New Roman" w:cs="Times New Roman"/>
          <w:lang w:val="en-US"/>
        </w:rPr>
        <w:t xml:space="preserve">observed </w:t>
      </w:r>
      <w:r w:rsidR="00CA22A8" w:rsidRPr="00C16A75">
        <w:rPr>
          <w:rFonts w:ascii="Times New Roman" w:hAnsi="Times New Roman" w:cs="Times New Roman"/>
          <w:lang w:val="en-US"/>
        </w:rPr>
        <w:t xml:space="preserve">that the patient </w:t>
      </w:r>
      <w:r w:rsidR="0035159B" w:rsidRPr="00C16A75">
        <w:rPr>
          <w:rFonts w:ascii="Times New Roman" w:hAnsi="Times New Roman" w:cs="Times New Roman"/>
          <w:lang w:val="en-US"/>
        </w:rPr>
        <w:t xml:space="preserve">began </w:t>
      </w:r>
      <w:r w:rsidR="00CA22A8" w:rsidRPr="00C16A75">
        <w:rPr>
          <w:rFonts w:ascii="Times New Roman" w:hAnsi="Times New Roman" w:cs="Times New Roman"/>
          <w:lang w:val="en-US"/>
        </w:rPr>
        <w:t xml:space="preserve">to hyperventilate. After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short investigation</w:t>
      </w:r>
      <w:r w:rsidR="0035159B" w:rsidRPr="00C16A75">
        <w:rPr>
          <w:rFonts w:ascii="Times New Roman" w:hAnsi="Times New Roman" w:cs="Times New Roman"/>
          <w:lang w:val="en-US"/>
        </w:rPr>
        <w:t xml:space="preserve">, it was found </w:t>
      </w:r>
      <w:r w:rsidR="00CA22A8" w:rsidRPr="00C16A75">
        <w:rPr>
          <w:rFonts w:ascii="Times New Roman" w:hAnsi="Times New Roman" w:cs="Times New Roman"/>
          <w:lang w:val="en-US"/>
        </w:rPr>
        <w:t xml:space="preserve">that this hyperventilation </w:t>
      </w:r>
      <w:r w:rsidR="0035159B" w:rsidRPr="00C16A75">
        <w:rPr>
          <w:rFonts w:ascii="Times New Roman" w:hAnsi="Times New Roman" w:cs="Times New Roman"/>
          <w:lang w:val="en-US"/>
        </w:rPr>
        <w:t xml:space="preserve">was </w:t>
      </w:r>
      <w:r w:rsidR="00CA22A8" w:rsidRPr="00C16A75">
        <w:rPr>
          <w:rFonts w:ascii="Times New Roman" w:hAnsi="Times New Roman" w:cs="Times New Roman"/>
          <w:lang w:val="en-US"/>
        </w:rPr>
        <w:t xml:space="preserve">caused by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neural regulation of respiration. </w:t>
      </w:r>
      <w:r w:rsidR="0035159B" w:rsidRPr="00C16A75">
        <w:rPr>
          <w:rFonts w:ascii="Times New Roman" w:hAnsi="Times New Roman" w:cs="Times New Roman"/>
          <w:lang w:val="en-US"/>
        </w:rPr>
        <w:t>Observing this was quite easy,</w:t>
      </w:r>
      <w:r w:rsidR="00CA22A8" w:rsidRPr="00C16A75">
        <w:rPr>
          <w:rFonts w:ascii="Times New Roman" w:hAnsi="Times New Roman" w:cs="Times New Roman"/>
          <w:lang w:val="en-US"/>
        </w:rPr>
        <w:t xml:space="preserve"> because the total effect of neural respiratory regulation (T</w:t>
      </w:r>
      <w:r w:rsidR="00F37865"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normal situation should have the value one as</w:t>
      </w:r>
      <w:r w:rsidR="006A66B3">
        <w:rPr>
          <w:rFonts w:ascii="Times New Roman" w:hAnsi="Times New Roman" w:cs="Times New Roman"/>
          <w:lang w:val="en-US"/>
        </w:rPr>
        <w:t xml:space="preserve"> each</w:t>
      </w:r>
      <w:r w:rsidR="00CA22A8" w:rsidRPr="00C16A75">
        <w:rPr>
          <w:rFonts w:ascii="Times New Roman" w:hAnsi="Times New Roman" w:cs="Times New Roman"/>
          <w:lang w:val="en-US"/>
        </w:rPr>
        <w:t xml:space="preserve"> </w:t>
      </w:r>
      <w:r w:rsidR="00935432" w:rsidRPr="00C16A75">
        <w:rPr>
          <w:rFonts w:ascii="Times New Roman" w:hAnsi="Times New Roman" w:cs="Times New Roman"/>
          <w:lang w:val="en-US"/>
        </w:rPr>
        <w:t>normalized multiplicative</w:t>
      </w:r>
      <w:r w:rsidR="00CA22A8" w:rsidRPr="00C16A75">
        <w:rPr>
          <w:rFonts w:ascii="Times New Roman" w:hAnsi="Times New Roman" w:cs="Times New Roman"/>
          <w:lang w:val="en-US"/>
        </w:rPr>
        <w:t xml:space="preserve"> effect. Looking at diagram </w:t>
      </w:r>
      <w:r w:rsidR="00116620" w:rsidRPr="00C16A75">
        <w:rPr>
          <w:rFonts w:ascii="Times New Roman" w:hAnsi="Times New Roman" w:cs="Times New Roman"/>
          <w:lang w:val="en-US"/>
        </w:rPr>
        <w:t>one</w:t>
      </w:r>
      <w:r w:rsidR="0035159B" w:rsidRPr="00C16A75">
        <w:rPr>
          <w:rFonts w:ascii="Times New Roman" w:hAnsi="Times New Roman" w:cs="Times New Roman"/>
          <w:lang w:val="en-US"/>
        </w:rPr>
        <w:t xml:space="preserve">, </w:t>
      </w:r>
      <w:r w:rsidR="00CA22A8" w:rsidRPr="00C16A75">
        <w:rPr>
          <w:rFonts w:ascii="Times New Roman" w:hAnsi="Times New Roman" w:cs="Times New Roman"/>
          <w:lang w:val="en-US"/>
        </w:rPr>
        <w:t>the connected systems from which the T</w:t>
      </w:r>
      <w:r w:rsidR="000E26BE"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is </w:t>
      </w:r>
      <w:r w:rsidR="00CA22A8" w:rsidRPr="00C16A75">
        <w:rPr>
          <w:rFonts w:ascii="Times New Roman" w:hAnsi="Times New Roman" w:cs="Times New Roman"/>
          <w:lang w:val="en-US"/>
        </w:rPr>
        <w:t>calculated</w:t>
      </w:r>
      <w:r w:rsidR="0035159B" w:rsidRPr="00C16A75">
        <w:rPr>
          <w:rFonts w:ascii="Times New Roman" w:hAnsi="Times New Roman" w:cs="Times New Roman"/>
          <w:lang w:val="en-US"/>
        </w:rPr>
        <w:t xml:space="preserve"> can be seen</w:t>
      </w:r>
      <w:r w:rsidR="00CA22A8" w:rsidRPr="00C16A75">
        <w:rPr>
          <w:rFonts w:ascii="Times New Roman" w:hAnsi="Times New Roman" w:cs="Times New Roman"/>
          <w:lang w:val="en-US"/>
        </w:rPr>
        <w:t>. After examination of these few systems</w:t>
      </w:r>
      <w:r w:rsidR="0035159B" w:rsidRPr="00C16A75">
        <w:rPr>
          <w:rFonts w:ascii="Times New Roman" w:hAnsi="Times New Roman" w:cs="Times New Roman"/>
          <w:lang w:val="en-US"/>
        </w:rPr>
        <w:t>,</w:t>
      </w:r>
      <w:r w:rsidR="00CA22A8" w:rsidRPr="00C16A75">
        <w:rPr>
          <w:rFonts w:ascii="Times New Roman" w:hAnsi="Times New Roman" w:cs="Times New Roman"/>
          <w:lang w:val="en-US"/>
        </w:rPr>
        <w:t xml:space="preserve"> it </w:t>
      </w:r>
      <w:r w:rsidR="0035159B" w:rsidRPr="00C16A75">
        <w:rPr>
          <w:rFonts w:ascii="Times New Roman" w:hAnsi="Times New Roman" w:cs="Times New Roman"/>
          <w:lang w:val="en-US"/>
        </w:rPr>
        <w:t xml:space="preserve">became </w:t>
      </w:r>
      <w:r w:rsidR="00CA22A8" w:rsidRPr="00C16A75">
        <w:rPr>
          <w:rFonts w:ascii="Times New Roman" w:hAnsi="Times New Roman" w:cs="Times New Roman"/>
          <w:lang w:val="en-US"/>
        </w:rPr>
        <w:t xml:space="preserve">clear that </w:t>
      </w:r>
      <w:r w:rsidR="00935432" w:rsidRPr="00C16A75">
        <w:rPr>
          <w:rFonts w:ascii="Times New Roman" w:hAnsi="Times New Roman" w:cs="Times New Roman"/>
          <w:lang w:val="en-US"/>
        </w:rPr>
        <w:t xml:space="preserve">the TotalDrive </w:t>
      </w:r>
      <w:r w:rsidR="00CA22A8" w:rsidRPr="00C16A75">
        <w:rPr>
          <w:rFonts w:ascii="Times New Roman" w:hAnsi="Times New Roman" w:cs="Times New Roman"/>
          <w:lang w:val="en-US"/>
        </w:rPr>
        <w:t xml:space="preserve">goes from central chemoreceptors, which </w:t>
      </w:r>
      <w:r w:rsidR="0035159B" w:rsidRPr="00C16A75">
        <w:rPr>
          <w:rFonts w:ascii="Times New Roman" w:hAnsi="Times New Roman" w:cs="Times New Roman"/>
          <w:lang w:val="en-US"/>
        </w:rPr>
        <w:t>fire</w:t>
      </w:r>
      <w:r w:rsidR="00632F60" w:rsidRPr="00C16A75">
        <w:rPr>
          <w:rFonts w:ascii="Times New Roman" w:hAnsi="Times New Roman" w:cs="Times New Roman"/>
          <w:lang w:val="en-US"/>
        </w:rPr>
        <w:t xml:space="preserve"> the impulses </w:t>
      </w:r>
      <w:r w:rsidR="0035159B" w:rsidRPr="00C16A75">
        <w:rPr>
          <w:rFonts w:ascii="Times New Roman" w:hAnsi="Times New Roman" w:cs="Times New Roman"/>
          <w:lang w:val="en-US"/>
        </w:rPr>
        <w:t xml:space="preserve">in </w:t>
      </w:r>
      <w:r w:rsidR="00632F60" w:rsidRPr="00C16A75">
        <w:rPr>
          <w:rFonts w:ascii="Times New Roman" w:hAnsi="Times New Roman" w:cs="Times New Roman"/>
          <w:lang w:val="en-US"/>
        </w:rPr>
        <w:t>answer to</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intracellular pH of these neural cells in</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brain. </w:t>
      </w:r>
      <w:r w:rsidR="0035159B" w:rsidRPr="00C16A75">
        <w:rPr>
          <w:rFonts w:ascii="Times New Roman" w:hAnsi="Times New Roman" w:cs="Times New Roman"/>
          <w:lang w:val="en-US"/>
        </w:rPr>
        <w:t>L</w:t>
      </w:r>
      <w:r w:rsidR="00632F60" w:rsidRPr="00C16A75">
        <w:rPr>
          <w:rFonts w:ascii="Times New Roman" w:hAnsi="Times New Roman" w:cs="Times New Roman"/>
          <w:lang w:val="en-US"/>
        </w:rPr>
        <w:t>ogically</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there is a shift </w:t>
      </w:r>
      <w:r w:rsidR="0035159B" w:rsidRPr="00C16A75">
        <w:rPr>
          <w:rFonts w:ascii="Times New Roman" w:hAnsi="Times New Roman" w:cs="Times New Roman"/>
          <w:lang w:val="en-US"/>
        </w:rPr>
        <w:t xml:space="preserve">in the </w:t>
      </w:r>
      <w:r w:rsidR="00632F60" w:rsidRPr="00C16A75">
        <w:rPr>
          <w:rFonts w:ascii="Times New Roman" w:hAnsi="Times New Roman" w:cs="Times New Roman"/>
          <w:lang w:val="en-US"/>
        </w:rPr>
        <w:t>intracellular pH of neurons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caused by </w:t>
      </w:r>
      <w:r w:rsidR="0035159B" w:rsidRPr="00C16A75">
        <w:rPr>
          <w:rFonts w:ascii="Times New Roman" w:hAnsi="Times New Roman" w:cs="Times New Roman"/>
          <w:lang w:val="en-US"/>
        </w:rPr>
        <w:t xml:space="preserve">the </w:t>
      </w:r>
      <w:r w:rsidR="00632F60" w:rsidRPr="00C16A75">
        <w:rPr>
          <w:rFonts w:ascii="Times New Roman" w:hAnsi="Times New Roman" w:cs="Times New Roman"/>
          <w:lang w:val="en-US"/>
        </w:rPr>
        <w:t>higher production of CO</w:t>
      </w:r>
      <w:r w:rsidR="00632F60" w:rsidRPr="00C16A75">
        <w:rPr>
          <w:rFonts w:ascii="Times New Roman" w:hAnsi="Times New Roman" w:cs="Times New Roman"/>
          <w:vertAlign w:val="subscript"/>
          <w:lang w:val="en-US"/>
        </w:rPr>
        <w:t>2</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t>
      </w:r>
      <w:r w:rsidR="00632F60" w:rsidRPr="00C16A75">
        <w:rPr>
          <w:rFonts w:ascii="Times New Roman" w:hAnsi="Times New Roman" w:cs="Times New Roman"/>
          <w:lang w:val="en-US"/>
        </w:rPr>
        <w:t xml:space="preserve">must be </w:t>
      </w:r>
      <w:r w:rsidR="007712D4" w:rsidRPr="00C16A75">
        <w:rPr>
          <w:rFonts w:ascii="Times New Roman" w:hAnsi="Times New Roman" w:cs="Times New Roman"/>
          <w:lang w:val="en-US"/>
        </w:rPr>
        <w:t xml:space="preserve">established whether </w:t>
      </w:r>
      <w:r w:rsidR="00632F60" w:rsidRPr="00C16A75">
        <w:rPr>
          <w:rFonts w:ascii="Times New Roman" w:hAnsi="Times New Roman" w:cs="Times New Roman"/>
          <w:lang w:val="en-US"/>
        </w:rPr>
        <w:t xml:space="preserve">the new value of </w:t>
      </w:r>
      <w:r w:rsidR="007712D4" w:rsidRPr="00C16A75">
        <w:rPr>
          <w:rFonts w:ascii="Times New Roman" w:hAnsi="Times New Roman" w:cs="Times New Roman"/>
          <w:lang w:val="en-US"/>
        </w:rPr>
        <w:t xml:space="preserve">the </w:t>
      </w:r>
      <w:r w:rsidR="00632F60" w:rsidRPr="00C16A75">
        <w:rPr>
          <w:rFonts w:ascii="Times New Roman" w:hAnsi="Times New Roman" w:cs="Times New Roman"/>
          <w:lang w:val="en-US"/>
        </w:rPr>
        <w:t>calculated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reflects </w:t>
      </w:r>
      <w:r w:rsidR="007712D4" w:rsidRPr="00C16A75">
        <w:rPr>
          <w:rFonts w:ascii="Times New Roman" w:hAnsi="Times New Roman" w:cs="Times New Roman"/>
          <w:lang w:val="en-US"/>
        </w:rPr>
        <w:t xml:space="preserve">the reality of the situation any </w:t>
      </w:r>
      <w:r w:rsidR="00632F60" w:rsidRPr="00C16A75">
        <w:rPr>
          <w:rFonts w:ascii="Times New Roman" w:hAnsi="Times New Roman" w:cs="Times New Roman"/>
          <w:lang w:val="en-US"/>
        </w:rPr>
        <w:t xml:space="preserve">better. </w:t>
      </w:r>
      <w:r w:rsidR="007712D4" w:rsidRPr="00C16A75">
        <w:rPr>
          <w:rFonts w:ascii="Times New Roman" w:hAnsi="Times New Roman" w:cs="Times New Roman"/>
          <w:lang w:val="en-US"/>
        </w:rPr>
        <w:t>The</w:t>
      </w:r>
      <w:r w:rsidR="00632F60" w:rsidRPr="00C16A75">
        <w:rPr>
          <w:rFonts w:ascii="Times New Roman" w:hAnsi="Times New Roman" w:cs="Times New Roman"/>
          <w:lang w:val="en-US"/>
        </w:rPr>
        <w:t xml:space="preserve"> measured value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w:t>
      </w:r>
      <w:r w:rsidR="00116620" w:rsidRPr="00C16A75">
        <w:rPr>
          <w:rFonts w:ascii="Times New Roman" w:hAnsi="Times New Roman" w:cs="Times New Roman"/>
          <w:lang w:val="en-US"/>
        </w:rPr>
        <w:t xml:space="preserve">in </w:t>
      </w:r>
      <w:r w:rsidR="000E26BE" w:rsidRPr="00C16A75">
        <w:rPr>
          <w:rFonts w:ascii="Times New Roman" w:hAnsi="Times New Roman" w:cs="Times New Roman"/>
          <w:lang w:val="en-US"/>
        </w:rPr>
        <w:t>physiological papers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were found to be closer</w:t>
      </w:r>
      <w:r w:rsidR="00632F60" w:rsidRPr="00C16A75">
        <w:rPr>
          <w:rFonts w:ascii="Times New Roman" w:hAnsi="Times New Roman" w:cs="Times New Roman"/>
          <w:lang w:val="en-US"/>
        </w:rPr>
        <w:t xml:space="preserve"> to </w:t>
      </w:r>
      <w:r w:rsidR="00E85872" w:rsidRPr="00C16A75">
        <w:rPr>
          <w:rFonts w:ascii="Times New Roman" w:hAnsi="Times New Roman" w:cs="Times New Roman"/>
          <w:lang w:val="en-US"/>
        </w:rPr>
        <w:t xml:space="preserve">our </w:t>
      </w:r>
      <w:r w:rsidR="00632F60" w:rsidRPr="00C16A75">
        <w:rPr>
          <w:rFonts w:ascii="Times New Roman" w:hAnsi="Times New Roman" w:cs="Times New Roman"/>
          <w:lang w:val="en-US"/>
        </w:rPr>
        <w:t>new value</w:t>
      </w:r>
      <w:r w:rsidR="006953AD"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32F60" w:rsidRPr="00C16A75">
        <w:rPr>
          <w:rFonts w:ascii="Times New Roman" w:hAnsi="Times New Roman" w:cs="Times New Roman"/>
          <w:lang w:val="en-US"/>
        </w:rPr>
        <w:t xml:space="preserve">, which was automatically calculated from </w:t>
      </w:r>
      <w:r w:rsidR="00E85872" w:rsidRPr="00C16A75">
        <w:rPr>
          <w:rFonts w:ascii="Times New Roman" w:hAnsi="Times New Roman" w:cs="Times New Roman"/>
          <w:lang w:val="en-US"/>
        </w:rPr>
        <w:t xml:space="preserve">the model </w:t>
      </w:r>
      <w:r w:rsidR="00632F60" w:rsidRPr="00C16A75">
        <w:rPr>
          <w:rFonts w:ascii="Times New Roman" w:hAnsi="Times New Roman" w:cs="Times New Roman"/>
          <w:lang w:val="en-US"/>
        </w:rPr>
        <w:t>acid-base equations of each intracellular environment. As a result</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was </w:t>
      </w:r>
      <w:r w:rsidR="00632F60" w:rsidRPr="00C16A75">
        <w:rPr>
          <w:rFonts w:ascii="Times New Roman" w:hAnsi="Times New Roman" w:cs="Times New Roman"/>
          <w:lang w:val="en-US"/>
        </w:rPr>
        <w:t xml:space="preserve">necessary to shift the interpolation curve, which was estimated to </w:t>
      </w:r>
      <w:r w:rsidR="000E26BE" w:rsidRPr="00C16A75">
        <w:rPr>
          <w:rFonts w:ascii="Times New Roman" w:hAnsi="Times New Roman" w:cs="Times New Roman"/>
          <w:lang w:val="en-US"/>
        </w:rPr>
        <w:t>lower</w:t>
      </w:r>
      <w:r w:rsidR="00632F60" w:rsidRPr="00C16A75">
        <w:rPr>
          <w:rFonts w:ascii="Times New Roman" w:hAnsi="Times New Roman" w:cs="Times New Roman"/>
          <w:lang w:val="en-US"/>
        </w:rPr>
        <w:t xml:space="preserve"> values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These </w:t>
      </w:r>
      <w:r w:rsidR="00632F60" w:rsidRPr="00C16A75">
        <w:rPr>
          <w:rFonts w:ascii="Times New Roman" w:hAnsi="Times New Roman" w:cs="Times New Roman"/>
          <w:lang w:val="en-US"/>
        </w:rPr>
        <w:lastRenderedPageBreak/>
        <w:t>effect</w:t>
      </w:r>
      <w:r w:rsidR="007712D4" w:rsidRPr="00C16A75">
        <w:rPr>
          <w:rFonts w:ascii="Times New Roman" w:hAnsi="Times New Roman" w:cs="Times New Roman"/>
          <w:lang w:val="en-US"/>
        </w:rPr>
        <w:t>s</w:t>
      </w:r>
      <w:r w:rsidR="00632F60" w:rsidRPr="00C16A75">
        <w:rPr>
          <w:rFonts w:ascii="Times New Roman" w:hAnsi="Times New Roman" w:cs="Times New Roman"/>
          <w:lang w:val="en-US"/>
        </w:rPr>
        <w:t xml:space="preserve"> of central chemoreceptors </w:t>
      </w:r>
      <w:r w:rsidR="007712D4" w:rsidRPr="00C16A75">
        <w:rPr>
          <w:rFonts w:ascii="Times New Roman" w:hAnsi="Times New Roman" w:cs="Times New Roman"/>
          <w:lang w:val="en-US"/>
        </w:rPr>
        <w:t xml:space="preserve">had to </w:t>
      </w:r>
      <w:r w:rsidR="00632F60" w:rsidRPr="00C16A75">
        <w:rPr>
          <w:rFonts w:ascii="Times New Roman" w:hAnsi="Times New Roman" w:cs="Times New Roman"/>
          <w:lang w:val="en-US"/>
        </w:rPr>
        <w:t>be shift</w:t>
      </w:r>
      <w:r w:rsidR="007712D4" w:rsidRPr="00C16A75">
        <w:rPr>
          <w:rFonts w:ascii="Times New Roman" w:hAnsi="Times New Roman" w:cs="Times New Roman"/>
          <w:lang w:val="en-US"/>
        </w:rPr>
        <w:t>ed</w:t>
      </w:r>
      <w:r w:rsidR="00632F60" w:rsidRPr="00C16A75">
        <w:rPr>
          <w:rFonts w:ascii="Times New Roman" w:hAnsi="Times New Roman" w:cs="Times New Roman"/>
          <w:lang w:val="en-US"/>
        </w:rPr>
        <w:t xml:space="preserve"> to have normal value at </w:t>
      </w:r>
      <w:r w:rsidR="007712D4" w:rsidRPr="00C16A75">
        <w:rPr>
          <w:rFonts w:ascii="Times New Roman" w:hAnsi="Times New Roman" w:cs="Times New Roman"/>
          <w:lang w:val="en-US"/>
        </w:rPr>
        <w:t xml:space="preserve">a </w:t>
      </w:r>
      <w:r w:rsidR="00632F60" w:rsidRPr="00C16A75">
        <w:rPr>
          <w:rFonts w:ascii="Times New Roman" w:hAnsi="Times New Roman" w:cs="Times New Roman"/>
          <w:lang w:val="en-US"/>
        </w:rPr>
        <w:t>normal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After this correction</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the </w:t>
      </w:r>
      <w:r w:rsidR="00116620" w:rsidRPr="00C16A75">
        <w:rPr>
          <w:rFonts w:ascii="Times New Roman" w:hAnsi="Times New Roman" w:cs="Times New Roman"/>
          <w:lang w:val="en-US"/>
        </w:rPr>
        <w:t xml:space="preserve">model </w:t>
      </w:r>
      <w:r w:rsidR="007712D4" w:rsidRPr="00C16A75">
        <w:rPr>
          <w:rFonts w:ascii="Times New Roman" w:hAnsi="Times New Roman" w:cs="Times New Roman"/>
          <w:lang w:val="en-US"/>
        </w:rPr>
        <w:t>had</w:t>
      </w:r>
      <w:r w:rsidR="00116620" w:rsidRPr="00C16A75">
        <w:rPr>
          <w:rFonts w:ascii="Times New Roman" w:hAnsi="Times New Roman" w:cs="Times New Roman"/>
          <w:lang w:val="en-US"/>
        </w:rPr>
        <w:t xml:space="preserve"> the same or better neural respiratory regulations and the same or</w:t>
      </w:r>
      <w:r w:rsidR="007712D4" w:rsidRPr="00C16A75">
        <w:rPr>
          <w:rFonts w:ascii="Times New Roman" w:hAnsi="Times New Roman" w:cs="Times New Roman"/>
          <w:lang w:val="en-US"/>
        </w:rPr>
        <w:t xml:space="preserve"> a</w:t>
      </w:r>
      <w:r w:rsidR="00116620" w:rsidRPr="00C16A75">
        <w:rPr>
          <w:rFonts w:ascii="Times New Roman" w:hAnsi="Times New Roman" w:cs="Times New Roman"/>
          <w:lang w:val="en-US"/>
        </w:rPr>
        <w:t xml:space="preserve"> better normal state of other variables</w:t>
      </w:r>
      <w:r w:rsidR="007712D4" w:rsidRPr="00C16A75">
        <w:rPr>
          <w:rFonts w:ascii="Times New Roman" w:hAnsi="Times New Roman" w:cs="Times New Roman"/>
          <w:lang w:val="en-US"/>
        </w:rPr>
        <w:t>, and</w:t>
      </w:r>
      <w:r w:rsidR="00116620" w:rsidRPr="00C16A75">
        <w:rPr>
          <w:rFonts w:ascii="Times New Roman" w:hAnsi="Times New Roman" w:cs="Times New Roman"/>
          <w:lang w:val="en-US"/>
        </w:rPr>
        <w:t xml:space="preserve"> with more precise local status of tissues and blood.</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These results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indicated</w:t>
      </w:r>
      <w:r w:rsidR="00116620" w:rsidRPr="00C16A75">
        <w:rPr>
          <w:rFonts w:ascii="Times New Roman" w:hAnsi="Times New Roman" w:cs="Times New Roman"/>
          <w:lang w:val="en-US"/>
        </w:rPr>
        <w:t xml:space="preserve"> that all changed values </w:t>
      </w:r>
      <w:r w:rsidR="007712D4" w:rsidRPr="00C16A75">
        <w:rPr>
          <w:rFonts w:ascii="Times New Roman" w:hAnsi="Times New Roman" w:cs="Times New Roman"/>
          <w:lang w:val="en-US"/>
        </w:rPr>
        <w:t xml:space="preserve">had to </w:t>
      </w:r>
      <w:r w:rsidR="00116620" w:rsidRPr="00C16A75">
        <w:rPr>
          <w:rFonts w:ascii="Times New Roman" w:hAnsi="Times New Roman" w:cs="Times New Roman"/>
          <w:lang w:val="en-US"/>
        </w:rPr>
        <w:t>be consulted</w:t>
      </w:r>
      <w:r w:rsidR="00EB0191" w:rsidRPr="00C16A75">
        <w:rPr>
          <w:rFonts w:ascii="Times New Roman" w:hAnsi="Times New Roman" w:cs="Times New Roman"/>
          <w:lang w:val="en-US"/>
        </w:rPr>
        <w:t xml:space="preserve"> and compared </w:t>
      </w:r>
      <w:r w:rsidR="00116620" w:rsidRPr="00C16A75">
        <w:rPr>
          <w:rFonts w:ascii="Times New Roman" w:hAnsi="Times New Roman" w:cs="Times New Roman"/>
          <w:lang w:val="en-US"/>
        </w:rPr>
        <w:t xml:space="preserve">with </w:t>
      </w:r>
      <w:r w:rsidR="007712D4" w:rsidRPr="00C16A75">
        <w:rPr>
          <w:rFonts w:ascii="Times New Roman" w:hAnsi="Times New Roman" w:cs="Times New Roman"/>
          <w:lang w:val="en-US"/>
        </w:rPr>
        <w:t xml:space="preserve">other </w:t>
      </w:r>
      <w:r w:rsidR="00116620" w:rsidRPr="00C16A75">
        <w:rPr>
          <w:rFonts w:ascii="Times New Roman" w:hAnsi="Times New Roman" w:cs="Times New Roman"/>
          <w:lang w:val="en-US"/>
        </w:rPr>
        <w:t>research</w:t>
      </w:r>
      <w:r w:rsidR="007712D4" w:rsidRPr="00C16A75">
        <w:rPr>
          <w:rFonts w:ascii="Times New Roman" w:hAnsi="Times New Roman" w:cs="Times New Roman"/>
          <w:lang w:val="en-US"/>
        </w:rPr>
        <w:t>,</w:t>
      </w:r>
      <w:r w:rsidR="00116620" w:rsidRPr="00C16A75">
        <w:rPr>
          <w:rFonts w:ascii="Times New Roman" w:hAnsi="Times New Roman" w:cs="Times New Roman"/>
          <w:lang w:val="en-US"/>
        </w:rPr>
        <w:t xml:space="preserve"> as </w:t>
      </w:r>
      <w:r w:rsidR="007712D4" w:rsidRPr="00C16A75">
        <w:rPr>
          <w:rFonts w:ascii="Times New Roman" w:hAnsi="Times New Roman" w:cs="Times New Roman"/>
          <w:lang w:val="en-US"/>
        </w:rPr>
        <w:t>the pH</w:t>
      </w:r>
      <w:r w:rsidR="007712D4" w:rsidRPr="00C16A75">
        <w:rPr>
          <w:rFonts w:ascii="Times New Roman" w:hAnsi="Times New Roman" w:cs="Times New Roman"/>
          <w:vertAlign w:val="subscript"/>
          <w:lang w:val="en-US"/>
        </w:rPr>
        <w:t>in</w:t>
      </w:r>
      <w:r w:rsidR="007712D4" w:rsidRPr="00C16A75">
        <w:rPr>
          <w:rFonts w:ascii="Times New Roman" w:hAnsi="Times New Roman" w:cs="Times New Roman"/>
          <w:lang w:val="en-US"/>
        </w:rPr>
        <w:t xml:space="preserve"> had been </w:t>
      </w:r>
      <w:r w:rsidR="00116620" w:rsidRPr="00C16A75">
        <w:rPr>
          <w:rFonts w:ascii="Times New Roman" w:hAnsi="Times New Roman" w:cs="Times New Roman"/>
          <w:lang w:val="en-US"/>
        </w:rPr>
        <w:t>in our case.</w:t>
      </w:r>
    </w:p>
    <w:p w14:paraId="149AB41E" w14:textId="06C96472" w:rsidR="00CB3E16" w:rsidRDefault="00EB0191" w:rsidP="00D86650">
      <w:pPr>
        <w:jc w:val="both"/>
        <w:rPr>
          <w:rFonts w:ascii="Times New Roman" w:hAnsi="Times New Roman" w:cs="Times New Roman"/>
          <w:lang w:val="en-US"/>
        </w:rPr>
      </w:pPr>
      <w:r w:rsidRPr="00C16A75">
        <w:rPr>
          <w:rFonts w:ascii="Times New Roman" w:hAnsi="Times New Roman" w:cs="Times New Roman"/>
          <w:lang w:val="en-US"/>
        </w:rPr>
        <w:t>The other example of physiological expandability</w:t>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concerns the addition of </w:t>
      </w:r>
      <w:r w:rsidR="00E85872" w:rsidRPr="00C16A75">
        <w:rPr>
          <w:rFonts w:ascii="Times New Roman" w:hAnsi="Times New Roman" w:cs="Times New Roman"/>
          <w:lang w:val="en-US"/>
        </w:rPr>
        <w:t>the new acid-base module.</w:t>
      </w:r>
      <w:r w:rsidR="009A0AB2" w:rsidRPr="00C16A75">
        <w:rPr>
          <w:rFonts w:ascii="Times New Roman" w:hAnsi="Times New Roman" w:cs="Times New Roman"/>
          <w:lang w:val="en-US"/>
        </w:rPr>
        <w:t xml:space="preserve"> At first </w:t>
      </w:r>
      <w:r w:rsidR="00345A62" w:rsidRPr="00C16A75">
        <w:rPr>
          <w:rFonts w:ascii="Times New Roman" w:hAnsi="Times New Roman" w:cs="Times New Roman"/>
          <w:lang w:val="en-US"/>
        </w:rPr>
        <w:t>we</w:t>
      </w:r>
      <w:r w:rsidR="009A0AB2" w:rsidRPr="00C16A75">
        <w:rPr>
          <w:rFonts w:ascii="Times New Roman" w:hAnsi="Times New Roman" w:cs="Times New Roman"/>
          <w:lang w:val="en-US"/>
        </w:rPr>
        <w:t xml:space="preserve"> tried</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 xml:space="preserve">to </w:t>
      </w:r>
      <w:r w:rsidR="00E85872" w:rsidRPr="00C16A75">
        <w:rPr>
          <w:rFonts w:ascii="Times New Roman" w:hAnsi="Times New Roman" w:cs="Times New Roman"/>
          <w:lang w:val="en-US"/>
        </w:rPr>
        <w:t>calculat</w:t>
      </w:r>
      <w:r w:rsidR="009A0AB2" w:rsidRPr="00C16A75">
        <w:rPr>
          <w:rFonts w:ascii="Times New Roman" w:hAnsi="Times New Roman" w:cs="Times New Roman"/>
          <w:lang w:val="en-US"/>
        </w:rPr>
        <w:t>e</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the</w:t>
      </w:r>
      <w:r w:rsidR="00E85872" w:rsidRPr="00C16A75">
        <w:rPr>
          <w:rFonts w:ascii="Times New Roman" w:hAnsi="Times New Roman" w:cs="Times New Roman"/>
          <w:lang w:val="en-US"/>
        </w:rPr>
        <w:t xml:space="preserve"> blood acidity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base excess of oxygenated blood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17242F" w:rsidRPr="00C16A75">
        <w:rPr>
          <w:rFonts w:ascii="Times New Roman" w:hAnsi="Times New Roman" w:cs="Times New Roman"/>
          <w:lang w:val="en-US"/>
        </w:rPr>
        <w:t xml:space="preserve"> using</w:t>
      </w:r>
      <w:r w:rsidR="007712D4" w:rsidRPr="00C16A75">
        <w:rPr>
          <w:rFonts w:ascii="Times New Roman" w:hAnsi="Times New Roman" w:cs="Times New Roman"/>
          <w:lang w:val="en-US"/>
        </w:rPr>
        <w:t xml:space="preserve"> the</w:t>
      </w:r>
      <w:r w:rsidR="0017242F" w:rsidRPr="00C16A75">
        <w:rPr>
          <w:rFonts w:ascii="Times New Roman" w:hAnsi="Times New Roman" w:cs="Times New Roman"/>
          <w:lang w:val="en-US"/>
        </w:rPr>
        <w:t xml:space="preserve"> empirical Van Slyke equation</w:t>
      </w:r>
      <w:r w:rsidR="007712D4" w:rsidRPr="00C16A75">
        <w:rPr>
          <w:rFonts w:ascii="Times New Roman" w:hAnsi="Times New Roman" w:cs="Times New Roman"/>
          <w:lang w:val="en-US"/>
        </w:rPr>
        <w:t xml:space="preserve">, as </w:t>
      </w:r>
      <w:r w:rsidR="008E1C70" w:rsidRPr="00C16A75">
        <w:rPr>
          <w:rFonts w:ascii="Times New Roman" w:hAnsi="Times New Roman" w:cs="Times New Roman"/>
          <w:lang w:val="en-US"/>
        </w:rPr>
        <w:t>Siggaard Anders</w:t>
      </w:r>
      <w:r w:rsidR="00402E2A" w:rsidRPr="00C16A75">
        <w:rPr>
          <w:rFonts w:ascii="Times New Roman" w:hAnsi="Times New Roman" w:cs="Times New Roman"/>
          <w:lang w:val="en-US"/>
        </w:rPr>
        <w:t>e</w:t>
      </w:r>
      <w:r w:rsidR="008E1C70" w:rsidRPr="00C16A75">
        <w:rPr>
          <w:rFonts w:ascii="Times New Roman" w:hAnsi="Times New Roman" w:cs="Times New Roman"/>
          <w:lang w:val="en-US"/>
        </w:rPr>
        <w:t>n did with cTH=- BE</w:t>
      </w:r>
      <w:r w:rsidR="008E1C70" w:rsidRPr="00C16A75">
        <w:rPr>
          <w:rFonts w:ascii="Times New Roman" w:hAnsi="Times New Roman" w:cs="Times New Roman"/>
          <w:vertAlign w:val="subscript"/>
          <w:lang w:val="en-US"/>
        </w:rPr>
        <w:t>ox</w:t>
      </w:r>
      <w:r w:rsidR="00EB4987" w:rsidRPr="00C16A75">
        <w:rPr>
          <w:rFonts w:ascii="Times New Roman" w:hAnsi="Times New Roman" w:cs="Times New Roman"/>
          <w:vertAlign w:val="subscript"/>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2005)</w:t>
      </w:r>
      <w:r w:rsidR="00C31F84" w:rsidRPr="00C16A75">
        <w:rPr>
          <w:rFonts w:ascii="Times New Roman" w:hAnsi="Times New Roman" w:cs="Times New Roman"/>
          <w:lang w:val="en-US"/>
        </w:rPr>
        <w:fldChar w:fldCharType="end"/>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B</w:t>
      </w:r>
      <w:r w:rsidR="00E85872" w:rsidRPr="00C16A75">
        <w:rPr>
          <w:rFonts w:ascii="Times New Roman" w:hAnsi="Times New Roman" w:cs="Times New Roman"/>
          <w:lang w:val="en-US"/>
        </w:rPr>
        <w:t>ecause the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 xml:space="preserve"> was not calculated in</w:t>
      </w:r>
      <w:r w:rsidR="007712D4" w:rsidRPr="00C16A75">
        <w:rPr>
          <w:rFonts w:ascii="Times New Roman" w:hAnsi="Times New Roman" w:cs="Times New Roman"/>
          <w:lang w:val="en-US"/>
        </w:rPr>
        <w:t xml:space="preserve"> the</w:t>
      </w:r>
      <w:r w:rsidR="00E85872" w:rsidRPr="00C16A75">
        <w:rPr>
          <w:rFonts w:ascii="Times New Roman" w:hAnsi="Times New Roman" w:cs="Times New Roman"/>
          <w:lang w:val="en-US"/>
        </w:rPr>
        <w:t xml:space="preserve"> original model</w:t>
      </w:r>
      <w:r w:rsidR="007712D4" w:rsidRPr="00C16A75">
        <w:rPr>
          <w:rFonts w:ascii="Times New Roman" w:hAnsi="Times New Roman" w:cs="Times New Roman"/>
          <w:lang w:val="en-US"/>
        </w:rPr>
        <w:t>,</w:t>
      </w:r>
      <w:r w:rsidR="00E85872" w:rsidRPr="00C16A75">
        <w:rPr>
          <w:rFonts w:ascii="Times New Roman" w:hAnsi="Times New Roman" w:cs="Times New Roman"/>
          <w:lang w:val="en-US"/>
        </w:rPr>
        <w:t xml:space="preserve"> </w:t>
      </w:r>
      <w:r w:rsidR="0017242F" w:rsidRPr="00C16A75">
        <w:rPr>
          <w:rFonts w:ascii="Times New Roman" w:hAnsi="Times New Roman" w:cs="Times New Roman"/>
          <w:lang w:val="en-US"/>
        </w:rPr>
        <w:t>it</w:t>
      </w:r>
      <w:r w:rsidR="00345A62" w:rsidRPr="00C16A75">
        <w:rPr>
          <w:rFonts w:ascii="Times New Roman" w:hAnsi="Times New Roman" w:cs="Times New Roman"/>
          <w:lang w:val="en-US"/>
        </w:rPr>
        <w:t xml:space="preserve"> had to</w:t>
      </w:r>
      <w:r w:rsidR="00E85872" w:rsidRPr="00C16A75">
        <w:rPr>
          <w:rFonts w:ascii="Times New Roman" w:hAnsi="Times New Roman" w:cs="Times New Roman"/>
          <w:lang w:val="en-US"/>
        </w:rPr>
        <w:t xml:space="preserve"> </w:t>
      </w:r>
      <w:r w:rsidR="00345A62" w:rsidRPr="00C16A75">
        <w:rPr>
          <w:rFonts w:ascii="Times New Roman" w:hAnsi="Times New Roman" w:cs="Times New Roman"/>
          <w:lang w:val="en-US"/>
        </w:rPr>
        <w:t xml:space="preserve">somehow </w:t>
      </w:r>
      <w:r w:rsidR="007712D4" w:rsidRPr="00C16A75">
        <w:rPr>
          <w:rFonts w:ascii="Times New Roman" w:hAnsi="Times New Roman" w:cs="Times New Roman"/>
          <w:lang w:val="en-US"/>
        </w:rPr>
        <w:t xml:space="preserve">be </w:t>
      </w:r>
      <w:r w:rsidR="00345A62" w:rsidRPr="00C16A75">
        <w:rPr>
          <w:rFonts w:ascii="Times New Roman" w:hAnsi="Times New Roman" w:cs="Times New Roman"/>
          <w:lang w:val="en-US"/>
        </w:rPr>
        <w:t>defined</w:t>
      </w:r>
      <w:r w:rsidR="00E85872" w:rsidRPr="00C16A75">
        <w:rPr>
          <w:rFonts w:ascii="Times New Roman" w:hAnsi="Times New Roman" w:cs="Times New Roman"/>
          <w:lang w:val="en-US"/>
        </w:rPr>
        <w:t>. The first idea was to create the state variable</w:t>
      </w:r>
      <w:r w:rsidR="0017242F" w:rsidRPr="00C16A75">
        <w:rPr>
          <w:rFonts w:ascii="Times New Roman" w:hAnsi="Times New Roman" w:cs="Times New Roman"/>
          <w:lang w:val="en-US"/>
        </w:rPr>
        <w:t xml:space="preserve">. </w:t>
      </w:r>
      <w:r w:rsidR="007712D4" w:rsidRPr="00C16A75">
        <w:rPr>
          <w:rFonts w:ascii="Times New Roman" w:hAnsi="Times New Roman" w:cs="Times New Roman"/>
          <w:lang w:val="en-US"/>
        </w:rPr>
        <w:t>S</w:t>
      </w:r>
      <w:r w:rsidR="00E85872" w:rsidRPr="00C16A75">
        <w:rPr>
          <w:rFonts w:ascii="Times New Roman" w:hAnsi="Times New Roman" w:cs="Times New Roman"/>
          <w:lang w:val="en-US"/>
        </w:rPr>
        <w:t xml:space="preserve">ome sources </w:t>
      </w:r>
      <w:r w:rsidR="007712D4" w:rsidRPr="00C16A75">
        <w:rPr>
          <w:rFonts w:ascii="Times New Roman" w:hAnsi="Times New Roman" w:cs="Times New Roman"/>
          <w:lang w:val="en-US"/>
        </w:rPr>
        <w:t xml:space="preserve">for </w:t>
      </w:r>
      <w:r w:rsidR="00E85872" w:rsidRPr="00C16A75">
        <w:rPr>
          <w:rFonts w:ascii="Times New Roman" w:hAnsi="Times New Roman" w:cs="Times New Roman"/>
          <w:lang w:val="en-US"/>
        </w:rPr>
        <w:t xml:space="preserve">acids or bases (mainly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 xml:space="preserve">metabolism) and some losses of acids and bases (mainly </w:t>
      </w:r>
      <w:r w:rsidR="007712D4" w:rsidRPr="00C16A75">
        <w:rPr>
          <w:rFonts w:ascii="Times New Roman" w:hAnsi="Times New Roman" w:cs="Times New Roman"/>
          <w:lang w:val="en-US"/>
        </w:rPr>
        <w:t xml:space="preserve">through the </w:t>
      </w:r>
      <w:r w:rsidR="00E85872" w:rsidRPr="00C16A75">
        <w:rPr>
          <w:rFonts w:ascii="Times New Roman" w:hAnsi="Times New Roman" w:cs="Times New Roman"/>
          <w:lang w:val="en-US"/>
        </w:rPr>
        <w:t>kidney</w:t>
      </w:r>
      <w:r w:rsidR="007712D4" w:rsidRPr="00C16A75">
        <w:rPr>
          <w:rFonts w:ascii="Times New Roman" w:hAnsi="Times New Roman" w:cs="Times New Roman"/>
          <w:lang w:val="en-US"/>
        </w:rPr>
        <w:t>s</w:t>
      </w:r>
      <w:r w:rsidR="00E85872" w:rsidRPr="00C16A75">
        <w:rPr>
          <w:rFonts w:ascii="Times New Roman" w:hAnsi="Times New Roman" w:cs="Times New Roman"/>
          <w:lang w:val="en-US"/>
        </w:rPr>
        <w:t>)</w:t>
      </w:r>
      <w:r w:rsidR="007712D4" w:rsidRPr="00C16A75">
        <w:rPr>
          <w:rFonts w:ascii="Times New Roman" w:hAnsi="Times New Roman" w:cs="Times New Roman"/>
          <w:lang w:val="en-US"/>
        </w:rPr>
        <w:t xml:space="preserve"> were found</w:t>
      </w:r>
      <w:r w:rsidR="00E85872" w:rsidRPr="00C16A75">
        <w:rPr>
          <w:rFonts w:ascii="Times New Roman" w:hAnsi="Times New Roman" w:cs="Times New Roman"/>
          <w:lang w:val="en-US"/>
        </w:rPr>
        <w:t xml:space="preserve">. The change </w:t>
      </w:r>
      <w:r w:rsidR="007712D4" w:rsidRPr="00C16A75">
        <w:rPr>
          <w:rFonts w:ascii="Times New Roman" w:hAnsi="Times New Roman" w:cs="Times New Roman"/>
          <w:lang w:val="en-US"/>
        </w:rPr>
        <w:t xml:space="preserve">in </w:t>
      </w:r>
      <w:r w:rsidR="00E85872" w:rsidRPr="00C16A75">
        <w:rPr>
          <w:rFonts w:ascii="Times New Roman" w:hAnsi="Times New Roman" w:cs="Times New Roman"/>
          <w:lang w:val="en-US"/>
        </w:rPr>
        <w:t xml:space="preserve">bases was the same as </w:t>
      </w:r>
      <w:r w:rsidR="009A0AB2" w:rsidRPr="00C16A75">
        <w:rPr>
          <w:rFonts w:ascii="Times New Roman" w:hAnsi="Times New Roman" w:cs="Times New Roman"/>
          <w:lang w:val="en-US"/>
        </w:rPr>
        <w:t xml:space="preserve">the </w:t>
      </w:r>
      <w:r w:rsidR="00E85872" w:rsidRPr="00C16A75">
        <w:rPr>
          <w:rFonts w:ascii="Times New Roman" w:hAnsi="Times New Roman" w:cs="Times New Roman"/>
          <w:lang w:val="en-US"/>
        </w:rPr>
        <w:t>change of BE</w:t>
      </w:r>
      <w:r w:rsidR="00E85872"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 xml:space="preserve">; </w:t>
      </w:r>
      <w:r w:rsidR="009A0AB2" w:rsidRPr="00C16A75">
        <w:rPr>
          <w:rFonts w:ascii="Times New Roman" w:hAnsi="Times New Roman" w:cs="Times New Roman"/>
          <w:lang w:val="en-US"/>
        </w:rPr>
        <w:t>t</w:t>
      </w:r>
      <w:r w:rsidR="00E85872" w:rsidRPr="00C16A75">
        <w:rPr>
          <w:rFonts w:ascii="Times New Roman" w:hAnsi="Times New Roman" w:cs="Times New Roman"/>
          <w:lang w:val="en-US"/>
        </w:rPr>
        <w:t>h</w:t>
      </w:r>
      <w:r w:rsidR="009A0AB2" w:rsidRPr="00C16A75">
        <w:rPr>
          <w:rFonts w:ascii="Times New Roman" w:hAnsi="Times New Roman" w:cs="Times New Roman"/>
          <w:lang w:val="en-US"/>
        </w:rPr>
        <w:t xml:space="preserve">e change of acids </w:t>
      </w:r>
      <w:r w:rsidR="0058367D" w:rsidRPr="00C16A75">
        <w:rPr>
          <w:rFonts w:ascii="Times New Roman" w:hAnsi="Times New Roman" w:cs="Times New Roman"/>
          <w:lang w:val="en-US"/>
        </w:rPr>
        <w:t>inferred the</w:t>
      </w:r>
      <w:r w:rsidR="009A0AB2" w:rsidRPr="00C16A75">
        <w:rPr>
          <w:rFonts w:ascii="Times New Roman" w:hAnsi="Times New Roman" w:cs="Times New Roman"/>
          <w:lang w:val="en-US"/>
        </w:rPr>
        <w:t xml:space="preserve"> </w:t>
      </w:r>
      <w:r w:rsidR="00E85872" w:rsidRPr="00C16A75">
        <w:rPr>
          <w:rFonts w:ascii="Times New Roman" w:hAnsi="Times New Roman" w:cs="Times New Roman"/>
          <w:lang w:val="en-US"/>
        </w:rPr>
        <w:t>negative change of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9A0AB2" w:rsidRPr="00C16A75">
        <w:rPr>
          <w:rFonts w:ascii="Times New Roman" w:hAnsi="Times New Roman" w:cs="Times New Roman"/>
          <w:lang w:val="en-US"/>
        </w:rPr>
        <w:t xml:space="preserve"> However, this implementation failed </w:t>
      </w:r>
      <w:r w:rsidR="0058367D" w:rsidRPr="00C16A75">
        <w:rPr>
          <w:rFonts w:ascii="Times New Roman" w:hAnsi="Times New Roman" w:cs="Times New Roman"/>
          <w:lang w:val="en-US"/>
        </w:rPr>
        <w:t xml:space="preserve">after </w:t>
      </w:r>
      <w:r w:rsidR="009A0AB2" w:rsidRPr="00C16A75">
        <w:rPr>
          <w:rFonts w:ascii="Times New Roman" w:hAnsi="Times New Roman" w:cs="Times New Roman"/>
          <w:lang w:val="en-US"/>
        </w:rPr>
        <w:t xml:space="preserve">a few </w:t>
      </w:r>
      <w:r w:rsidR="0017242F" w:rsidRPr="00C16A75">
        <w:rPr>
          <w:rFonts w:ascii="Times New Roman" w:hAnsi="Times New Roman" w:cs="Times New Roman"/>
          <w:lang w:val="en-US"/>
        </w:rPr>
        <w:t>hours</w:t>
      </w:r>
      <w:r w:rsidR="009A0AB2" w:rsidRPr="00C16A75">
        <w:rPr>
          <w:rFonts w:ascii="Times New Roman" w:hAnsi="Times New Roman" w:cs="Times New Roman"/>
          <w:lang w:val="en-US"/>
        </w:rPr>
        <w:t xml:space="preserve"> of simulation</w:t>
      </w:r>
      <w:r w:rsidR="00914D15">
        <w:rPr>
          <w:rFonts w:ascii="Times New Roman" w:hAnsi="Times New Roman" w:cs="Times New Roman"/>
          <w:lang w:val="en-US"/>
        </w:rPr>
        <w:t xml:space="preserve"> time</w:t>
      </w:r>
      <w:r w:rsidR="009A0AB2" w:rsidRPr="00C16A75">
        <w:rPr>
          <w:rFonts w:ascii="Times New Roman" w:hAnsi="Times New Roman" w:cs="Times New Roman"/>
          <w:lang w:val="en-US"/>
        </w:rPr>
        <w:t xml:space="preserve">. After </w:t>
      </w:r>
      <w:r w:rsidR="0058367D" w:rsidRPr="00C16A75">
        <w:rPr>
          <w:rFonts w:ascii="Times New Roman" w:hAnsi="Times New Roman" w:cs="Times New Roman"/>
          <w:lang w:val="en-US"/>
        </w:rPr>
        <w:t xml:space="preserve">a </w:t>
      </w:r>
      <w:r w:rsidR="009A0AB2" w:rsidRPr="00C16A75">
        <w:rPr>
          <w:rFonts w:ascii="Times New Roman" w:hAnsi="Times New Roman" w:cs="Times New Roman"/>
          <w:lang w:val="en-US"/>
        </w:rPr>
        <w:t xml:space="preserve">short examination of </w:t>
      </w:r>
      <w:r w:rsidR="0058367D" w:rsidRPr="00C16A75">
        <w:rPr>
          <w:rFonts w:ascii="Times New Roman" w:hAnsi="Times New Roman" w:cs="Times New Roman"/>
          <w:lang w:val="en-US"/>
        </w:rPr>
        <w:t xml:space="preserve">the </w:t>
      </w:r>
      <w:r w:rsidR="009A0AB2" w:rsidRPr="00C16A75">
        <w:rPr>
          <w:rFonts w:ascii="Times New Roman" w:hAnsi="Times New Roman" w:cs="Times New Roman"/>
          <w:lang w:val="en-US"/>
        </w:rPr>
        <w:t>simulation results</w:t>
      </w:r>
      <w:proofErr w:type="gramStart"/>
      <w:r w:rsidR="0017242F" w:rsidRPr="00C16A75">
        <w:rPr>
          <w:rFonts w:ascii="Times New Roman" w:hAnsi="Times New Roman" w:cs="Times New Roman"/>
          <w:lang w:val="en-US"/>
        </w:rPr>
        <w:t>,</w:t>
      </w:r>
      <w:r w:rsidR="009A0AB2" w:rsidRPr="00C16A75">
        <w:rPr>
          <w:rFonts w:ascii="Times New Roman" w:hAnsi="Times New Roman" w:cs="Times New Roman"/>
          <w:lang w:val="en-US"/>
        </w:rPr>
        <w:t xml:space="preserve">  the</w:t>
      </w:r>
      <w:proofErr w:type="gramEnd"/>
      <w:r w:rsidR="009A0AB2" w:rsidRPr="00C16A75">
        <w:rPr>
          <w:rFonts w:ascii="Times New Roman" w:hAnsi="Times New Roman" w:cs="Times New Roman"/>
          <w:lang w:val="en-US"/>
        </w:rPr>
        <w:t xml:space="preserve"> lost electroneutrality of blood plasma</w:t>
      </w:r>
      <w:r w:rsidR="0058367D" w:rsidRPr="00C16A75">
        <w:rPr>
          <w:rFonts w:ascii="Times New Roman" w:hAnsi="Times New Roman" w:cs="Times New Roman"/>
          <w:lang w:val="en-US"/>
        </w:rPr>
        <w:t xml:space="preserve"> was observed</w:t>
      </w:r>
      <w:r w:rsidR="009A0AB2" w:rsidRPr="00C16A75">
        <w:rPr>
          <w:rFonts w:ascii="Times New Roman" w:hAnsi="Times New Roman" w:cs="Times New Roman"/>
          <w:lang w:val="en-US"/>
        </w:rPr>
        <w:t xml:space="preserve">. </w:t>
      </w:r>
      <w:r w:rsidR="0058367D" w:rsidRPr="00C16A75">
        <w:rPr>
          <w:rFonts w:ascii="Times New Roman" w:hAnsi="Times New Roman" w:cs="Times New Roman"/>
          <w:lang w:val="en-US"/>
        </w:rPr>
        <w:t>The</w:t>
      </w:r>
      <w:r w:rsidR="009A0AB2" w:rsidRPr="00C16A75">
        <w:rPr>
          <w:rFonts w:ascii="Times New Roman" w:hAnsi="Times New Roman" w:cs="Times New Roman"/>
          <w:lang w:val="en-US"/>
        </w:rPr>
        <w:t xml:space="preserve"> model </w:t>
      </w:r>
      <w:r w:rsidR="0058367D" w:rsidRPr="00C16A75">
        <w:rPr>
          <w:rFonts w:ascii="Times New Roman" w:hAnsi="Times New Roman" w:cs="Times New Roman"/>
          <w:lang w:val="en-US"/>
        </w:rPr>
        <w:t xml:space="preserve">had </w:t>
      </w:r>
      <w:r w:rsidR="009A0AB2" w:rsidRPr="00C16A75">
        <w:rPr>
          <w:rFonts w:ascii="Times New Roman" w:hAnsi="Times New Roman" w:cs="Times New Roman"/>
          <w:lang w:val="en-US"/>
        </w:rPr>
        <w:t>already integrated all main elect</w:t>
      </w:r>
      <w:r w:rsidR="00914D15">
        <w:rPr>
          <w:rFonts w:ascii="Times New Roman" w:hAnsi="Times New Roman" w:cs="Times New Roman"/>
          <w:lang w:val="en-US"/>
        </w:rPr>
        <w:t>rolytes and all main acid-base b</w:t>
      </w:r>
      <w:r w:rsidR="009A0AB2" w:rsidRPr="00C16A75">
        <w:rPr>
          <w:rFonts w:ascii="Times New Roman" w:hAnsi="Times New Roman" w:cs="Times New Roman"/>
          <w:lang w:val="en-US"/>
        </w:rPr>
        <w:t>uffers</w:t>
      </w:r>
      <w:r w:rsidR="0058367D" w:rsidRPr="00C16A75">
        <w:rPr>
          <w:rFonts w:ascii="Times New Roman" w:hAnsi="Times New Roman" w:cs="Times New Roman"/>
          <w:lang w:val="en-US"/>
        </w:rPr>
        <w:t>; as such,</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it was </w:t>
      </w:r>
      <w:r w:rsidR="0017242F" w:rsidRPr="00C16A75">
        <w:rPr>
          <w:rFonts w:ascii="Times New Roman" w:hAnsi="Times New Roman" w:cs="Times New Roman"/>
          <w:lang w:val="en-US"/>
        </w:rPr>
        <w:t xml:space="preserve">possible each time to calculate </w:t>
      </w:r>
      <w:r w:rsidR="009A0AB2" w:rsidRPr="00C16A75">
        <w:rPr>
          <w:rFonts w:ascii="Times New Roman" w:hAnsi="Times New Roman" w:cs="Times New Roman"/>
          <w:lang w:val="en-US"/>
        </w:rPr>
        <w:t>strong ion difference</w:t>
      </w:r>
      <w:r w:rsidR="0058367D" w:rsidRPr="00C16A75">
        <w:rPr>
          <w:rFonts w:ascii="Times New Roman" w:hAnsi="Times New Roman" w:cs="Times New Roman"/>
          <w:lang w:val="en-US"/>
        </w:rPr>
        <w:t>s</w:t>
      </w:r>
      <w:r w:rsidR="0017242F" w:rsidRPr="00C16A75">
        <w:rPr>
          <w:rFonts w:ascii="Times New Roman" w:hAnsi="Times New Roman" w:cs="Times New Roman"/>
          <w:lang w:val="en-US"/>
        </w:rPr>
        <w:t xml:space="preserve"> (S</w:t>
      </w:r>
      <w:r w:rsidR="00914D15">
        <w:rPr>
          <w:rFonts w:ascii="Times New Roman" w:hAnsi="Times New Roman" w:cs="Times New Roman"/>
          <w:lang w:val="en-US"/>
        </w:rPr>
        <w:t>ID) or the charge on acid-base b</w:t>
      </w:r>
      <w:r w:rsidR="0017242F" w:rsidRPr="00C16A75">
        <w:rPr>
          <w:rFonts w:ascii="Times New Roman" w:hAnsi="Times New Roman" w:cs="Times New Roman"/>
          <w:lang w:val="en-US"/>
        </w:rPr>
        <w:t>uffers</w:t>
      </w:r>
      <w:r w:rsidR="009A0AB2" w:rsidRPr="00C16A75">
        <w:rPr>
          <w:rFonts w:ascii="Times New Roman" w:hAnsi="Times New Roman" w:cs="Times New Roman"/>
          <w:lang w:val="en-US"/>
        </w:rPr>
        <w:t xml:space="preserve"> </w:t>
      </w:r>
      <w:r w:rsidR="0017242F" w:rsidRPr="00C16A75">
        <w:rPr>
          <w:rFonts w:ascii="Times New Roman" w:hAnsi="Times New Roman" w:cs="Times New Roman"/>
          <w:lang w:val="en-US"/>
        </w:rPr>
        <w:t xml:space="preserve">at </w:t>
      </w:r>
      <w:r w:rsidR="0058367D" w:rsidRPr="00C16A75">
        <w:rPr>
          <w:rFonts w:ascii="Times New Roman" w:hAnsi="Times New Roman" w:cs="Times New Roman"/>
          <w:lang w:val="en-US"/>
        </w:rPr>
        <w:t xml:space="preserve">the </w:t>
      </w:r>
      <w:r w:rsidR="0017242F" w:rsidRPr="00C16A75">
        <w:rPr>
          <w:rFonts w:ascii="Times New Roman" w:hAnsi="Times New Roman" w:cs="Times New Roman"/>
          <w:lang w:val="en-US"/>
        </w:rPr>
        <w:t>calculated pH. As a result of electroneutrality, the sum of all these charges must be zero</w:t>
      </w:r>
      <w:r w:rsidR="0058367D" w:rsidRPr="00C16A75">
        <w:rPr>
          <w:rFonts w:ascii="Times New Roman" w:hAnsi="Times New Roman" w:cs="Times New Roman"/>
          <w:lang w:val="en-US"/>
        </w:rPr>
        <w:t>, which was not the case</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A </w:t>
      </w:r>
      <w:r w:rsidR="0017242F" w:rsidRPr="00C16A75">
        <w:rPr>
          <w:rFonts w:ascii="Times New Roman" w:hAnsi="Times New Roman" w:cs="Times New Roman"/>
          <w:lang w:val="en-US"/>
        </w:rPr>
        <w:t xml:space="preserve">first </w:t>
      </w:r>
      <w:r w:rsidR="008E1C70" w:rsidRPr="00C16A75">
        <w:rPr>
          <w:rFonts w:ascii="Times New Roman" w:hAnsi="Times New Roman" w:cs="Times New Roman"/>
          <w:lang w:val="en-US"/>
        </w:rPr>
        <w:t xml:space="preserve">generator of these problems was assumed to be the 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had </w:t>
      </w:r>
      <w:r w:rsidR="008E1C70" w:rsidRPr="00C16A75">
        <w:rPr>
          <w:rFonts w:ascii="Times New Roman" w:hAnsi="Times New Roman" w:cs="Times New Roman"/>
          <w:lang w:val="en-US"/>
        </w:rPr>
        <w:t xml:space="preserve">there </w:t>
      </w:r>
      <w:r w:rsidR="0058367D" w:rsidRPr="00C16A75">
        <w:rPr>
          <w:rFonts w:ascii="Times New Roman" w:hAnsi="Times New Roman" w:cs="Times New Roman"/>
          <w:lang w:val="en-US"/>
        </w:rPr>
        <w:t xml:space="preserve">been </w:t>
      </w:r>
      <w:r w:rsidR="008E1C70" w:rsidRPr="00C16A75">
        <w:rPr>
          <w:rFonts w:ascii="Times New Roman" w:hAnsi="Times New Roman" w:cs="Times New Roman"/>
          <w:lang w:val="en-US"/>
        </w:rPr>
        <w:t xml:space="preserve">more properly connected flows of electrolytes and flows of all organic acids </w:t>
      </w:r>
      <w:r w:rsidR="0058367D" w:rsidRPr="00C16A75">
        <w:rPr>
          <w:rFonts w:ascii="Times New Roman" w:hAnsi="Times New Roman" w:cs="Times New Roman"/>
          <w:lang w:val="en-US"/>
        </w:rPr>
        <w:t xml:space="preserve">alongside the </w:t>
      </w:r>
      <w:r w:rsidR="008E1C70" w:rsidRPr="00C16A75">
        <w:rPr>
          <w:rFonts w:ascii="Times New Roman" w:hAnsi="Times New Roman" w:cs="Times New Roman"/>
          <w:lang w:val="en-US"/>
        </w:rPr>
        <w:t xml:space="preserve">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the stability of the model </w:t>
      </w:r>
      <w:r w:rsidR="0058367D" w:rsidRPr="00C16A75">
        <w:rPr>
          <w:rFonts w:ascii="Times New Roman" w:hAnsi="Times New Roman" w:cs="Times New Roman"/>
          <w:lang w:val="en-US"/>
        </w:rPr>
        <w:t xml:space="preserve">would have </w:t>
      </w:r>
      <w:r w:rsidR="008E1C70" w:rsidRPr="00C16A75">
        <w:rPr>
          <w:rFonts w:ascii="Times New Roman" w:hAnsi="Times New Roman" w:cs="Times New Roman"/>
          <w:lang w:val="en-US"/>
        </w:rPr>
        <w:t>increase</w:t>
      </w:r>
      <w:r w:rsidR="0058367D" w:rsidRPr="00C16A75">
        <w:rPr>
          <w:rFonts w:ascii="Times New Roman" w:hAnsi="Times New Roman" w:cs="Times New Roman"/>
          <w:lang w:val="en-US"/>
        </w:rPr>
        <w:t>d</w:t>
      </w:r>
      <w:r w:rsidR="008E1C70" w:rsidRPr="00C16A75">
        <w:rPr>
          <w:rFonts w:ascii="Times New Roman" w:hAnsi="Times New Roman" w:cs="Times New Roman"/>
          <w:lang w:val="en-US"/>
        </w:rPr>
        <w:t xml:space="preserve"> from hours to days or even months of simulation time. However</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it failed because of electroneutrality</w:t>
      </w:r>
      <w:r w:rsidR="0058367D" w:rsidRPr="00C16A75">
        <w:rPr>
          <w:rFonts w:ascii="Times New Roman" w:hAnsi="Times New Roman" w:cs="Times New Roman"/>
          <w:lang w:val="en-US"/>
        </w:rPr>
        <w:t>. This</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gave rise to a new idea</w:t>
      </w:r>
      <w:r w:rsidR="008E1C70" w:rsidRPr="00C16A75">
        <w:rPr>
          <w:rFonts w:ascii="Times New Roman" w:hAnsi="Times New Roman" w:cs="Times New Roman"/>
          <w:lang w:val="en-US"/>
        </w:rPr>
        <w:t xml:space="preserve">: </w:t>
      </w:r>
      <w:r w:rsidR="0033440C" w:rsidRPr="00C16A75">
        <w:rPr>
          <w:rFonts w:ascii="Times New Roman" w:hAnsi="Times New Roman" w:cs="Times New Roman"/>
          <w:lang w:val="en-US"/>
        </w:rPr>
        <w:t xml:space="preserve">if the model </w:t>
      </w:r>
      <w:r w:rsidR="00A70404" w:rsidRPr="00C16A75">
        <w:rPr>
          <w:rFonts w:ascii="Times New Roman" w:hAnsi="Times New Roman" w:cs="Times New Roman"/>
          <w:lang w:val="en-US"/>
        </w:rPr>
        <w:t xml:space="preserve">includes </w:t>
      </w:r>
      <w:r w:rsidR="0033440C" w:rsidRPr="00C16A75">
        <w:rPr>
          <w:rFonts w:ascii="Times New Roman" w:hAnsi="Times New Roman" w:cs="Times New Roman"/>
          <w:lang w:val="en-US"/>
        </w:rPr>
        <w:t>all electrolytes and acid-base buffers as state variables</w:t>
      </w:r>
      <w:r w:rsidR="000E26BE" w:rsidRPr="00C16A75">
        <w:rPr>
          <w:rFonts w:ascii="Times New Roman" w:hAnsi="Times New Roman" w:cs="Times New Roman"/>
          <w:lang w:val="en-US"/>
        </w:rPr>
        <w:t>, then</w:t>
      </w:r>
      <w:r w:rsidR="0033440C" w:rsidRPr="00C16A75">
        <w:rPr>
          <w:rFonts w:ascii="Times New Roman" w:hAnsi="Times New Roman" w:cs="Times New Roman"/>
          <w:lang w:val="en-US"/>
        </w:rPr>
        <w:t xml:space="preserve"> </w:t>
      </w:r>
      <w:r w:rsidR="008E1C70" w:rsidRPr="00C16A75">
        <w:rPr>
          <w:rFonts w:ascii="Times New Roman" w:hAnsi="Times New Roman" w:cs="Times New Roman"/>
          <w:lang w:val="en-US"/>
        </w:rPr>
        <w:t>the BE</w:t>
      </w:r>
      <w:r w:rsidR="008E1C70" w:rsidRPr="00C16A75">
        <w:rPr>
          <w:rFonts w:ascii="Times New Roman" w:hAnsi="Times New Roman" w:cs="Times New Roman"/>
          <w:vertAlign w:val="subscript"/>
          <w:lang w:val="en-US"/>
        </w:rPr>
        <w:t>ox</w:t>
      </w:r>
      <w:r w:rsidR="0033440C" w:rsidRPr="00C16A75">
        <w:rPr>
          <w:rFonts w:ascii="Times New Roman" w:hAnsi="Times New Roman" w:cs="Times New Roman"/>
          <w:lang w:val="en-US"/>
        </w:rPr>
        <w:t xml:space="preserve"> is not </w:t>
      </w:r>
      <w:r w:rsidR="00A70404" w:rsidRPr="00C16A75">
        <w:rPr>
          <w:rFonts w:ascii="Times New Roman" w:hAnsi="Times New Roman" w:cs="Times New Roman"/>
          <w:lang w:val="en-US"/>
        </w:rPr>
        <w:t xml:space="preserve">a </w:t>
      </w:r>
      <w:r w:rsidR="0033440C" w:rsidRPr="00C16A75">
        <w:rPr>
          <w:rFonts w:ascii="Times New Roman" w:hAnsi="Times New Roman" w:cs="Times New Roman"/>
          <w:lang w:val="en-US"/>
        </w:rPr>
        <w:t xml:space="preserve">state variable and it can be directly calculated from </w:t>
      </w:r>
      <w:r w:rsidR="00A70404" w:rsidRPr="00C16A75">
        <w:rPr>
          <w:rFonts w:ascii="Times New Roman" w:hAnsi="Times New Roman" w:cs="Times New Roman"/>
          <w:lang w:val="en-US"/>
        </w:rPr>
        <w:t xml:space="preserve">the </w:t>
      </w:r>
      <w:r w:rsidR="0033440C" w:rsidRPr="00C16A75">
        <w:rPr>
          <w:rFonts w:ascii="Times New Roman" w:hAnsi="Times New Roman" w:cs="Times New Roman"/>
          <w:lang w:val="en-US"/>
        </w:rPr>
        <w:t>equation of electroneutrality</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as is described in section </w:t>
      </w:r>
      <w:r w:rsidR="0033440C" w:rsidRPr="00C16A75">
        <w:rPr>
          <w:rFonts w:ascii="Times New Roman" w:hAnsi="Times New Roman" w:cs="Times New Roman"/>
          <w:lang w:val="en-US"/>
        </w:rPr>
        <w:fldChar w:fldCharType="begin"/>
      </w:r>
      <w:r w:rsidR="0033440C" w:rsidRPr="00C16A75">
        <w:rPr>
          <w:rFonts w:ascii="Times New Roman" w:hAnsi="Times New Roman" w:cs="Times New Roman"/>
          <w:lang w:val="en-US"/>
        </w:rPr>
        <w:instrText xml:space="preserve"> REF _Ref413744727 \r \h </w:instrText>
      </w:r>
      <w:r w:rsidR="00E72E24" w:rsidRPr="00C16A75">
        <w:rPr>
          <w:rFonts w:ascii="Times New Roman" w:hAnsi="Times New Roman" w:cs="Times New Roman"/>
          <w:lang w:val="en-US"/>
        </w:rPr>
        <w:instrText xml:space="preserve"> \* MERGEFORMAT </w:instrText>
      </w:r>
      <w:r w:rsidR="0033440C" w:rsidRPr="00C16A75">
        <w:rPr>
          <w:rFonts w:ascii="Times New Roman" w:hAnsi="Times New Roman" w:cs="Times New Roman"/>
          <w:lang w:val="en-US"/>
        </w:rPr>
      </w:r>
      <w:r w:rsidR="0033440C" w:rsidRPr="00C16A75">
        <w:rPr>
          <w:rFonts w:ascii="Times New Roman" w:hAnsi="Times New Roman" w:cs="Times New Roman"/>
          <w:lang w:val="en-US"/>
        </w:rPr>
        <w:fldChar w:fldCharType="separate"/>
      </w:r>
      <w:r w:rsidR="00DB5903">
        <w:rPr>
          <w:rFonts w:ascii="Times New Roman" w:hAnsi="Times New Roman" w:cs="Times New Roman"/>
          <w:lang w:val="en-US"/>
        </w:rPr>
        <w:t>5.4.1</w:t>
      </w:r>
      <w:r w:rsidR="0033440C" w:rsidRPr="00C16A75">
        <w:rPr>
          <w:rFonts w:ascii="Times New Roman" w:hAnsi="Times New Roman" w:cs="Times New Roman"/>
          <w:lang w:val="en-US"/>
        </w:rPr>
        <w:fldChar w:fldCharType="end"/>
      </w:r>
      <w:r w:rsidR="0033440C" w:rsidRPr="00C16A75">
        <w:rPr>
          <w:rFonts w:ascii="Times New Roman" w:hAnsi="Times New Roman" w:cs="Times New Roman"/>
          <w:lang w:val="en-US"/>
        </w:rPr>
        <w:t>. After improving BE</w:t>
      </w:r>
      <w:r w:rsidR="0033440C" w:rsidRPr="00C16A75">
        <w:rPr>
          <w:rFonts w:ascii="Times New Roman" w:hAnsi="Times New Roman" w:cs="Times New Roman"/>
          <w:vertAlign w:val="subscript"/>
          <w:lang w:val="en-US"/>
        </w:rPr>
        <w:t>ox</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the model </w:t>
      </w:r>
      <w:r w:rsidR="00A70404" w:rsidRPr="00C16A75">
        <w:rPr>
          <w:rFonts w:ascii="Times New Roman" w:hAnsi="Times New Roman" w:cs="Times New Roman"/>
          <w:lang w:val="en-US"/>
        </w:rPr>
        <w:t>became</w:t>
      </w:r>
      <w:r w:rsidR="0033440C" w:rsidRPr="00C16A75">
        <w:rPr>
          <w:rFonts w:ascii="Times New Roman" w:hAnsi="Times New Roman" w:cs="Times New Roman"/>
          <w:lang w:val="en-US"/>
        </w:rPr>
        <w:t xml:space="preserve"> stable for more than</w:t>
      </w:r>
      <w:r w:rsidR="00A70404" w:rsidRPr="00C16A75">
        <w:rPr>
          <w:rFonts w:ascii="Times New Roman" w:hAnsi="Times New Roman" w:cs="Times New Roman"/>
          <w:lang w:val="en-US"/>
        </w:rPr>
        <w:t xml:space="preserve"> a</w:t>
      </w:r>
      <w:r w:rsidR="0033440C" w:rsidRPr="00C16A75">
        <w:rPr>
          <w:rFonts w:ascii="Times New Roman" w:hAnsi="Times New Roman" w:cs="Times New Roman"/>
          <w:lang w:val="en-US"/>
        </w:rPr>
        <w:t xml:space="preserve"> year of simulation time. </w:t>
      </w:r>
      <w:r w:rsidR="00A70404" w:rsidRPr="00C16A75">
        <w:rPr>
          <w:rFonts w:ascii="Times New Roman" w:hAnsi="Times New Roman" w:cs="Times New Roman"/>
          <w:lang w:val="en-US"/>
        </w:rPr>
        <w:t>A</w:t>
      </w:r>
      <w:r w:rsidR="0033440C" w:rsidRPr="00C16A75">
        <w:rPr>
          <w:rFonts w:ascii="Times New Roman" w:hAnsi="Times New Roman" w:cs="Times New Roman"/>
          <w:lang w:val="en-US"/>
        </w:rPr>
        <w:t xml:space="preserve">s a result of </w:t>
      </w:r>
      <w:r w:rsidR="00A70404" w:rsidRPr="00C16A75">
        <w:rPr>
          <w:rFonts w:ascii="Times New Roman" w:hAnsi="Times New Roman" w:cs="Times New Roman"/>
          <w:lang w:val="en-US"/>
        </w:rPr>
        <w:t xml:space="preserve">this </w:t>
      </w:r>
      <w:r w:rsidR="0033440C" w:rsidRPr="00C16A75">
        <w:rPr>
          <w:rFonts w:ascii="Times New Roman" w:hAnsi="Times New Roman" w:cs="Times New Roman"/>
          <w:lang w:val="en-US"/>
        </w:rPr>
        <w:t xml:space="preserve">added equation, it never </w:t>
      </w:r>
      <w:r w:rsidR="00A70404" w:rsidRPr="00C16A75">
        <w:rPr>
          <w:rFonts w:ascii="Times New Roman" w:hAnsi="Times New Roman" w:cs="Times New Roman"/>
          <w:lang w:val="en-US"/>
        </w:rPr>
        <w:t xml:space="preserve">again </w:t>
      </w:r>
      <w:r w:rsidR="0033440C" w:rsidRPr="00C16A75">
        <w:rPr>
          <w:rFonts w:ascii="Times New Roman" w:hAnsi="Times New Roman" w:cs="Times New Roman"/>
          <w:lang w:val="en-US"/>
        </w:rPr>
        <w:t>los</w:t>
      </w:r>
      <w:r w:rsidR="00A70404" w:rsidRPr="00C16A75">
        <w:rPr>
          <w:rFonts w:ascii="Times New Roman" w:hAnsi="Times New Roman" w:cs="Times New Roman"/>
          <w:lang w:val="en-US"/>
        </w:rPr>
        <w:t>t</w:t>
      </w:r>
      <w:r w:rsidR="0033440C" w:rsidRPr="00C16A75">
        <w:rPr>
          <w:rFonts w:ascii="Times New Roman" w:hAnsi="Times New Roman" w:cs="Times New Roman"/>
          <w:lang w:val="en-US"/>
        </w:rPr>
        <w:t xml:space="preserve"> electroneutrality.</w:t>
      </w:r>
    </w:p>
    <w:p w14:paraId="6E8FC4D3" w14:textId="77777777" w:rsidR="00B4297E" w:rsidRPr="00C16A75" w:rsidRDefault="00B4297E" w:rsidP="00B4297E">
      <w:pPr>
        <w:pStyle w:val="Nadpis2"/>
        <w:rPr>
          <w:lang w:val="en-US"/>
        </w:rPr>
      </w:pPr>
      <w:bookmarkStart w:id="357" w:name="_Toc421792695"/>
      <w:r w:rsidRPr="00C16A75">
        <w:rPr>
          <w:lang w:val="en-US"/>
        </w:rPr>
        <w:t>Sensitivity analysis and identification</w:t>
      </w:r>
      <w:bookmarkEnd w:id="357"/>
    </w:p>
    <w:p w14:paraId="1C7EBD5A" w14:textId="67E15E6B" w:rsidR="00B4297E" w:rsidRPr="00C16A75" w:rsidRDefault="00B4297E" w:rsidP="00B4297E">
      <w:pPr>
        <w:shd w:val="clear" w:color="auto" w:fill="FFFFFF"/>
        <w:spacing w:after="0" w:line="240" w:lineRule="auto"/>
        <w:jc w:val="both"/>
        <w:rPr>
          <w:rFonts w:ascii="Times New Roman" w:hAnsi="Times New Roman" w:cs="Times New Roman"/>
          <w:lang w:val="en-US"/>
        </w:rPr>
      </w:pPr>
      <w:r w:rsidRPr="00C16A75">
        <w:rPr>
          <w:rFonts w:ascii="Times New Roman" w:hAnsi="Times New Roman" w:cs="Times New Roman"/>
          <w:lang w:val="en-US"/>
        </w:rPr>
        <w:t>This work does not describe how to find, fit or estimate the large number of parameters in the presented model</w:t>
      </w:r>
      <w:r>
        <w:rPr>
          <w:rFonts w:ascii="Times New Roman" w:hAnsi="Times New Roman" w:cs="Times New Roman"/>
          <w:lang w:val="en-US"/>
        </w:rPr>
        <w:t>s</w:t>
      </w:r>
      <w:r w:rsidRPr="00C16A75">
        <w:rPr>
          <w:rFonts w:ascii="Times New Roman" w:hAnsi="Times New Roman" w:cs="Times New Roman"/>
          <w:lang w:val="en-US"/>
        </w:rPr>
        <w:t>. Some parameters are patient-specific, such as weight or body volume, organs or tissues. However, most parameters are properties of chemical substances, membranes, tissues and organs, which are typically not patient-specific and are invariant in terms of other variables or parameters. On the other hand, there are also interpolation curves, which are simplifying empirical observations such as of the hormone effects or neural reflexes. In the model developments, these interpolations should be more complexly modeled by both the physical and chemical bases of the processes. For example, the shifting of the interpolation curve of hemoglobin saturation with oxygen, as is implemented in HumMod 1.6 does not allow for examining this process together with the binding of Bohr’s protons and with the binding of carbon dioxide, as in our model. It also does not show the transfer of heat using these chemical processes.</w:t>
      </w:r>
    </w:p>
    <w:p w14:paraId="4532F259" w14:textId="77777777" w:rsidR="00B4297E" w:rsidRPr="00C16A75" w:rsidRDefault="00B4297E" w:rsidP="00B4297E">
      <w:pPr>
        <w:shd w:val="clear" w:color="auto" w:fill="FFFFFF"/>
        <w:spacing w:before="240"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The new approach to work with complex models of integrative physiology shows, that these huge models can be used even for describing in vivo experiments in the case when all elementary processes are included in the model. After the reproducible experiment is designed and set into the model it can be made the sensitivity analysis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&lt;EndNote&gt;&lt;Cite&gt;&lt;Author&gt;Moss&lt;/Author&gt;&lt;Year&gt;2012&lt;/Year&gt;&lt;RecNum&gt;48&lt;/RecNum&gt;&lt;DisplayText&gt;(Moss, et al., 2012; Pruett, et al., 2013)&lt;/DisplayText&gt;&lt;record&gt;&lt;rec-number&gt;48&lt;/rec-number&gt;&lt;foreign-keys&gt;&lt;key app="EN" db-id="tpeafdapvptwfrexa5e502py0tzdtxtzvwwx" timestamp="1433855817"&gt;48&lt;/key&gt;&lt;/foreign-keys&gt;&lt;ref-type name="Journal Article"&gt;17&lt;/ref-type&gt;&lt;contributors&gt;&lt;authors&gt;&lt;author&gt;Moss, Robert&lt;/author&gt;&lt;author&gt;Grosse, Thibault&lt;/author&gt;&lt;author&gt;Marchant, Ivanny&lt;/author&gt;&lt;author&gt;Lassau, Nathalie&lt;/author&gt;&lt;author&gt;Gueyffier, François&lt;/author&gt;&lt;author&gt;Thomas, S Randall&lt;/author&gt;&lt;/authors&gt;&lt;/contributors&gt;&lt;titles&gt;&lt;title&gt;Virtual patients and sensitivity analysis of the Guyton model of blood pressure regulation: towards individualized models of whole-body physiology&lt;/title&gt;&lt;secondary-title&gt;PLoS Comput Biol&lt;/secondary-title&gt;&lt;/titles&gt;&lt;periodical&gt;&lt;full-title&gt;PLoS Comput Biol&lt;/full-title&gt;&lt;/periodical&gt;&lt;pages&gt;e1002571-e1002571&lt;/pages&gt;&lt;volume&gt;8&lt;/volume&gt;&lt;number&gt;6&lt;/number&gt;&lt;dates&gt;&lt;year&gt;2012&lt;/year&gt;&lt;/dates&gt;&lt;urls&gt;&lt;/urls&gt;&lt;/record&gt;&lt;/Cite&gt;&lt;Cite&gt;&lt;Author&gt;Pruett&lt;/Author&gt;&lt;Year&gt;2013&lt;/Year&gt;&lt;RecNum&gt;47&lt;/RecNum&gt;&lt;record&gt;&lt;rec-number&gt;47&lt;/rec-number&gt;&lt;foreign-keys&gt;&lt;key app="EN" db-id="tpeafdapvptwfrexa5e502py0tzdtxtzvwwx" timestamp="1433855595"&gt;47&lt;/key&gt;&lt;/foreign-keys&gt;&lt;ref-type name="Journal Article"&gt;17&lt;/ref-type&gt;&lt;contributors&gt;&lt;authors&gt;&lt;author&gt;Pruett, William A&lt;/author&gt;&lt;author&gt;Husband, Leland D&lt;/author&gt;&lt;author&gt;Husband, Graham&lt;/author&gt;&lt;author&gt;Dakhlalla, Muhammad&lt;/author&gt;&lt;author&gt;Bellamy, Kyle&lt;/author&gt;&lt;author&gt;Coleman, Thomas G&lt;/author&gt;&lt;author&gt;Hester, Robert L&lt;/author&gt;&lt;/authors&gt;&lt;/contributors&gt;&lt;titles&gt;&lt;title&gt;A population model of integrative cardiovascular physiology&lt;/title&gt;&lt;secondary-title&gt;PloS one&lt;/secondary-title&gt;&lt;/titles&gt;&lt;periodical&gt;&lt;full-title&gt;PloS one&lt;/full-title&gt;&lt;/periodical&gt;&lt;volume&gt;8&lt;/volume&gt;&lt;number&gt;9&lt;/number&gt;&lt;dates&gt;&lt;year&gt;2013&lt;/year&gt;&lt;/dates&gt;&lt;isbn&gt;1932-6203&lt;/isbn&gt;&lt;urls&gt;&lt;/urls&gt;&lt;/record&gt;&lt;/Cite&gt;&lt;/EndNote&gt;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(Moss, et al., 2012; Pruett, et al., 2013)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is an automatic tool for finding the correlated parameters with the experiment. Typically there are only small set from huge amount of parameters, which can be identified by the experiment. And having the sufficient set of observed data, the identification of the values of these parameters can give sufficient results of simulation. For example the complex models from University of Mississippi Medical Centre was used for simulation of exercise </w:t>
      </w:r>
      <w:r w:rsidRPr="00C16A75">
        <w:rPr>
          <w:rFonts w:ascii="Times New Roman" w:hAnsi="Times New Roman" w:cs="Times New Roman"/>
          <w:lang w:val="en-US"/>
        </w:rPr>
        <w:lastRenderedPageBreak/>
        <w:t xml:space="preserve">experiments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&lt;EndNote&gt;&lt;Cite&gt;&lt;Author&gt;Carter&lt;/Author&gt;&lt;Year&gt;2009&lt;/Year&gt;&lt;RecNum&gt;45&lt;/RecNum&gt;&lt;DisplayText&gt;(Carter, et al., 2009; Hodnett, et al., 2009)&lt;/DisplayText&gt;&lt;record&gt;&lt;rec-number&gt;45&lt;/rec-number&gt;&lt;foreign-keys&gt;&lt;key app="EN" db-id="tpeafdapvptwfrexa5e502py0tzdtxtzvwwx" timestamp="1433855100"&gt;45&lt;/key&gt;&lt;/foreign-keys&gt;&lt;ref-type name="Journal Article"&gt;17&lt;/ref-type&gt;&lt;contributors&gt;&lt;authors&gt;&lt;author&gt;Carter, Cory Blake&lt;/author&gt;&lt;author&gt;Hodnett, Benjamin Lucas&lt;/author&gt;&lt;author&gt;Hester, Robert&lt;/author&gt;&lt;/authors&gt;&lt;/contributors&gt;&lt;titles&gt;&lt;title&gt;Modeling of gender differences in respiratory function during exercise using Quantitative Human Physiology&lt;/title&gt;&lt;secondary-title&gt;The FASEB Journal&lt;/secondary-title&gt;&lt;/titles&gt;&lt;periodical&gt;&lt;full-title&gt;The FASEB Journal&lt;/full-title&gt;&lt;/periodical&gt;&lt;pages&gt;LB118&lt;/pages&gt;&lt;volume&gt;23&lt;/volume&gt;&lt;number&gt;1_MeetingAbstracts&lt;/number&gt;&lt;dates&gt;&lt;year&gt;2009&lt;/year&gt;&lt;/dates&gt;&lt;urls&gt;&lt;/urls&gt;&lt;/record&gt;&lt;/Cite&gt;&lt;Cite&gt;&lt;Author&gt;Hodnett&lt;/Author&gt;&lt;Year&gt;2009&lt;/Year&gt;&lt;RecNum&gt;44&lt;/RecNum&gt;&lt;record&gt;&lt;rec-number&gt;44&lt;/rec-number&gt;&lt;foreign-keys&gt;&lt;key app="EN" db-id="tpeafdapvptwfrexa5e502py0tzdtxtzvwwx" timestamp="1433855085"&gt;44&lt;/key&gt;&lt;/foreign-keys&gt;&lt;ref-type name="Journal Article"&gt;17&lt;/ref-type&gt;&lt;contributors&gt;&lt;authors&gt;&lt;author&gt;Hodnett, Benjamin Lucas&lt;/author&gt;&lt;author&gt;Carter, Cory Blake&lt;/author&gt;&lt;author&gt;Hester, Robert&lt;/author&gt;&lt;/authors&gt;&lt;/contributors&gt;&lt;titles&gt;&lt;title&gt;Modeling of gender differences in cardiovascular function during exercise using Quantitative Human Physiology&lt;/title&gt;&lt;secondary-title&gt;The FASEB Journal&lt;/secondary-title&gt;&lt;/titles&gt;&lt;periodical&gt;&lt;full-title&gt;The FASEB Journal&lt;/full-title&gt;&lt;/periodical&gt;&lt;pages&gt;LB117&lt;/pages&gt;&lt;volume&gt;23&lt;/volume&gt;&lt;number&gt;1_MeetingAbstracts&lt;/number&gt;&lt;dates&gt;&lt;year&gt;2009&lt;/year&gt;&lt;/dates&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(Carter, et al., 2009; Hodnett, et al., 2009)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for estimation of carotid baroreflex receptors stimulations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&lt;EndNote&gt;&lt;Cite&gt;&lt;Author&gt;Lohmeier&lt;/Author&gt;&lt;Year&gt;2011&lt;/Year&gt;&lt;RecNum&gt;84&lt;/RecNum&gt;&lt;DisplayText&gt;(Lohmeier and Iliescu, 2011)&lt;/DisplayText&gt;&lt;record&gt;&lt;rec-number&gt;84&lt;/rec-number&gt;&lt;foreign-keys&gt;&lt;key app="EN" db-id="as09fedar99xw8ex203xz256zdsasfxsazz5" timestamp="1433854457"&gt;84&lt;/key&gt;&lt;/foreign-keys&gt;&lt;ref-type name="Journal Article"&gt;17&lt;/ref-type&gt;&lt;contributors&gt;&lt;authors&gt;&lt;author&gt;Lohmeier, Thomas E&lt;/author&gt;&lt;author&gt;Iliescu, Radu&lt;/author&gt;&lt;/authors&gt;&lt;/contributors&gt;&lt;titles&gt;&lt;title&gt;Chronic lowering of blood pressure by carotid baroreflex activation mechanisms and potential for hypertension therapy&lt;/title&gt;&lt;secondary-title&gt;Hypertension&lt;/secondary-title&gt;&lt;/titles&gt;&lt;periodical&gt;&lt;full-title&gt;Hypertension&lt;/full-title&gt;&lt;/periodical&gt;&lt;pages&gt;880-886&lt;/pages&gt;&lt;volume&gt;57&lt;/volume&gt;&lt;number&gt;5&lt;/number&gt;&lt;dates&gt;&lt;year&gt;2011&lt;/year&gt;&lt;/dates&gt;&lt;isbn&gt;0194-911X&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(Lohmeier and Iliescu, 2011)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or for simulation of hemorrhage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&lt;EndNote&gt;&lt;Cite&gt;&lt;Author&gt;Zhang&lt;/Author&gt;&lt;Year&gt;2015&lt;/Year&gt;&lt;RecNum&gt;43&lt;/RecNum&gt;&lt;DisplayText&gt;(Zhang, et al., 2015)&lt;/DisplayText&gt;&lt;record&gt;&lt;rec-number&gt;43&lt;/rec-number&gt;&lt;foreign-keys&gt;&lt;key app="EN" db-id="tpeafdapvptwfrexa5e502py0tzdtxtzvwwx" timestamp="1433854868"&gt;43&lt;/key&gt;&lt;/foreign-keys&gt;&lt;ref-type name="Conference Proceedings"&gt;10&lt;/ref-type&gt;&lt;contributors&gt;&lt;authors&gt;&lt;author&gt;Zhang, Song&lt;/author&gt;&lt;author&gt;Pruett, William Andrew&lt;/author&gt;&lt;author&gt;Hester, Robert&lt;/author&gt;&lt;/authors&gt;&lt;/contributors&gt;&lt;titles&gt;&lt;title&gt;Visualization and classification of physiological failure modes in ensemble hemorrhage simulation&lt;/title&gt;&lt;secondary-title&gt;IS&amp;amp;T/SPIE Electronic Imaging&lt;/secondary-title&gt;&lt;/titles&gt;&lt;pages&gt;93970O-93970O-8&lt;/pages&gt;&lt;dates&gt;&lt;year&gt;2015&lt;/year&gt;&lt;/dates&gt;&lt;publisher&gt;International Society for Optics and Photonics&lt;/publisher&gt;&lt;urls&gt;&lt;/urls&gt;&lt;/record&gt;&lt;/Cite&gt;&lt;/EndNote&gt;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(Zhang, et al., 2015)</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476C6A64" w14:textId="49504F2A" w:rsidR="00E57E31" w:rsidRPr="00C16A75" w:rsidRDefault="00EB4987" w:rsidP="00C96346">
      <w:pPr>
        <w:pStyle w:val="Nadpis2"/>
        <w:rPr>
          <w:lang w:val="en-US"/>
        </w:rPr>
      </w:pPr>
      <w:bookmarkStart w:id="358" w:name="_Toc421792694"/>
      <w:r w:rsidRPr="00C16A75">
        <w:rPr>
          <w:lang w:val="en-US"/>
        </w:rPr>
        <w:t>Verification</w:t>
      </w:r>
      <w:bookmarkEnd w:id="358"/>
      <w:r w:rsidRPr="00C16A75">
        <w:rPr>
          <w:lang w:val="en-US"/>
        </w:rPr>
        <w:t xml:space="preserve"> </w:t>
      </w:r>
    </w:p>
    <w:p w14:paraId="55C1B5DB" w14:textId="71C39D95" w:rsidR="002A3187" w:rsidRPr="00C16A75" w:rsidRDefault="000D24CF" w:rsidP="002A3187">
      <w:pPr>
        <w:jc w:val="both"/>
        <w:rPr>
          <w:rFonts w:ascii="Times New Roman" w:hAnsi="Times New Roman" w:cs="Times New Roman"/>
          <w:lang w:val="en-US"/>
        </w:rPr>
      </w:pPr>
      <w:r w:rsidRPr="00C16A75">
        <w:rPr>
          <w:rFonts w:ascii="Times New Roman" w:hAnsi="Times New Roman" w:cs="Times New Roman"/>
          <w:lang w:val="en-US"/>
        </w:rPr>
        <w:t xml:space="preserve">The goal of this integrative approach is to integrate as </w:t>
      </w:r>
      <w:r w:rsidR="002A3187" w:rsidRPr="00C16A75">
        <w:rPr>
          <w:rFonts w:ascii="Times New Roman" w:hAnsi="Times New Roman" w:cs="Times New Roman"/>
          <w:lang w:val="en-US"/>
        </w:rPr>
        <w:t>elementary</w:t>
      </w:r>
      <w:r w:rsidRPr="00C16A75">
        <w:rPr>
          <w:rFonts w:ascii="Times New Roman" w:hAnsi="Times New Roman" w:cs="Times New Roman"/>
          <w:lang w:val="en-US"/>
        </w:rPr>
        <w:t xml:space="preserve"> processes as </w:t>
      </w:r>
      <w:r w:rsidR="008C6D4E" w:rsidRPr="00C16A75">
        <w:rPr>
          <w:rFonts w:ascii="Times New Roman" w:hAnsi="Times New Roman" w:cs="Times New Roman"/>
          <w:lang w:val="en-US"/>
        </w:rPr>
        <w:t xml:space="preserve">they </w:t>
      </w:r>
      <w:r w:rsidRPr="00C16A75">
        <w:rPr>
          <w:rFonts w:ascii="Times New Roman" w:hAnsi="Times New Roman" w:cs="Times New Roman"/>
          <w:lang w:val="en-US"/>
        </w:rPr>
        <w:t xml:space="preserve">are possible to describe using physical laws. The huge advantage of these processes is that their verification and validation is simple and proven by measurements in almost each </w:t>
      </w:r>
      <w:r w:rsidR="002A3187" w:rsidRPr="00C16A75">
        <w:rPr>
          <w:rFonts w:ascii="Times New Roman" w:hAnsi="Times New Roman" w:cs="Times New Roman"/>
          <w:lang w:val="en-US"/>
        </w:rPr>
        <w:t xml:space="preserve">their </w:t>
      </w:r>
      <w:r w:rsidRPr="00C16A75">
        <w:rPr>
          <w:rFonts w:ascii="Times New Roman" w:hAnsi="Times New Roman" w:cs="Times New Roman"/>
          <w:lang w:val="en-US"/>
        </w:rPr>
        <w:t>referred scientific article</w:t>
      </w:r>
      <w:r w:rsidR="001E04F9">
        <w:rPr>
          <w:rFonts w:ascii="Times New Roman" w:hAnsi="Times New Roman" w:cs="Times New Roman"/>
          <w:lang w:val="en-US"/>
        </w:rPr>
        <w:t xml:space="preserve"> (see many references in attached source code)</w:t>
      </w:r>
      <w:r w:rsidRPr="00C16A75">
        <w:rPr>
          <w:rFonts w:ascii="Times New Roman" w:hAnsi="Times New Roman" w:cs="Times New Roman"/>
          <w:lang w:val="en-US"/>
        </w:rPr>
        <w:t xml:space="preserve">. Having these observed parameters, it is a need to use them in the form of selected first principles. Usually some recalculation is needed, but finally </w:t>
      </w:r>
      <w:r w:rsidR="008C6D4E" w:rsidRPr="00C16A75">
        <w:rPr>
          <w:rFonts w:ascii="Times New Roman" w:hAnsi="Times New Roman" w:cs="Times New Roman"/>
          <w:lang w:val="en-US"/>
        </w:rPr>
        <w:t xml:space="preserve">in almost all mentioned cases exist a conversion to parameters of selected first principles. For example to recalculate dissociation coefficient to Gibbs energies using </w:t>
      </w:r>
      <w:r w:rsidR="008C6D4E" w:rsidRPr="00C16A75">
        <w:rPr>
          <w:rFonts w:ascii="Times New Roman" w:hAnsi="Times New Roman" w:cs="Times New Roman"/>
          <w:lang w:val="en-US"/>
        </w:rPr>
        <w:fldChar w:fldCharType="begin"/>
      </w:r>
      <w:r w:rsidR="008C6D4E" w:rsidRPr="00C16A75">
        <w:rPr>
          <w:rFonts w:ascii="Times New Roman" w:hAnsi="Times New Roman" w:cs="Times New Roman"/>
          <w:lang w:val="en-US"/>
        </w:rPr>
        <w:instrText xml:space="preserve"> REF _Ref421527533 \h </w:instrText>
      </w:r>
      <w:r w:rsidR="002A3187" w:rsidRPr="00C16A75">
        <w:rPr>
          <w:rFonts w:ascii="Times New Roman" w:hAnsi="Times New Roman" w:cs="Times New Roman"/>
          <w:lang w:val="en-US"/>
        </w:rPr>
        <w:instrText xml:space="preserve"> \* MERGEFORMAT </w:instrText>
      </w:r>
      <w:r w:rsidR="008C6D4E" w:rsidRPr="00C16A75">
        <w:rPr>
          <w:rFonts w:ascii="Times New Roman" w:hAnsi="Times New Roman" w:cs="Times New Roman"/>
          <w:lang w:val="en-US"/>
        </w:rPr>
      </w:r>
      <w:r w:rsidR="008C6D4E"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 xml:space="preserve">Equation </w:t>
      </w:r>
      <w:r w:rsidR="00DB5903" w:rsidRPr="00DB5903">
        <w:rPr>
          <w:rFonts w:ascii="Times New Roman" w:hAnsi="Times New Roman" w:cs="Times New Roman"/>
          <w:noProof/>
          <w:color w:val="1F4E79" w:themeColor="accent1" w:themeShade="80"/>
          <w:lang w:val="en-US"/>
        </w:rPr>
        <w:t>12</w:t>
      </w:r>
      <w:r w:rsidR="008C6D4E" w:rsidRPr="00C16A75">
        <w:rPr>
          <w:rFonts w:ascii="Times New Roman" w:hAnsi="Times New Roman" w:cs="Times New Roman"/>
          <w:lang w:val="en-US"/>
        </w:rPr>
        <w:fldChar w:fldCharType="end"/>
      </w:r>
      <w:r w:rsidR="008C6D4E" w:rsidRPr="00C16A75">
        <w:rPr>
          <w:rFonts w:ascii="Times New Roman" w:hAnsi="Times New Roman" w:cs="Times New Roman"/>
          <w:lang w:val="en-US"/>
        </w:rPr>
        <w:t xml:space="preserve">. </w:t>
      </w:r>
    </w:p>
    <w:p w14:paraId="77849967" w14:textId="2EFED422" w:rsidR="00FE2C80" w:rsidRPr="00C16A75" w:rsidRDefault="008C6D4E" w:rsidP="002A3187">
      <w:pPr>
        <w:jc w:val="both"/>
        <w:rPr>
          <w:rFonts w:ascii="Times New Roman" w:hAnsi="Times New Roman" w:cs="Times New Roman"/>
          <w:lang w:val="en-US"/>
        </w:rPr>
      </w:pPr>
      <w:r w:rsidRPr="00C16A75">
        <w:rPr>
          <w:rFonts w:ascii="Times New Roman" w:hAnsi="Times New Roman" w:cs="Times New Roman"/>
          <w:lang w:val="en-US"/>
        </w:rPr>
        <w:t>The compact implementation</w:t>
      </w:r>
      <w:r w:rsidR="001E04F9">
        <w:rPr>
          <w:rFonts w:ascii="Times New Roman" w:hAnsi="Times New Roman" w:cs="Times New Roman"/>
          <w:lang w:val="en-US"/>
        </w:rPr>
        <w:t>s</w:t>
      </w:r>
      <w:r w:rsidRPr="00C16A75">
        <w:rPr>
          <w:rFonts w:ascii="Times New Roman" w:hAnsi="Times New Roman" w:cs="Times New Roman"/>
          <w:lang w:val="en-US"/>
        </w:rPr>
        <w:t xml:space="preserve"> of first principles as Modelica libraries</w:t>
      </w:r>
      <w:r w:rsidR="007A6F13" w:rsidRPr="00C16A75">
        <w:rPr>
          <w:rFonts w:ascii="Times New Roman" w:hAnsi="Times New Roman" w:cs="Times New Roman"/>
          <w:lang w:val="en-US"/>
        </w:rPr>
        <w:t xml:space="preserve"> </w:t>
      </w:r>
      <w:r w:rsidRPr="00C16A75">
        <w:rPr>
          <w:rFonts w:ascii="Times New Roman" w:hAnsi="Times New Roman" w:cs="Times New Roman"/>
          <w:lang w:val="en-US"/>
        </w:rPr>
        <w:t>ha</w:t>
      </w:r>
      <w:r w:rsidR="001E04F9">
        <w:rPr>
          <w:rFonts w:ascii="Times New Roman" w:hAnsi="Times New Roman" w:cs="Times New Roman"/>
          <w:lang w:val="en-US"/>
        </w:rPr>
        <w:t>ve</w:t>
      </w:r>
      <w:r w:rsidRPr="00C16A75">
        <w:rPr>
          <w:rFonts w:ascii="Times New Roman" w:hAnsi="Times New Roman" w:cs="Times New Roman"/>
          <w:lang w:val="en-US"/>
        </w:rPr>
        <w:t xml:space="preserve"> many examples of usage, which are designed also for verification purposes</w:t>
      </w:r>
      <w:r w:rsidR="002A3187" w:rsidRPr="00C16A75">
        <w:rPr>
          <w:rFonts w:ascii="Times New Roman" w:hAnsi="Times New Roman" w:cs="Times New Roman"/>
          <w:lang w:val="en-US"/>
        </w:rPr>
        <w:t xml:space="preserve">. The expected values are compared with results of small separable experiments. The set of these models is shown to the user as examples of use of the library. The great advantage to have one physical law in one component is, that the implementation mistake can be detected almost immediately, because the component is used in many examples and many places in huge complex model. For </w:t>
      </w:r>
      <w:r w:rsidR="00FE2C80" w:rsidRPr="00C16A75">
        <w:rPr>
          <w:rFonts w:ascii="Times New Roman" w:hAnsi="Times New Roman" w:cs="Times New Roman"/>
          <w:lang w:val="en-US"/>
        </w:rPr>
        <w:t xml:space="preserve">example the mistake in </w:t>
      </w:r>
      <w:r w:rsidR="007A6F13" w:rsidRPr="00C16A75">
        <w:rPr>
          <w:rFonts w:ascii="Times New Roman" w:hAnsi="Times New Roman" w:cs="Times New Roman"/>
          <w:lang w:val="en-US"/>
        </w:rPr>
        <w:t xml:space="preserve">our </w:t>
      </w:r>
      <w:r w:rsidR="00FE2C80" w:rsidRPr="00C16A75">
        <w:rPr>
          <w:rFonts w:ascii="Times New Roman" w:hAnsi="Times New Roman" w:cs="Times New Roman"/>
          <w:lang w:val="en-US"/>
        </w:rPr>
        <w:t>ElasticVessel compartment</w:t>
      </w:r>
      <w:r w:rsidR="007A6F13" w:rsidRPr="00C16A75">
        <w:rPr>
          <w:rFonts w:ascii="Times New Roman" w:hAnsi="Times New Roman" w:cs="Times New Roman"/>
          <w:lang w:val="en-US"/>
        </w:rPr>
        <w:t xml:space="preserve"> (</w:t>
      </w:r>
      <w:r w:rsidR="007A6F13" w:rsidRPr="00C16A75">
        <w:rPr>
          <w:rFonts w:ascii="Times New Roman" w:hAnsi="Times New Roman" w:cs="Times New Roman"/>
          <w:lang w:val="en-US"/>
        </w:rPr>
        <w:fldChar w:fldCharType="begin"/>
      </w:r>
      <w:r w:rsidR="007A6F13" w:rsidRPr="00C16A75">
        <w:rPr>
          <w:rFonts w:ascii="Times New Roman" w:hAnsi="Times New Roman" w:cs="Times New Roman"/>
          <w:lang w:val="en-US"/>
        </w:rPr>
        <w:instrText xml:space="preserve"> REF _Ref408240831 \h </w:instrText>
      </w:r>
      <w:r w:rsidR="00A761F2" w:rsidRPr="00C16A75">
        <w:rPr>
          <w:rFonts w:ascii="Times New Roman" w:hAnsi="Times New Roman" w:cs="Times New Roman"/>
          <w:lang w:val="en-US"/>
        </w:rPr>
        <w:instrText xml:space="preserve"> \* MERGEFORMAT </w:instrText>
      </w:r>
      <w:r w:rsidR="007A6F13" w:rsidRPr="00C16A75">
        <w:rPr>
          <w:rFonts w:ascii="Times New Roman" w:hAnsi="Times New Roman" w:cs="Times New Roman"/>
          <w:lang w:val="en-US"/>
        </w:rPr>
      </w:r>
      <w:r w:rsidR="007A6F13"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noProof/>
          <w:lang w:val="en-US"/>
        </w:rPr>
        <w:t>27</w:t>
      </w:r>
      <w:r w:rsidR="007A6F13" w:rsidRPr="00C16A75">
        <w:rPr>
          <w:rFonts w:ascii="Times New Roman" w:hAnsi="Times New Roman" w:cs="Times New Roman"/>
          <w:lang w:val="en-US"/>
        </w:rPr>
        <w:fldChar w:fldCharType="end"/>
      </w:r>
      <w:r w:rsidR="007A6F13" w:rsidRPr="00C16A75">
        <w:rPr>
          <w:rFonts w:ascii="Times New Roman" w:hAnsi="Times New Roman" w:cs="Times New Roman"/>
          <w:lang w:val="en-US"/>
        </w:rPr>
        <w:t>)</w:t>
      </w:r>
      <w:r w:rsidR="00FE2C80" w:rsidRPr="00C16A75">
        <w:rPr>
          <w:rFonts w:ascii="Times New Roman" w:hAnsi="Times New Roman" w:cs="Times New Roman"/>
          <w:lang w:val="en-US"/>
        </w:rPr>
        <w:t xml:space="preserve"> was detected during one day after submitting. This error was found in Sweden, because they automatically get our last version </w:t>
      </w:r>
      <w:r w:rsidR="007A6F13" w:rsidRPr="00C16A75">
        <w:rPr>
          <w:rFonts w:ascii="Times New Roman" w:hAnsi="Times New Roman" w:cs="Times New Roman"/>
          <w:lang w:val="en-US"/>
        </w:rPr>
        <w:t xml:space="preserve">of Physiolibrary </w:t>
      </w:r>
      <w:r w:rsidR="00FE2C80" w:rsidRPr="00C16A75">
        <w:rPr>
          <w:rFonts w:ascii="Times New Roman" w:hAnsi="Times New Roman" w:cs="Times New Roman"/>
          <w:lang w:val="en-US"/>
        </w:rPr>
        <w:t>for testing OpenModelica</w:t>
      </w:r>
      <w:r w:rsidR="007A6F13" w:rsidRPr="00C16A75">
        <w:rPr>
          <w:rFonts w:ascii="Times New Roman" w:hAnsi="Times New Roman" w:cs="Times New Roman"/>
          <w:lang w:val="en-US"/>
        </w:rPr>
        <w:t xml:space="preserve"> </w:t>
      </w:r>
      <w:r w:rsidR="00FE2C80" w:rsidRPr="00C16A75">
        <w:rPr>
          <w:rFonts w:ascii="Times New Roman" w:hAnsi="Times New Roman" w:cs="Times New Roman"/>
          <w:lang w:val="en-US"/>
        </w:rPr>
        <w:t>environment</w:t>
      </w:r>
      <w:r w:rsidR="007A6F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&lt;EndNote&gt;&lt;Cite&gt;&lt;Author&gt;Fritzson&lt;/Author&gt;&lt;Year&gt;2006&lt;/Year&gt;&lt;RecNum&gt;156&lt;/RecNum&gt;&lt;DisplayText&gt;(Fritzson, et al., 2006)&lt;/DisplayText&gt;&lt;record&gt;&lt;rec-number&gt;156&lt;/rec-number&gt;&lt;foreign-keys&gt;&lt;key app="EN" db-id="x9fzp9txovfw59ezxsmv2dxytdwvzexpew95" timestamp="1433846872"&gt;156&lt;/key&gt;&lt;/foreign-keys&gt;&lt;ref-type name="Conference Proceedings"&gt;10&lt;/ref-type&gt;&lt;contributors&gt;&lt;authors&gt;&lt;author&gt;Fritzson, Peter&lt;/author&gt;&lt;author&gt;Aronsson, Peter&lt;/author&gt;&lt;author&gt;Pop, Adrian&lt;/author&gt;&lt;author&gt;Lundvall, Håkan&lt;/author&gt;&lt;author&gt;Nystrom, Kaj&lt;/author&gt;&lt;author&gt;Saldamli, Levon&lt;/author&gt;&lt;author&gt;Broman, David&lt;/author&gt;&lt;author&gt;Sandholm, Anders&lt;/author&gt;&lt;/authors&gt;&lt;/contributors&gt;&lt;titles&gt;&lt;title&gt;OpenModelica-A free open-source environment for system modeling, simulation, and teaching&lt;/title&gt;&lt;secondary-title&gt;IEEE International Symposium on Computer-Aided Control Systems Design&lt;/secondary-title&gt;&lt;/titles&gt;&lt;pages&gt;1588-1595&lt;/pages&gt;&lt;dates&gt;&lt;year&gt;2006&lt;/year&gt;&lt;/dates&gt;&lt;urls&gt;&lt;/urls&gt;&lt;/record&gt;&lt;/Cite&gt;&lt;/EndNote&gt;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(Fritzson, et al., 2006)</w:t>
      </w:r>
      <w:r w:rsidR="00C31F84" w:rsidRPr="00C16A75">
        <w:rPr>
          <w:rFonts w:ascii="Times New Roman" w:hAnsi="Times New Roman" w:cs="Times New Roman"/>
          <w:lang w:val="en-US"/>
        </w:rPr>
        <w:fldChar w:fldCharType="end"/>
      </w:r>
      <w:r w:rsidR="00FE2C80" w:rsidRPr="00C16A75">
        <w:rPr>
          <w:rFonts w:ascii="Times New Roman" w:hAnsi="Times New Roman" w:cs="Times New Roman"/>
          <w:lang w:val="en-US"/>
        </w:rPr>
        <w:t xml:space="preserve">. Using versioning system </w:t>
      </w:r>
      <w:hyperlink r:id="rId207" w:history="1">
        <w:r w:rsidR="00FE2C80" w:rsidRPr="00C16A75">
          <w:rPr>
            <w:rStyle w:val="Hypertextovodkaz"/>
            <w:rFonts w:ascii="Times New Roman" w:hAnsi="Times New Roman" w:cs="Times New Roman"/>
            <w:lang w:val="en-US"/>
          </w:rPr>
          <w:t>GitHub</w:t>
        </w:r>
      </w:hyperlink>
      <w:r w:rsidR="00FE2C80"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&lt;EndNote&gt;&lt;Cite&gt;&lt;Author&gt;Dabbish&lt;/Author&gt;&lt;Year&gt;2012&lt;/Year&gt;&lt;RecNum&gt;158&lt;/RecNum&gt;&lt;DisplayText&gt;(Dabbish, et al., 2012)&lt;/DisplayText&gt;&lt;record&gt;&lt;rec-number&gt;158&lt;/rec-number&gt;&lt;foreign-keys&gt;&lt;key app="EN" db-id="x9fzp9txovfw59ezxsmv2dxytdwvzexpew95" timestamp="1433847073"&gt;158&lt;/key&gt;&lt;/foreign-keys&gt;&lt;ref-type name="Conference Proceedings"&gt;10&lt;/ref-type&gt;&lt;contributors&gt;&lt;authors&gt;&lt;author&gt;Dabbish, Laura&lt;/author&gt;&lt;author&gt;Stuart, Colleen&lt;/author&gt;&lt;author&gt;Tsay, Jason&lt;/author&gt;&lt;author&gt;Herbsleb, Jim&lt;/author&gt;&lt;/authors&gt;&lt;/contributors&gt;&lt;titles&gt;&lt;title&gt;Social coding in GitHub: transparency and collaboration in an open software repository&lt;/title&gt;&lt;secondary-title&gt;Proceedings of the ACM 2012 conference on Computer Supported Cooperative Work&lt;/secondary-title&gt;&lt;/titles&gt;&lt;pages&gt;1277-1286&lt;/pages&gt;&lt;dates&gt;&lt;year&gt;2012&lt;/year&gt;&lt;/dates&gt;&lt;publisher&gt;ACM&lt;/publisher&gt;&lt;isbn&gt;1450310869&lt;/isbn&gt;&lt;urls&gt;&lt;/urls&gt;&lt;/record&gt;&lt;/Cite&gt;&lt;/EndNote&gt;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(Dabbish, et al., 2012)</w:t>
      </w:r>
      <w:r w:rsidR="00C31F84" w:rsidRPr="00C16A75">
        <w:rPr>
          <w:rFonts w:ascii="Times New Roman" w:hAnsi="Times New Roman" w:cs="Times New Roman"/>
          <w:lang w:val="en-US"/>
        </w:rPr>
        <w:fldChar w:fldCharType="end"/>
      </w:r>
      <w:r w:rsidR="007A6F13" w:rsidRPr="00C16A75">
        <w:rPr>
          <w:rFonts w:ascii="Times New Roman" w:hAnsi="Times New Roman" w:cs="Times New Roman"/>
          <w:lang w:val="en-US"/>
        </w:rPr>
        <w:t xml:space="preserve"> </w:t>
      </w:r>
      <w:r w:rsidR="00FE2C80" w:rsidRPr="00C16A75">
        <w:rPr>
          <w:rFonts w:ascii="Times New Roman" w:hAnsi="Times New Roman" w:cs="Times New Roman"/>
          <w:lang w:val="en-US"/>
        </w:rPr>
        <w:t>can anybody join the development or report a</w:t>
      </w:r>
      <w:r w:rsidR="007A6F13" w:rsidRPr="00C16A75">
        <w:rPr>
          <w:rFonts w:ascii="Times New Roman" w:hAnsi="Times New Roman" w:cs="Times New Roman"/>
          <w:lang w:val="en-US"/>
        </w:rPr>
        <w:t>n</w:t>
      </w:r>
      <w:r w:rsidR="00FE2C80" w:rsidRPr="00C16A75">
        <w:rPr>
          <w:rFonts w:ascii="Times New Roman" w:hAnsi="Times New Roman" w:cs="Times New Roman"/>
          <w:lang w:val="en-US"/>
        </w:rPr>
        <w:t xml:space="preserve"> issue, mistake </w:t>
      </w:r>
      <w:r w:rsidR="007A6F13" w:rsidRPr="00C16A75">
        <w:rPr>
          <w:rFonts w:ascii="Times New Roman" w:hAnsi="Times New Roman" w:cs="Times New Roman"/>
          <w:lang w:val="en-US"/>
        </w:rPr>
        <w:t>and</w:t>
      </w:r>
      <w:r w:rsidR="00FE2C80" w:rsidRPr="00C16A75">
        <w:rPr>
          <w:rFonts w:ascii="Times New Roman" w:hAnsi="Times New Roman" w:cs="Times New Roman"/>
          <w:lang w:val="en-US"/>
        </w:rPr>
        <w:t xml:space="preserve"> error to our development as in mentioned case. </w:t>
      </w:r>
    </w:p>
    <w:p w14:paraId="2D9FC169" w14:textId="6572AB92" w:rsidR="00DD7621" w:rsidRPr="00C16A75" w:rsidRDefault="008C6D4E" w:rsidP="007A6F13">
      <w:pPr>
        <w:jc w:val="both"/>
        <w:rPr>
          <w:rFonts w:ascii="Times New Roman" w:hAnsi="Times New Roman" w:cs="Times New Roman"/>
          <w:lang w:val="en-US"/>
        </w:rPr>
      </w:pPr>
      <w:r w:rsidRPr="00C16A75">
        <w:rPr>
          <w:rFonts w:ascii="Times New Roman" w:hAnsi="Times New Roman" w:cs="Times New Roman"/>
          <w:lang w:val="en-US"/>
        </w:rPr>
        <w:t xml:space="preserve">Connecting the </w:t>
      </w:r>
      <w:r w:rsidR="00B96F1D" w:rsidRPr="00C16A75">
        <w:rPr>
          <w:rFonts w:ascii="Times New Roman" w:hAnsi="Times New Roman" w:cs="Times New Roman"/>
          <w:lang w:val="en-US"/>
        </w:rPr>
        <w:t>first</w:t>
      </w:r>
      <w:r w:rsidRPr="00C16A75">
        <w:rPr>
          <w:rFonts w:ascii="Times New Roman" w:hAnsi="Times New Roman" w:cs="Times New Roman"/>
          <w:lang w:val="en-US"/>
        </w:rPr>
        <w:t xml:space="preserve"> principles together must achieve also the exact rules of physical principles. The verification of </w:t>
      </w:r>
      <w:r w:rsidR="007A6F13" w:rsidRPr="00C16A75">
        <w:rPr>
          <w:rFonts w:ascii="Times New Roman" w:hAnsi="Times New Roman" w:cs="Times New Roman"/>
          <w:lang w:val="en-US"/>
        </w:rPr>
        <w:t>these connections is done in the level of Modelica language, where the smart support of definition of physical quantities and physical units can generate a warning or error to user, if connections are not driven by these rules.</w:t>
      </w:r>
      <w:r w:rsidR="00850272" w:rsidRPr="00C16A75">
        <w:rPr>
          <w:rFonts w:ascii="Times New Roman" w:hAnsi="Times New Roman" w:cs="Times New Roman"/>
          <w:lang w:val="en-US"/>
        </w:rPr>
        <w:t xml:space="preserve"> However achieving these implementation rules does not mean that the new implemented theory is valid. The validation of the simulation results of integrated first principles must be done by experimental observations of the physiological system. From this point of view many integrative theories are already done and published, because each in vivo experiment must take into account all involved processes.</w:t>
      </w:r>
      <w:r w:rsidR="00DD7621" w:rsidRPr="00C16A75">
        <w:rPr>
          <w:rFonts w:ascii="Times New Roman" w:hAnsi="Times New Roman" w:cs="Times New Roman"/>
          <w:lang w:val="en-US"/>
        </w:rPr>
        <w:t xml:space="preserve"> </w:t>
      </w:r>
    </w:p>
    <w:p w14:paraId="6006C37A" w14:textId="3D73C238" w:rsidR="00AA73FD" w:rsidRPr="00C16A75" w:rsidRDefault="00DD7621" w:rsidP="007A6F13">
      <w:pPr>
        <w:jc w:val="both"/>
        <w:rPr>
          <w:rFonts w:ascii="Times New Roman" w:hAnsi="Times New Roman" w:cs="Times New Roman"/>
          <w:lang w:val="en-US"/>
        </w:rPr>
      </w:pPr>
      <w:r w:rsidRPr="00C16A75">
        <w:rPr>
          <w:rFonts w:ascii="Times New Roman" w:hAnsi="Times New Roman" w:cs="Times New Roman"/>
          <w:lang w:val="en-US"/>
        </w:rPr>
        <w:t>The overlap of these integrated theories can be so strong, that usually no more relations are needed and new theory can be deduced just by elimination of redundant mathematical equations</w:t>
      </w:r>
      <w:r w:rsidR="00AA73FD" w:rsidRPr="00C16A75">
        <w:rPr>
          <w:rFonts w:ascii="Times New Roman" w:hAnsi="Times New Roman" w:cs="Times New Roman"/>
          <w:lang w:val="en-US"/>
        </w:rPr>
        <w:t xml:space="preserve"> from the collected set of equations from each integrated theory. This was for example the case </w:t>
      </w:r>
      <w:r w:rsidRPr="00C16A75">
        <w:rPr>
          <w:rFonts w:ascii="Times New Roman" w:hAnsi="Times New Roman" w:cs="Times New Roman"/>
          <w:lang w:val="en-US"/>
        </w:rPr>
        <w:t xml:space="preserve">of </w:t>
      </w:r>
      <w:r w:rsidR="00AA73FD" w:rsidRPr="00C16A75">
        <w:rPr>
          <w:rFonts w:ascii="Times New Roman" w:hAnsi="Times New Roman" w:cs="Times New Roman"/>
          <w:lang w:val="en-US"/>
        </w:rPr>
        <w:t xml:space="preserve">my </w:t>
      </w:r>
      <w:r w:rsidRPr="00C16A75">
        <w:rPr>
          <w:rFonts w:ascii="Times New Roman" w:hAnsi="Times New Roman" w:cs="Times New Roman"/>
          <w:lang w:val="en-US"/>
        </w:rPr>
        <w:t xml:space="preserve">new integrative hemoglobin allosteric equilibrium theory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00AA73FD" w:rsidRPr="00C16A75">
        <w:rPr>
          <w:rFonts w:ascii="Times New Roman" w:hAnsi="Times New Roman" w:cs="Times New Roman"/>
          <w:lang w:val="en-US"/>
        </w:rPr>
        <w:t>, where was</w:t>
      </w:r>
      <w:r w:rsidRPr="00C16A75">
        <w:rPr>
          <w:rFonts w:ascii="Times New Roman" w:hAnsi="Times New Roman" w:cs="Times New Roman"/>
          <w:lang w:val="en-US"/>
        </w:rPr>
        <w:t xml:space="preserve"> integrate</w:t>
      </w:r>
      <w:r w:rsidR="00AA73FD" w:rsidRPr="00C16A75">
        <w:rPr>
          <w:rFonts w:ascii="Times New Roman" w:hAnsi="Times New Roman" w:cs="Times New Roman"/>
          <w:lang w:val="en-US"/>
        </w:rPr>
        <w:t>d</w:t>
      </w:r>
      <w:r w:rsidRPr="00C16A75">
        <w:rPr>
          <w:rFonts w:ascii="Times New Roman" w:hAnsi="Times New Roman" w:cs="Times New Roman"/>
          <w:lang w:val="en-US"/>
        </w:rPr>
        <w:t xml:space="preserve"> the principle of detailed balance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with the chemical reactions with oxygen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&lt;EndNote&gt;&lt;Cite&gt;&lt;Author&gt;Adair&lt;/Author&gt;&lt;Year&gt;1925&lt;/Year&gt;&lt;RecNum&gt;1&lt;/RecNum&gt;&lt;DisplayText&gt;(Adair, 1925; Severinghaus, 1979)&lt;/DisplayText&gt;&lt;record&gt;&lt;rec-number&gt;1&lt;/rec-number&gt;&lt;foreign-keys&gt;&lt;key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Severinghaus&lt;/Author&gt;&lt;Year&gt;1979&lt;/Year&gt;&lt;RecNum&gt;5&lt;/RecNum&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(Adair, 1925; Severinghaus, 1979)</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carbon dioxide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&lt;EndNote&gt;&lt;Cite&gt;&lt;Author&gt;Bauer&lt;/Author&gt;&lt;Year&gt;1972&lt;/Year&gt;&lt;RecNum&gt;32&lt;/RecNum&gt;&lt;DisplayText&gt;(Bauer and Schröder, 1972; Vandegriff, et al., 1991)&lt;/DisplayText&gt;&lt;record&gt;&lt;rec-number&gt;32&lt;/rec-number&gt;&lt;foreign-keys&gt;&lt;key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Cite&gt;&lt;Author&gt;Vandegriff&lt;/Author&gt;&lt;Year&gt;1991&lt;/Year&gt;&lt;RecNum&gt;27&lt;/RecNum&gt;&lt;record&gt;&lt;rec-number&gt;27&lt;/rec-number&gt;&lt;foreign-keys&gt;&lt;key app="EN" db-id="x9fzp9txovfw59ezxsmv2dxytdwvzexpew95" timestamp="0"&gt;27&lt;/key&gt;&lt;/foreign-keys&gt;&lt;ref-type name="Journal Article"&gt;17&lt;/ref-type&gt;&lt;contributors&gt;&lt;authors&gt;&lt;author&gt;Vandegriff, KD&lt;/author&gt;&lt;author&gt;Benazzi, L&lt;/author&gt;&lt;author&gt;Ripamonti, M&lt;/author&gt;&lt;author&gt;Perrella, M&lt;/author&gt;&lt;author&gt;Le Tellier, YC&lt;/author&gt;&lt;author&gt;Zegna, A&lt;/author&gt;&lt;author&gt;Winslow, RM&lt;/author&gt;&lt;/authors&gt;&lt;/contributors&gt;&lt;titles&gt;&lt;title&gt;Carbon dioxide binding to human hemoglobin cross-linked between the alpha chains&lt;/title&gt;&lt;secondary-title&gt;Journal of Biological Chemistry&lt;/secondary-title&gt;&lt;/titles&gt;&lt;periodical&gt;&lt;full-title&gt;Journal of Biological Chemistry&lt;/full-title&gt;&lt;abbr-1&gt;J. Biol. Chem.&lt;/abbr-1&gt;&lt;abbr-2&gt;J Biol Chem&lt;/abbr-2&gt;&lt;/periodical&gt;&lt;pages&gt;2697-2700&lt;/pages&gt;&lt;volume&gt;266&lt;/volume&gt;&lt;number&gt;5&lt;/number&gt;&lt;dates&gt;&lt;year&gt;1991&lt;/year&gt;&lt;/dates&gt;&lt;isbn&gt;0021-9258&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(Bauer and Schröder, 1972; Vandegriff, et al., 1991)</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Bohr’s protons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1971)</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r w:rsidR="00AA73FD" w:rsidRPr="00C16A75">
        <w:rPr>
          <w:rFonts w:ascii="Times New Roman" w:hAnsi="Times New Roman" w:cs="Times New Roman"/>
          <w:lang w:val="en-US"/>
        </w:rPr>
        <w:t xml:space="preserve"> The result of the integration is not only one possible, usually there exist also alternative explanation of each integrated process. For example the oxygen binding to hemoglobin tetramer can be described with at least f</w:t>
      </w:r>
      <w:r w:rsidR="0052794C" w:rsidRPr="00C16A75">
        <w:rPr>
          <w:rFonts w:ascii="Times New Roman" w:hAnsi="Times New Roman" w:cs="Times New Roman"/>
          <w:lang w:val="en-US"/>
        </w:rPr>
        <w:t>ive</w:t>
      </w:r>
      <w:r w:rsidR="00AA73FD" w:rsidRPr="00C16A75">
        <w:rPr>
          <w:rFonts w:ascii="Times New Roman" w:hAnsi="Times New Roman" w:cs="Times New Roman"/>
          <w:lang w:val="en-US"/>
        </w:rPr>
        <w:t xml:space="preserve"> distinguished theories: </w:t>
      </w:r>
    </w:p>
    <w:p w14:paraId="2CE83BAF" w14:textId="3147F603" w:rsidR="008C6D4E" w:rsidRPr="00C16A75" w:rsidRDefault="0052794C" w:rsidP="00AA73FD">
      <w:pPr>
        <w:pStyle w:val="Odstavecseseznamem"/>
        <w:numPr>
          <w:ilvl w:val="0"/>
          <w:numId w:val="31"/>
        </w:numPr>
        <w:jc w:val="both"/>
        <w:rPr>
          <w:rFonts w:ascii="Times New Roman" w:hAnsi="Times New Roman" w:cs="Times New Roman"/>
          <w:lang w:val="en-US"/>
        </w:rPr>
      </w:pPr>
      <w:r w:rsidRPr="00C16A75">
        <w:rPr>
          <w:rFonts w:ascii="Times New Roman" w:hAnsi="Times New Roman" w:cs="Times New Roman"/>
          <w:lang w:val="en-US"/>
        </w:rPr>
        <w:t xml:space="preserve">Allosteric theory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&lt;EndNote&gt;&lt;Cite&gt;&lt;Author&gt;Eaton&lt;/Author&gt;&lt;Year&gt;2007&lt;/Year&gt;&lt;RecNum&gt;83&lt;/RecNum&gt;&lt;DisplayText&gt;(Eaton, et al., 2007; Monod, et al., 1965)&lt;/DisplayText&gt;&lt;record&gt;&lt;rec-number&gt;83&lt;/rec-number&gt;&lt;foreign-keys&gt;&lt;key app="EN" db-id="x9fzp9txovfw59ezxsmv2dxytdwvzexpew95" timestamp="1382467868"&gt;83&lt;/key&gt;&lt;/foreign-keys&gt;&lt;ref-type name="Journal Article"&gt;17&lt;/ref-type&gt;&lt;contributors&gt;&lt;authors&gt;&lt;author&gt;Eaton, William A&lt;/author&gt;&lt;author&gt;Henry, Eric R&lt;/author&gt;&lt;author&gt;Hofrichter, James&lt;/author&gt;&lt;author&gt;Bettati, Stefano&lt;/author&gt;&lt;author&gt;Viappiani, Cristiano&lt;/author&gt;&lt;author&gt;Mozzarelli, Andrea&lt;/author&gt;&lt;/authors&gt;&lt;/contributors&gt;&lt;titles&gt;&lt;title&gt;Evolution of allosteric models for hemoglobin&lt;/title&gt;&lt;secondary-title&gt;IUBMB Life&lt;/secondary-title&gt;&lt;/titles&gt;&lt;pages&gt;586-599&lt;/pages&gt;&lt;volume&gt;59&lt;/volume&gt;&lt;number&gt;8</w:instrText>
      </w:r>
      <w:r w:rsidR="00C31F84" w:rsidRPr="00C16A75">
        <w:rPr>
          <w:rFonts w:ascii="Cambria Math" w:hAnsi="Cambria Math" w:cs="Cambria Math"/>
          <w:lang w:val="en-US"/>
        </w:rPr>
        <w:instrText>‐</w:instrText>
      </w:r>
      <w:r w:rsidR="00C31F84" w:rsidRPr="00C16A75">
        <w:rPr>
          <w:rFonts w:ascii="Times New Roman" w:hAnsi="Times New Roman" w:cs="Times New Roman"/>
          <w:lang w:val="en-US"/>
        </w:rPr>
        <w:instrText>9&lt;/number&gt;&lt;dates&gt;&lt;year&gt;2007&lt;/year&gt;&lt;/dates&gt;&lt;isbn&gt;1521-6551&lt;/isbn&gt;&lt;urls&gt;&lt;/urls&gt;&lt;/record&gt;&lt;/Cite&gt;&lt;Cite&gt;&lt;Author&gt;Monod&lt;/Author&gt;&lt;Year&gt;1965&lt;/Year&gt;&lt;RecNum&gt;74&lt;/RecNum&gt;&lt;record&gt;&lt;rec-number&gt;74&lt;/rec-number&gt;&lt;foreign-keys&gt;&lt;key app="EN" db-id="x9fzp9txovfw59ezxsmv2dxytdwvzexpew95" timestamp="0"&gt;74&lt;/key&gt;&lt;/foreign-keys&gt;&lt;ref-type name="Journal Article"&gt;17&lt;/ref-type&gt;&lt;contributors&gt;&lt;authors&gt;&lt;author&gt;Monod, Jacque&lt;/author&gt;&lt;author&gt;Wyman, Jeffries&lt;/author&gt;&lt;author&gt;Changeux, Jean-Pierre&lt;/author&gt;&lt;/authors&gt;&lt;/contributors&gt;&lt;titles&gt;&lt;title&gt;On the nature of allosteric transitions: a plausible model&lt;/title&gt;&lt;secondary-title&gt;Journal of Molecular Biology&lt;/secondary-title&gt;&lt;/titles&gt;&lt;periodical&gt;&lt;full-title&gt;Journal of Molecular Biology&lt;/full-title&gt;&lt;abbr-1&gt;J. Mol. Biol.&lt;/abbr-1&gt;&lt;abbr-2&gt;J Mol Biol&lt;/abbr-2&gt;&lt;/periodical&gt;&lt;pages&gt;88-118&lt;/pages&gt;&lt;volume&gt;12&lt;/volume&gt;&lt;number&gt;1&lt;/number&gt;&lt;dates&gt;&lt;year&gt;1965&lt;/year&gt;&lt;/dates&gt;&lt;isbn&gt;0022-2836&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(Eaton, et al., 2007; Monod, et al., 1965)</w:t>
      </w:r>
      <w:r w:rsidR="00C31F84" w:rsidRPr="00C16A75">
        <w:rPr>
          <w:rFonts w:ascii="Times New Roman" w:hAnsi="Times New Roman" w:cs="Times New Roman"/>
          <w:lang w:val="en-US"/>
        </w:rPr>
        <w:fldChar w:fldCharType="end"/>
      </w:r>
    </w:p>
    <w:p w14:paraId="1F6CE3AE" w14:textId="30F01EB2" w:rsidR="0052794C" w:rsidRPr="00C16A75" w:rsidRDefault="0052794C" w:rsidP="00AA73FD">
      <w:pPr>
        <w:pStyle w:val="Odstavecseseznamem"/>
        <w:numPr>
          <w:ilvl w:val="0"/>
          <w:numId w:val="31"/>
        </w:numPr>
        <w:jc w:val="both"/>
        <w:rPr>
          <w:rFonts w:ascii="Times New Roman" w:hAnsi="Times New Roman" w:cs="Times New Roman"/>
          <w:lang w:val="en-US"/>
        </w:rPr>
      </w:pPr>
      <w:r w:rsidRPr="00C16A75">
        <w:rPr>
          <w:rFonts w:ascii="Times New Roman" w:hAnsi="Times New Roman" w:cs="Times New Roman"/>
          <w:lang w:val="en-US"/>
        </w:rPr>
        <w:t xml:space="preserve">Adair’s theory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&lt;EndNote&gt;&lt;Cite&gt;&lt;Author&gt;Adair&lt;/Author&gt;&lt;Year&gt;1925&lt;/Year&gt;&lt;RecNum&gt;1&lt;/RecNum&gt;&lt;DisplayText&gt;(Adair, 1925; Imai and Yonetani, 1975)&lt;/DisplayText&gt;&lt;record&gt;&lt;rec-number&gt;1&lt;/rec-number&gt;&lt;foreign-keys&gt;&lt;key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Imai&lt;/Author&gt;&lt;Year&gt;1975&lt;/Year&gt;&lt;RecNum&gt;69&lt;/RecNum&gt;&lt;record&gt;&lt;rec-number&gt;69&lt;/rec-number&gt;&lt;foreign-keys&gt;&lt;key app="EN" db-id="x9fzp9txovfw59ezxsmv2dxytdwvzexpew95" timestamp="0"&gt;69&lt;/key&gt;&lt;/foreign-keys&gt;&lt;ref-type name="Journal Article"&gt;17&lt;/ref-type&gt;&lt;contributors&gt;&lt;authors&gt;&lt;author&gt;Imai, KIYOHIRO&lt;/author&gt;&lt;author&gt;Yonetani, T&lt;/author&gt;&lt;/authors&gt;&lt;/contributors&gt;&lt;titles&gt;&lt;title&gt;PH dependence of the Adair constants of human hemoglobin. Nonuniform contribution of successive oxygen bindings to the alkaline Bohr effect&lt;/title&gt;&lt;secondary-title&gt;Journal of Biological Chemistry&lt;/secondary-title&gt;&lt;/titles&gt;&lt;periodical&gt;&lt;full-title&gt;Journal of Biological Chemistry&lt;/full-title&gt;&lt;abbr-1&gt;J. Biol. Chem.&lt;/abbr-1&gt;&lt;abbr-2&gt;J Biol Chem&lt;/abbr-2&gt;&lt;/periodical&gt;&lt;pages&gt;2227-2231&lt;/pages&gt;&lt;volume&gt;250&lt;/volume&gt;&lt;number&gt;6&lt;/number&gt;&lt;dates&gt;&lt;year&gt;1975&lt;/year&gt;&lt;/dates&gt;&lt;isbn&gt;0021-9258&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(Adair, 1925; Imai and Yonetani, 1975)</w:t>
      </w:r>
      <w:r w:rsidR="00C31F84" w:rsidRPr="00C16A75">
        <w:rPr>
          <w:rFonts w:ascii="Times New Roman" w:hAnsi="Times New Roman" w:cs="Times New Roman"/>
          <w:lang w:val="en-US"/>
        </w:rPr>
        <w:fldChar w:fldCharType="end"/>
      </w:r>
    </w:p>
    <w:p w14:paraId="1EA35F20" w14:textId="7147FB7E" w:rsidR="0052794C" w:rsidRPr="00C16A75" w:rsidRDefault="0052794C" w:rsidP="00AA73FD">
      <w:pPr>
        <w:pStyle w:val="Odstavecseseznamem"/>
        <w:numPr>
          <w:ilvl w:val="0"/>
          <w:numId w:val="31"/>
        </w:numPr>
        <w:jc w:val="both"/>
        <w:rPr>
          <w:rFonts w:ascii="Times New Roman" w:hAnsi="Times New Roman" w:cs="Times New Roman"/>
          <w:lang w:val="en-US"/>
        </w:rPr>
      </w:pPr>
      <w:r w:rsidRPr="00C16A75">
        <w:rPr>
          <w:rFonts w:ascii="Times New Roman" w:hAnsi="Times New Roman" w:cs="Times New Roman"/>
          <w:lang w:val="en-US"/>
        </w:rPr>
        <w:t>Siggaard-Anders</w:t>
      </w:r>
      <w:r w:rsidR="00402E2A" w:rsidRPr="00C16A75">
        <w:rPr>
          <w:rFonts w:ascii="Times New Roman" w:hAnsi="Times New Roman" w:cs="Times New Roman"/>
          <w:lang w:val="en-US"/>
        </w:rPr>
        <w:t>e</w:t>
      </w:r>
      <w:r w:rsidRPr="00C16A75">
        <w:rPr>
          <w:rFonts w:ascii="Times New Roman" w:hAnsi="Times New Roman" w:cs="Times New Roman"/>
          <w:lang w:val="en-US"/>
        </w:rPr>
        <w:t xml:space="preserve">n’s approximation </w:t>
      </w:r>
      <w:r w:rsidR="00C31F84" w:rsidRPr="00C16A75">
        <w:rPr>
          <w:rFonts w:ascii="Times New Roman" w:hAnsi="Times New Roman" w:cs="Times New Roman"/>
          <w:lang w:val="en-US"/>
        </w:rPr>
        <w:fldChar w:fldCharType="begin"/>
      </w:r>
      <w:r w:rsidR="005B66D8">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C31F84" w:rsidRPr="00C16A75">
        <w:rPr>
          <w:rFonts w:ascii="Times New Roman" w:hAnsi="Times New Roman" w:cs="Times New Roman"/>
          <w:lang w:val="en-US"/>
        </w:rPr>
        <w:fldChar w:fldCharType="separate"/>
      </w:r>
      <w:r w:rsidR="005B66D8">
        <w:rPr>
          <w:rFonts w:ascii="Times New Roman" w:hAnsi="Times New Roman" w:cs="Times New Roman"/>
          <w:noProof/>
          <w:lang w:val="en-US"/>
        </w:rPr>
        <w:t>(Siggaard-Andersen and Siggaard-Andersen, 1990)</w:t>
      </w:r>
      <w:r w:rsidR="00C31F84" w:rsidRPr="00C16A75">
        <w:rPr>
          <w:rFonts w:ascii="Times New Roman" w:hAnsi="Times New Roman" w:cs="Times New Roman"/>
          <w:lang w:val="en-US"/>
        </w:rPr>
        <w:fldChar w:fldCharType="end"/>
      </w:r>
    </w:p>
    <w:p w14:paraId="11C62779" w14:textId="564F534E" w:rsidR="0052794C" w:rsidRPr="00C16A75" w:rsidRDefault="0052794C" w:rsidP="00AA73FD">
      <w:pPr>
        <w:pStyle w:val="Odstavecseseznamem"/>
        <w:numPr>
          <w:ilvl w:val="0"/>
          <w:numId w:val="31"/>
        </w:numPr>
        <w:jc w:val="both"/>
        <w:rPr>
          <w:rFonts w:ascii="Times New Roman" w:hAnsi="Times New Roman" w:cs="Times New Roman"/>
          <w:lang w:val="en-US"/>
        </w:rPr>
      </w:pPr>
      <w:r w:rsidRPr="00C16A75">
        <w:rPr>
          <w:rFonts w:ascii="Times New Roman" w:hAnsi="Times New Roman" w:cs="Times New Roman"/>
          <w:lang w:val="en-US"/>
        </w:rPr>
        <w:lastRenderedPageBreak/>
        <w:t xml:space="preserve">Severinghaus’ approximation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(Severinghaus, 1979)</w:t>
      </w:r>
      <w:r w:rsidR="00C31F84" w:rsidRPr="00C16A75">
        <w:rPr>
          <w:rFonts w:ascii="Times New Roman" w:hAnsi="Times New Roman" w:cs="Times New Roman"/>
          <w:lang w:val="en-US"/>
        </w:rPr>
        <w:fldChar w:fldCharType="end"/>
      </w:r>
    </w:p>
    <w:p w14:paraId="59C156A1" w14:textId="22CBB855" w:rsidR="0052794C" w:rsidRPr="00C16A75" w:rsidRDefault="0052794C" w:rsidP="0052794C">
      <w:pPr>
        <w:pStyle w:val="Odstavecseseznamem"/>
        <w:numPr>
          <w:ilvl w:val="0"/>
          <w:numId w:val="31"/>
        </w:numPr>
        <w:jc w:val="both"/>
        <w:rPr>
          <w:rFonts w:ascii="Times New Roman" w:hAnsi="Times New Roman" w:cs="Times New Roman"/>
          <w:lang w:val="en-US"/>
        </w:rPr>
      </w:pPr>
      <w:r w:rsidRPr="00C16A75">
        <w:rPr>
          <w:rFonts w:ascii="Times New Roman" w:hAnsi="Times New Roman" w:cs="Times New Roman"/>
          <w:lang w:val="en-US"/>
        </w:rPr>
        <w:t xml:space="preserve">Hill’s approximation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&lt;EndNote&gt;&lt;Cite&gt;&lt;Author&gt;Hill&lt;/Author&gt;&lt;Year&gt;1913&lt;/Year&gt;&lt;RecNum&gt;7&lt;/RecNum&gt;&lt;DisplayText&gt;(Hill, 1913)&lt;/DisplayText&gt;&lt;record&gt;&lt;rec-number&gt;7&lt;/rec-number&gt;&lt;foreign-keys&gt;&lt;key app="EN" db-id="x9fzp9txovfw59ezxsmv2dxytdwvzexpew95" timestamp="0"&gt;7&lt;/key&gt;&lt;/foreign-keys&gt;&lt;ref-type name="Journal Article"&gt;17&lt;/ref-type&gt;&lt;contributors&gt;&lt;authors&gt;&lt;author&gt;Hill, Archibald Vivian&lt;/author&gt;&lt;/authors&gt;&lt;/contributors&gt;&lt;titles&gt;&lt;title&gt;The combinations of haemoglobin with oxygen and with carbon monoxide. I&lt;/title&gt;&lt;secondary-title&gt;Biochemical Journal&lt;/secondary-title&gt;&lt;/titles&gt;&lt;periodical&gt;&lt;full-title&gt;Biochemical Journal&lt;/full-title&gt;&lt;abbr-1&gt;Biochem. J.&lt;/abbr-1&gt;&lt;abbr-2&gt;Biochem J&lt;/abbr-2&gt;&lt;/periodical&gt;&lt;pages&gt;471&lt;/pages&gt;&lt;volume&gt;7&lt;/volume&gt;&lt;number&gt;5&lt;/number&gt;&lt;dates&gt;&lt;year&gt;1913&lt;/year&gt;&lt;/dates&gt;&lt;urls&gt;&lt;/urls&gt;&lt;/record&gt;&lt;/Cite&gt;&lt;/EndNote&gt;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(Hill, 1913)</w:t>
      </w:r>
      <w:r w:rsidR="00C31F84" w:rsidRPr="00C16A75">
        <w:rPr>
          <w:rFonts w:ascii="Times New Roman" w:hAnsi="Times New Roman" w:cs="Times New Roman"/>
          <w:lang w:val="en-US"/>
        </w:rPr>
        <w:fldChar w:fldCharType="end"/>
      </w:r>
    </w:p>
    <w:p w14:paraId="451BCFD9" w14:textId="05E1D0DA" w:rsidR="009E5140" w:rsidRPr="00C16A75" w:rsidRDefault="0052794C" w:rsidP="0052794C">
      <w:pPr>
        <w:jc w:val="both"/>
        <w:rPr>
          <w:rFonts w:ascii="Times New Roman" w:hAnsi="Times New Roman" w:cs="Times New Roman"/>
          <w:lang w:val="en-US"/>
        </w:rPr>
      </w:pPr>
      <w:r w:rsidRPr="00C16A75">
        <w:rPr>
          <w:rFonts w:ascii="Times New Roman" w:hAnsi="Times New Roman" w:cs="Times New Roman"/>
          <w:lang w:val="en-US"/>
        </w:rPr>
        <w:t xml:space="preserve">Each of these theories is </w:t>
      </w:r>
      <w:r w:rsidR="009E5140" w:rsidRPr="00C16A75">
        <w:rPr>
          <w:rFonts w:ascii="Times New Roman" w:hAnsi="Times New Roman" w:cs="Times New Roman"/>
          <w:lang w:val="en-US"/>
        </w:rPr>
        <w:t xml:space="preserve">accurately </w:t>
      </w:r>
      <w:r w:rsidRPr="00C16A75">
        <w:rPr>
          <w:rFonts w:ascii="Times New Roman" w:hAnsi="Times New Roman" w:cs="Times New Roman"/>
          <w:lang w:val="en-US"/>
        </w:rPr>
        <w:t>describing oxygen dissociation curve</w:t>
      </w:r>
      <w:r w:rsidR="009E5140" w:rsidRPr="00C16A75">
        <w:rPr>
          <w:rFonts w:ascii="Times New Roman" w:hAnsi="Times New Roman" w:cs="Times New Roman"/>
          <w:lang w:val="en-US"/>
        </w:rPr>
        <w:t xml:space="preserve"> in selected conditions</w:t>
      </w:r>
      <w:r w:rsidRPr="00C16A75">
        <w:rPr>
          <w:rFonts w:ascii="Times New Roman" w:hAnsi="Times New Roman" w:cs="Times New Roman"/>
          <w:lang w:val="en-US"/>
        </w:rPr>
        <w:t>.</w:t>
      </w:r>
      <w:r w:rsidR="009E5140" w:rsidRPr="00C16A75">
        <w:rPr>
          <w:rFonts w:ascii="Times New Roman" w:hAnsi="Times New Roman" w:cs="Times New Roman"/>
          <w:lang w:val="en-US"/>
        </w:rPr>
        <w:t xml:space="preserve"> However for integration purposes are much better the theories based on physical and chemical principles (allosteric or Adair) than the empirical approximation of collected data (other three theories). Because both allosteric theory and Adair’s theory are already in the level of elementary chemical reactions of oxygen binding, there are very suitable for integration. We get the Adair’s theory </w:t>
      </w:r>
    </w:p>
    <w:p w14:paraId="5DF56429" w14:textId="22614DDD" w:rsidR="00762BD6" w:rsidRPr="00C16A75" w:rsidRDefault="009E5140" w:rsidP="0052794C">
      <w:pPr>
        <w:jc w:val="both"/>
        <w:rPr>
          <w:rFonts w:ascii="Times New Roman" w:hAnsi="Times New Roman" w:cs="Times New Roman"/>
          <w:lang w:val="en-US"/>
        </w:rPr>
      </w:pPr>
      <w:r w:rsidRPr="00C16A75">
        <w:rPr>
          <w:rFonts w:ascii="Times New Roman" w:hAnsi="Times New Roman" w:cs="Times New Roman"/>
          <w:lang w:val="en-US"/>
        </w:rPr>
        <w:t xml:space="preserve">However many researchers try to extend </w:t>
      </w:r>
      <w:r w:rsidR="00762BD6" w:rsidRPr="00C16A75">
        <w:rPr>
          <w:rFonts w:ascii="Times New Roman" w:hAnsi="Times New Roman" w:cs="Times New Roman"/>
          <w:lang w:val="en-US"/>
        </w:rPr>
        <w:t>even</w:t>
      </w:r>
      <w:r w:rsidRPr="00C16A75">
        <w:rPr>
          <w:rFonts w:ascii="Times New Roman" w:hAnsi="Times New Roman" w:cs="Times New Roman"/>
          <w:lang w:val="en-US"/>
        </w:rPr>
        <w:t xml:space="preserve"> the approximation of oxygen binding with different ligands</w:t>
      </w:r>
      <w:r w:rsidR="00762BD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(Dash and Bassingthwaighte, 2010; Rees and Andreassen, 2005; Severinghaus, 1979; Siggaard-Andersen and Garby, 1973)</w:t>
      </w:r>
      <w:r w:rsidR="00C31F84" w:rsidRPr="00C16A75">
        <w:rPr>
          <w:rFonts w:ascii="Times New Roman" w:hAnsi="Times New Roman" w:cs="Times New Roman"/>
          <w:lang w:val="en-US"/>
        </w:rPr>
        <w:fldChar w:fldCharType="end"/>
      </w:r>
      <w:r w:rsidR="00762BD6" w:rsidRPr="00C16A75">
        <w:rPr>
          <w:rFonts w:ascii="Times New Roman" w:hAnsi="Times New Roman" w:cs="Times New Roman"/>
          <w:lang w:val="en-US"/>
        </w:rPr>
        <w:t>. This approach shift the oxygen dissociation curve to the left or right based on empirical observations</w:t>
      </w:r>
      <w:r w:rsidRPr="00C16A75">
        <w:rPr>
          <w:rFonts w:ascii="Times New Roman" w:hAnsi="Times New Roman" w:cs="Times New Roman"/>
          <w:lang w:val="en-US"/>
        </w:rPr>
        <w:t>,</w:t>
      </w:r>
      <w:r w:rsidR="00762BD6" w:rsidRPr="00C16A75">
        <w:rPr>
          <w:rFonts w:ascii="Times New Roman" w:hAnsi="Times New Roman" w:cs="Times New Roman"/>
          <w:lang w:val="en-US"/>
        </w:rPr>
        <w:t xml:space="preserve"> but the ligands saturation</w:t>
      </w:r>
      <w:r w:rsidR="00914D15">
        <w:rPr>
          <w:rFonts w:ascii="Times New Roman" w:hAnsi="Times New Roman" w:cs="Times New Roman"/>
          <w:lang w:val="en-US"/>
        </w:rPr>
        <w:t>s are</w:t>
      </w:r>
      <w:r w:rsidR="00762BD6" w:rsidRPr="00C16A75">
        <w:rPr>
          <w:rFonts w:ascii="Times New Roman" w:hAnsi="Times New Roman" w:cs="Times New Roman"/>
          <w:lang w:val="en-US"/>
        </w:rPr>
        <w:t xml:space="preserve"> not included. These integrations are insufficient, because the relations between ligands are critical to have a complex answer to complex processes.</w:t>
      </w:r>
    </w:p>
    <w:p w14:paraId="24505B44" w14:textId="52224DD5" w:rsidR="0052794C" w:rsidRPr="00C16A75" w:rsidRDefault="00762BD6" w:rsidP="0052794C">
      <w:pPr>
        <w:jc w:val="both"/>
        <w:rPr>
          <w:rFonts w:ascii="Times New Roman" w:hAnsi="Times New Roman" w:cs="Times New Roman"/>
          <w:lang w:val="en-US"/>
        </w:rPr>
      </w:pPr>
      <w:r w:rsidRPr="00C16A75">
        <w:rPr>
          <w:rFonts w:ascii="Times New Roman" w:hAnsi="Times New Roman" w:cs="Times New Roman"/>
          <w:lang w:val="en-US"/>
        </w:rPr>
        <w:t>Each new theory built upon first principles is automatically improved each time when these principles are improved</w:t>
      </w:r>
      <w:r w:rsidR="004C5A4D" w:rsidRPr="00C16A75">
        <w:rPr>
          <w:rFonts w:ascii="Times New Roman" w:hAnsi="Times New Roman" w:cs="Times New Roman"/>
          <w:lang w:val="en-US"/>
        </w:rPr>
        <w:t xml:space="preserve"> in more details</w:t>
      </w:r>
      <w:r w:rsidRPr="00C16A75">
        <w:rPr>
          <w:rFonts w:ascii="Times New Roman" w:hAnsi="Times New Roman" w:cs="Times New Roman"/>
          <w:lang w:val="en-US"/>
        </w:rPr>
        <w:t>. For example the model of hemoglobin equilibrium based on chemical reaction automatically inherited the thermal properties already h</w:t>
      </w:r>
      <w:r w:rsidR="004C5A4D" w:rsidRPr="00C16A75">
        <w:rPr>
          <w:rFonts w:ascii="Times New Roman" w:hAnsi="Times New Roman" w:cs="Times New Roman"/>
          <w:lang w:val="en-US"/>
        </w:rPr>
        <w:t xml:space="preserve">idden behind reaction’s enthalpies with good agreement with observation of heat transfers and temperature dependences </w:t>
      </w:r>
      <w:r w:rsidR="00C31F84" w:rsidRPr="00C16A75">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(Reeves, 1980; Weber and Campbell, 2011; Weber, et al., 2014)</w:t>
      </w:r>
      <w:r w:rsidR="00C31F84" w:rsidRPr="00C16A75">
        <w:rPr>
          <w:rFonts w:ascii="Times New Roman" w:hAnsi="Times New Roman" w:cs="Times New Roman"/>
          <w:lang w:val="en-US"/>
        </w:rPr>
        <w:fldChar w:fldCharType="end"/>
      </w:r>
      <w:r w:rsidR="004C5A4D" w:rsidRPr="00C16A75">
        <w:rPr>
          <w:rFonts w:ascii="Times New Roman" w:hAnsi="Times New Roman" w:cs="Times New Roman"/>
          <w:lang w:val="en-US"/>
        </w:rPr>
        <w:t xml:space="preserve">. </w:t>
      </w:r>
    </w:p>
    <w:p w14:paraId="1D5B1237" w14:textId="25101A58" w:rsidR="000D24CF" w:rsidRPr="00C16A75" w:rsidRDefault="00B4297E" w:rsidP="00B4297E">
      <w:pPr>
        <w:spacing w:before="240"/>
        <w:jc w:val="both"/>
        <w:rPr>
          <w:rFonts w:ascii="Times New Roman" w:hAnsi="Times New Roman" w:cs="Times New Roman"/>
          <w:lang w:val="en-US"/>
        </w:rPr>
      </w:pPr>
      <w:r>
        <w:rPr>
          <w:rFonts w:ascii="Times New Roman" w:hAnsi="Times New Roman" w:cs="Times New Roman"/>
          <w:lang w:val="en-US"/>
        </w:rPr>
        <w:t xml:space="preserve">The thesis presents the new approach for integrative physiology based on visual verification. Using graphical </w:t>
      </w:r>
      <w:r w:rsidR="009C2A87">
        <w:rPr>
          <w:rFonts w:ascii="Times New Roman" w:hAnsi="Times New Roman" w:cs="Times New Roman"/>
          <w:lang w:val="en-US"/>
        </w:rPr>
        <w:t>diagrams</w:t>
      </w:r>
      <w:r>
        <w:rPr>
          <w:rFonts w:ascii="Times New Roman" w:hAnsi="Times New Roman" w:cs="Times New Roman"/>
          <w:lang w:val="en-US"/>
        </w:rPr>
        <w:t xml:space="preserve"> in Modelica language the implementation is equal to the integrative physiological theory</w:t>
      </w:r>
      <w:r w:rsidR="009C2A87">
        <w:rPr>
          <w:rFonts w:ascii="Times New Roman" w:hAnsi="Times New Roman" w:cs="Times New Roman"/>
          <w:lang w:val="en-US"/>
        </w:rPr>
        <w:t>. Therefore, the</w:t>
      </w:r>
      <w:r>
        <w:rPr>
          <w:rFonts w:ascii="Times New Roman" w:hAnsi="Times New Roman" w:cs="Times New Roman"/>
          <w:lang w:val="en-US"/>
        </w:rPr>
        <w:t>s</w:t>
      </w:r>
      <w:r w:rsidR="009C2A87">
        <w:rPr>
          <w:rFonts w:ascii="Times New Roman" w:hAnsi="Times New Roman" w:cs="Times New Roman"/>
          <w:lang w:val="en-US"/>
        </w:rPr>
        <w:t>e</w:t>
      </w:r>
      <w:r>
        <w:rPr>
          <w:rFonts w:ascii="Times New Roman" w:hAnsi="Times New Roman" w:cs="Times New Roman"/>
          <w:lang w:val="en-US"/>
        </w:rPr>
        <w:t xml:space="preserve"> </w:t>
      </w:r>
      <w:r w:rsidR="009C2A87">
        <w:rPr>
          <w:rFonts w:ascii="Times New Roman" w:hAnsi="Times New Roman" w:cs="Times New Roman"/>
          <w:lang w:val="en-US"/>
        </w:rPr>
        <w:t>diagrams</w:t>
      </w:r>
      <w:r>
        <w:rPr>
          <w:rFonts w:ascii="Times New Roman" w:hAnsi="Times New Roman" w:cs="Times New Roman"/>
          <w:lang w:val="en-US"/>
        </w:rPr>
        <w:t xml:space="preserve"> rapidly increase readability even for non</w:t>
      </w:r>
      <w:r>
        <w:rPr>
          <w:rFonts w:ascii="Times New Roman" w:hAnsi="Times New Roman" w:cs="Times New Roman"/>
          <w:lang w:val="en-US"/>
        </w:rPr>
        <w:noBreakHyphen/>
        <w:t xml:space="preserve">Modelica users. This </w:t>
      </w:r>
      <w:r w:rsidRPr="00B4297E">
        <w:rPr>
          <w:rFonts w:ascii="Times New Roman" w:hAnsi="Times New Roman" w:cs="Times New Roman"/>
          <w:lang w:val="en-US"/>
        </w:rPr>
        <w:t>intelligibility</w:t>
      </w:r>
      <w:r>
        <w:rPr>
          <w:rFonts w:ascii="Times New Roman" w:hAnsi="Times New Roman" w:cs="Times New Roman"/>
          <w:lang w:val="en-US"/>
        </w:rPr>
        <w:t xml:space="preserve"> makes from the proposed libraries and model the platform for many theoretical research, which need to be integrated into one model. </w:t>
      </w:r>
      <w:r w:rsidR="000D24CF" w:rsidRPr="00C16A75">
        <w:rPr>
          <w:rFonts w:ascii="Times New Roman" w:hAnsi="Times New Roman" w:cs="Times New Roman"/>
          <w:lang w:val="en-US"/>
        </w:rPr>
        <w:br w:type="page"/>
      </w:r>
    </w:p>
    <w:p w14:paraId="57E2CF8C" w14:textId="77777777" w:rsidR="00C16A75" w:rsidRPr="00C16A75" w:rsidRDefault="00C16A75">
      <w:pPr>
        <w:rPr>
          <w:rStyle w:val="Znaknadpisu1"/>
          <w:rFonts w:ascii="Times New Roman" w:hAnsi="Times New Roman" w:cs="Times New Roman"/>
          <w:b/>
          <w:bCs/>
          <w:smallCaps/>
          <w:szCs w:val="36"/>
        </w:rPr>
      </w:pPr>
      <w:r w:rsidRPr="00C16A75">
        <w:rPr>
          <w:rStyle w:val="Znaknadpisu1"/>
          <w:rFonts w:ascii="Times New Roman" w:hAnsi="Times New Roman" w:cs="Times New Roman"/>
        </w:rPr>
        <w:lastRenderedPageBreak/>
        <w:br w:type="page"/>
      </w:r>
    </w:p>
    <w:p w14:paraId="0B674C4F" w14:textId="56ECDCE3" w:rsidR="00C96346" w:rsidRPr="00C16A75" w:rsidRDefault="00C96346" w:rsidP="00C96346">
      <w:pPr>
        <w:pStyle w:val="Nadpis1"/>
        <w:rPr>
          <w:rStyle w:val="Znaknadpisu1"/>
          <w:rFonts w:ascii="Times New Roman" w:hAnsi="Times New Roman" w:cs="Times New Roman"/>
        </w:rPr>
      </w:pPr>
      <w:bookmarkStart w:id="359" w:name="_Toc421792696"/>
      <w:r w:rsidRPr="00C16A75">
        <w:rPr>
          <w:rStyle w:val="Znaknadpisu1"/>
          <w:rFonts w:ascii="Times New Roman" w:hAnsi="Times New Roman" w:cs="Times New Roman"/>
        </w:rPr>
        <w:lastRenderedPageBreak/>
        <w:t>Conclusion</w:t>
      </w:r>
      <w:bookmarkEnd w:id="359"/>
    </w:p>
    <w:p w14:paraId="02426C11" w14:textId="77777777" w:rsidR="00AC73BF" w:rsidRPr="00C16A75" w:rsidRDefault="00AC73BF" w:rsidP="00AC73BF">
      <w:pPr>
        <w:jc w:val="both"/>
        <w:rPr>
          <w:rFonts w:ascii="Times New Roman" w:hAnsi="Times New Roman" w:cs="Times New Roman"/>
          <w:lang w:val="en-US"/>
        </w:rPr>
      </w:pPr>
      <w:r w:rsidRPr="00C16A75">
        <w:rPr>
          <w:rFonts w:ascii="Times New Roman" w:hAnsi="Times New Roman" w:cs="Times New Roman"/>
          <w:lang w:val="en-US"/>
        </w:rPr>
        <w:t xml:space="preserve">This work began with the reimplementation of different physiological models into MATLAB/Simulink (MathWorks, Inc., U.S.). This approach was very time-consuming, with its only purpose being consistency-verification. The models in Simulink were neither simplified nor self-describing. Moreover, these models could not be easily extended or modified. This was the reason why we moved away from causal simulation tools and started to look for new possibilities for formalizing the physiological model for computer simulation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solution to our computer language criteria was provided by the Modelica language, into which I was able to easily implement the original Guyton model from 1972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One year later, I implemented the QHP model into Modelica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was one of the main results of our very successful national project, “E-Golem: medical learning simulator of human physiological functions as a background of e-learning teaching of critical care medicine” (2006–2009, MSM/2C, 2C06031). The next model I implemented into Modelica was HumMod 1.6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implementation involved the automatic comparison of output values with the original model, so it could describe all experiments for which the original one was described. Having achieved this implementation, it became very easy to extend the model with new acid-base theories, or new blood gas transport and cardiovascular details. Thus, in 2012, I implemented into the model Siggaard-Andersen’s new blood oxygen status model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(Siggaard-Andersen and Siggaard-Andersen, 1990)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model was able to simulate the support of artificial ventilation, for example, and even extravascular oxygenation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and many other inputs, such as infusions, dialyses, transfusions and hemorrhages, were designed for educational simulations, as part of the project entitled “Virtual patient – Simulator for medical education” (2011–2014, MPO/FR, FR-TI3/869). In the same manner of educational simulation, different scenarios of acid-base and respiratory disorders—for example, ketoacidosis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—were also tested in the model, into which the new acid-base calculations had already been implemented, as a result of electroneutrality, along with calculations for each significant chemical substance. One of the most significant results of this work was my separation of the main principles from the model into a Modelica library, called “Physiolibrary”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library won the free Modelica library awards at the 10th International Modelica Conference in 2014, in Lund, Sweden. By having these first principles—for the hydraulic calculation of cardiovascular system, for example—we were able to implement and identify more detailed cardiovascular models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(Kulhánek,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Through working on the physical chemistry theory behind physiology, I was able to formalize the first principles of electrochemical processes in 2015. Using these chemical formalizations, it was possible to implement almost any equilibrium from physical chemistry. Furthermore, I also designed the general principle of allosteric equilibria, which could be used, for example, to calculate the hemoglobin model with three ligands: oxygen, carbon dioxide and hydrogen ions </w: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2015b; Mateják, et al., 2015a)</w:t>
      </w:r>
      <w:r w:rsidRPr="00C16A75">
        <w:rPr>
          <w:rFonts w:ascii="Times New Roman" w:hAnsi="Times New Roman" w:cs="Times New Roman"/>
          <w:lang w:val="en-US"/>
        </w:rPr>
        <w:fldChar w:fldCharType="end"/>
      </w:r>
      <w:r w:rsidRPr="00C16A75">
        <w:rPr>
          <w:rFonts w:ascii="Times New Roman" w:hAnsi="Times New Roman" w:cs="Times New Roman"/>
          <w:lang w:val="en-US"/>
        </w:rPr>
        <w:t>. As shown in the thesis, all these physiological descriptions can be easily integrated into a single model, which I have named “Physiomodel”.</w:t>
      </w:r>
    </w:p>
    <w:p w14:paraId="0CA6DA04" w14:textId="77777777" w:rsidR="000D24CF" w:rsidRPr="00C16A75" w:rsidRDefault="00E57E31" w:rsidP="000D24CF">
      <w:pPr>
        <w:jc w:val="both"/>
        <w:rPr>
          <w:rFonts w:ascii="Times New Roman" w:hAnsi="Times New Roman" w:cs="Times New Roman"/>
          <w:lang w:val="en-US"/>
        </w:rPr>
      </w:pPr>
      <w:r w:rsidRPr="00C16A75">
        <w:rPr>
          <w:rFonts w:ascii="Times New Roman" w:hAnsi="Times New Roman" w:cs="Times New Roman"/>
          <w:lang w:val="en-US"/>
        </w:rPr>
        <w:t xml:space="preserve">The integrative description of human physiology using Modelica opens up new possibilities of scientific examination and the interconnection of physiology within many scientific disciplines. One must realize that according to a physiological description there are always some chemical, hydraulic, thermal, osmotic or population-based domains. Furthermore, the laws of these physical domains can be exactly described by mathematical equations. As was shown, the entire human physiology can be described as a large set of these mathematical equations. Without the object-orienting equation-based approach of computer science, it is not </w:t>
      </w:r>
      <w:r w:rsidRPr="00C16A75">
        <w:rPr>
          <w:rFonts w:ascii="Times New Roman" w:hAnsi="Times New Roman" w:cs="Times New Roman"/>
          <w:lang w:val="en-US"/>
        </w:rPr>
        <w:lastRenderedPageBreak/>
        <w:t xml:space="preserve">possible to easily create, extend, modify or understand such extremely large mathematical models. </w:t>
      </w:r>
    </w:p>
    <w:p w14:paraId="78B7BA3B" w14:textId="19871E36"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 integration and image extension of an integrative physiological model is often also connected with domain extension, which is not assumed as an improvement of the model (</w:t>
      </w:r>
      <w:r w:rsidR="00402E2A" w:rsidRPr="00C16A75">
        <w:rPr>
          <w:rFonts w:ascii="Times New Roman" w:hAnsi="Times New Roman" w:cs="Times New Roman"/>
          <w:lang w:val="en-US"/>
        </w:rPr>
        <w:t xml:space="preserve">section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_Ref421686984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In many instances in the Chemical library and Physiolibrary, this is solved using the “default” setting. This means that the new parameters are designed as unnecessary if the user does not want to use them. In this case, the user does not need to set them, because they have a default value. An example is the kinetics coefficient of chemical processes</w:t>
      </w:r>
      <w:r w:rsidR="00914D15">
        <w:rPr>
          <w:rFonts w:ascii="Times New Roman" w:hAnsi="Times New Roman" w:cs="Times New Roman"/>
          <w:lang w:val="en-US"/>
        </w:rPr>
        <w:t>, which are</w:t>
      </w:r>
      <w:r w:rsidRPr="00C16A75">
        <w:rPr>
          <w:rFonts w:ascii="Times New Roman" w:hAnsi="Times New Roman" w:cs="Times New Roman"/>
          <w:lang w:val="en-US"/>
        </w:rPr>
        <w:t xml:space="preserve"> set to be fast enough to equilibrate the process in a very short time. The user, who is interested only in viewing the chemical equilibrium, will simply ignore setting the kinetics coefficient. </w:t>
      </w:r>
    </w:p>
    <w:p w14:paraId="3B705961"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Therefore, if possible, it is better to design parameters that have already been scaled and that are almost independent of other settings. For example, the weight of organs and tissues can be represented by parameters defined as fractions of the entire weight. This automatically scales the size of each organ when we set only one parameter, i.e., the total weight of the individual patient. Furthermore, the default values that solve the switch between preselected genotypes or phenotypes can be considered as part of the model. This can decrease even a complex setting into choosing one type of setting, which is considered a rapid improvement of the model by applying the theory noted above. Modelica has been extremely helpful in solving the initial equations where relations between parameters can be implemented.</w:t>
      </w:r>
    </w:p>
    <w:p w14:paraId="6021A019"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 xml:space="preserve">As an extension, integration also has the same problems in terms of increasing the parameters and inputs of the model. Solving this problem using default values, scaled parameters or predefined datasets is not always a good idea. Mass should be guaranteed, so that during integration, redundant relations do not occur in the model. This state is very dangerous and is not automatically detectable. The redundant equation or redundant variable is an alternative equation of something that is already present in model. If this redundant variable is the state variable, its change as a type of flow is calculated twice; however, there must not be twice the amount of flows in any model. If an entirely new subsystem is inserted to the model that already calculates some parts of that subsystem, then the regulations and answers to the state of the new subsystem will be incorrect. The only clear solution to this problem is to remove all duplicated variables and duplicated relations, even if they calculate the same data but in a different way. In this way, the trusted relations can be selected and relations with lower credibility can be eliminated. An example of this is rendering our extension of the acid-base model as described in 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_Ref415232619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6.1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_Ref420274761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5.4.1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_Ref420274765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5.4.2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7EFF9500" w14:textId="45363C30" w:rsidR="00783D6B" w:rsidRPr="00186C90" w:rsidRDefault="00513310" w:rsidP="00601CA2">
      <w:pPr>
        <w:jc w:val="both"/>
        <w:rPr>
          <w:rFonts w:ascii="Times New Roman" w:hAnsi="Times New Roman" w:cs="Times New Roman"/>
          <w:lang w:val="en-US"/>
        </w:rPr>
      </w:pPr>
      <w:r w:rsidRPr="00C16A75">
        <w:rPr>
          <w:rFonts w:ascii="Times New Roman" w:hAnsi="Times New Roman" w:cs="Times New Roman"/>
          <w:lang w:val="en-US"/>
        </w:rPr>
        <w:t xml:space="preserve">The </w:t>
      </w:r>
      <w:r w:rsidR="00C96346" w:rsidRPr="00C16A75">
        <w:rPr>
          <w:rFonts w:ascii="Times New Roman" w:hAnsi="Times New Roman" w:cs="Times New Roman"/>
          <w:lang w:val="en-US"/>
        </w:rPr>
        <w:t>methodology</w:t>
      </w:r>
      <w:r w:rsidRPr="00C16A75">
        <w:rPr>
          <w:rFonts w:ascii="Times New Roman" w:hAnsi="Times New Roman" w:cs="Times New Roman"/>
          <w:lang w:val="en-US"/>
        </w:rPr>
        <w:t xml:space="preserve"> of integrative model development </w:t>
      </w:r>
      <w:r w:rsidR="00783D6B" w:rsidRPr="00C16A75">
        <w:rPr>
          <w:rFonts w:ascii="Times New Roman" w:hAnsi="Times New Roman" w:cs="Times New Roman"/>
          <w:lang w:val="en-US"/>
        </w:rPr>
        <w:t>h</w:t>
      </w:r>
      <w:r w:rsidR="008B7FAC" w:rsidRPr="00C16A75">
        <w:rPr>
          <w:rFonts w:ascii="Times New Roman" w:hAnsi="Times New Roman" w:cs="Times New Roman"/>
          <w:lang w:val="en-US"/>
        </w:rPr>
        <w:t>as</w:t>
      </w:r>
      <w:r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been </w:t>
      </w:r>
      <w:r w:rsidRPr="00C16A75">
        <w:rPr>
          <w:rFonts w:ascii="Times New Roman" w:hAnsi="Times New Roman" w:cs="Times New Roman"/>
          <w:lang w:val="en-US"/>
        </w:rPr>
        <w:t>formalized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_Ref421687020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w:t>
      </w:r>
      <w:r w:rsidR="008B7FAC" w:rsidRPr="00C16A75">
        <w:rPr>
          <w:rFonts w:ascii="Times New Roman" w:hAnsi="Times New Roman" w:cs="Times New Roman"/>
          <w:lang w:val="en-US"/>
        </w:rPr>
        <w:t>. Using these rules</w:t>
      </w:r>
      <w:r w:rsidR="00EE17EC" w:rsidRPr="00C16A75">
        <w:rPr>
          <w:rFonts w:ascii="Times New Roman" w:hAnsi="Times New Roman" w:cs="Times New Roman"/>
          <w:lang w:val="en-US"/>
        </w:rPr>
        <w:t>,</w:t>
      </w:r>
      <w:r w:rsidR="008B7FA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w:t>
      </w:r>
      <w:hyperlink r:id="rId208" w:history="1">
        <w:r w:rsidRPr="00C16A75">
          <w:rPr>
            <w:rStyle w:val="Hypertextovodkaz"/>
            <w:rFonts w:ascii="Times New Roman" w:hAnsi="Times New Roman" w:cs="Times New Roman"/>
            <w:lang w:val="en-US"/>
          </w:rPr>
          <w:t>Physiomodel</w:t>
        </w:r>
      </w:hyperlink>
      <w:r w:rsidR="008B7FAC" w:rsidRPr="00C16A75">
        <w:rPr>
          <w:rFonts w:ascii="Times New Roman" w:hAnsi="Times New Roman" w:cs="Times New Roman"/>
          <w:lang w:val="en-US"/>
        </w:rPr>
        <w:t xml:space="preserve"> </w:t>
      </w:r>
      <w:r w:rsidR="009D54F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DB5903">
        <w:rPr>
          <w:rFonts w:ascii="Times New Roman" w:hAnsi="Times New Roman" w:cs="Times New Roman"/>
          <w:lang w:val="en-US"/>
        </w:rPr>
        <w:t>5</w:t>
      </w:r>
      <w:r w:rsidR="00C12C8E" w:rsidRPr="00C16A75">
        <w:rPr>
          <w:rFonts w:ascii="Times New Roman" w:hAnsi="Times New Roman" w:cs="Times New Roman"/>
          <w:lang w:val="en-US"/>
        </w:rPr>
        <w:fldChar w:fldCharType="end"/>
      </w:r>
      <w:r w:rsidR="009D54FE" w:rsidRPr="00C16A75">
        <w:rPr>
          <w:rFonts w:ascii="Times New Roman" w:hAnsi="Times New Roman" w:cs="Times New Roman"/>
          <w:lang w:val="en-US"/>
        </w:rPr>
        <w:t>)</w:t>
      </w:r>
      <w:r w:rsidR="00EE17EC" w:rsidRPr="00C16A75">
        <w:rPr>
          <w:rFonts w:ascii="Times New Roman" w:hAnsi="Times New Roman" w:cs="Times New Roman"/>
          <w:lang w:val="en-US"/>
        </w:rPr>
        <w:t>, a large</w:t>
      </w:r>
      <w:r w:rsidR="008B7FAC" w:rsidRPr="00C16A75">
        <w:rPr>
          <w:rFonts w:ascii="Times New Roman" w:hAnsi="Times New Roman" w:cs="Times New Roman"/>
          <w:lang w:val="en-US"/>
        </w:rPr>
        <w:t xml:space="preserve"> integrative model of human physiology</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was</w:t>
      </w:r>
      <w:r w:rsidRPr="00C16A75">
        <w:rPr>
          <w:rFonts w:ascii="Times New Roman" w:hAnsi="Times New Roman" w:cs="Times New Roman"/>
          <w:lang w:val="en-US"/>
        </w:rPr>
        <w:t xml:space="preserve"> created in </w:t>
      </w:r>
      <w:hyperlink r:id="rId209" w:history="1">
        <w:r w:rsidRPr="00C16A75">
          <w:rPr>
            <w:rStyle w:val="Hypertextovodkaz"/>
            <w:rFonts w:ascii="Times New Roman" w:hAnsi="Times New Roman" w:cs="Times New Roman"/>
            <w:lang w:val="en-US"/>
          </w:rPr>
          <w:t>Modelica</w:t>
        </w:r>
      </w:hyperlink>
      <w:r w:rsidR="0011711A" w:rsidRPr="00C16A75">
        <w:rPr>
          <w:rFonts w:ascii="Times New Roman" w:hAnsi="Times New Roman" w:cs="Times New Roman"/>
          <w:lang w:val="en-US"/>
        </w:rPr>
        <w:t>, a</w:t>
      </w:r>
      <w:r w:rsidR="009D54FE" w:rsidRPr="00C16A75">
        <w:rPr>
          <w:rFonts w:ascii="Times New Roman" w:hAnsi="Times New Roman" w:cs="Times New Roman"/>
          <w:lang w:val="en-US"/>
        </w:rPr>
        <w:t xml:space="preserve"> </w:t>
      </w:r>
      <w:r w:rsidR="0011711A" w:rsidRPr="00C16A75">
        <w:rPr>
          <w:rFonts w:ascii="Times New Roman" w:hAnsi="Times New Roman" w:cs="Times New Roman"/>
          <w:lang w:val="en-US"/>
        </w:rPr>
        <w:t>computer language standardized by</w:t>
      </w:r>
      <w:r w:rsidR="00EE17EC" w:rsidRPr="00C16A75">
        <w:rPr>
          <w:rFonts w:ascii="Times New Roman" w:hAnsi="Times New Roman" w:cs="Times New Roman"/>
          <w:lang w:val="en-US"/>
        </w:rPr>
        <w:t xml:space="preserve"> the</w:t>
      </w:r>
      <w:r w:rsidR="0011711A" w:rsidRPr="00C16A75">
        <w:rPr>
          <w:rFonts w:ascii="Times New Roman" w:hAnsi="Times New Roman" w:cs="Times New Roman"/>
          <w:lang w:val="en-US"/>
        </w:rPr>
        <w:t xml:space="preserve"> </w:t>
      </w:r>
      <w:hyperlink r:id="rId210" w:history="1">
        <w:r w:rsidR="0011711A" w:rsidRPr="00C16A75">
          <w:rPr>
            <w:rStyle w:val="Hypertextovodkaz"/>
            <w:rFonts w:ascii="Times New Roman" w:hAnsi="Times New Roman" w:cs="Times New Roman"/>
            <w:lang w:val="en-US"/>
          </w:rPr>
          <w:t>Modelica Association</w:t>
        </w:r>
      </w:hyperlink>
      <w:r w:rsidRPr="00C16A75">
        <w:rPr>
          <w:rFonts w:ascii="Times New Roman" w:hAnsi="Times New Roman" w:cs="Times New Roman"/>
          <w:lang w:val="en-US"/>
        </w:rPr>
        <w:t xml:space="preserve">. </w:t>
      </w:r>
      <w:r w:rsidR="00333729" w:rsidRPr="00C16A75">
        <w:rPr>
          <w:rFonts w:ascii="Times New Roman" w:hAnsi="Times New Roman" w:cs="Times New Roman"/>
          <w:lang w:val="en-US"/>
        </w:rPr>
        <w:t>Th</w:t>
      </w:r>
      <w:r w:rsidRPr="00C16A75">
        <w:rPr>
          <w:rFonts w:ascii="Times New Roman" w:hAnsi="Times New Roman" w:cs="Times New Roman"/>
          <w:lang w:val="en-US"/>
        </w:rPr>
        <w:t>e model</w:t>
      </w:r>
      <w:r w:rsidR="00333729" w:rsidRPr="00C16A75">
        <w:rPr>
          <w:rFonts w:ascii="Times New Roman" w:hAnsi="Times New Roman" w:cs="Times New Roman"/>
          <w:lang w:val="en-US"/>
        </w:rPr>
        <w:t xml:space="preserve"> is </w:t>
      </w:r>
      <w:r w:rsidR="008B7FAC" w:rsidRPr="00C16A75">
        <w:rPr>
          <w:rFonts w:ascii="Times New Roman" w:hAnsi="Times New Roman" w:cs="Times New Roman"/>
          <w:lang w:val="en-US"/>
        </w:rPr>
        <w:t>an extension</w:t>
      </w:r>
      <w:r w:rsidR="009D54FE" w:rsidRPr="00C16A75">
        <w:rPr>
          <w:rFonts w:ascii="Times New Roman" w:hAnsi="Times New Roman" w:cs="Times New Roman"/>
          <w:lang w:val="en-US"/>
        </w:rPr>
        <w:t xml:space="preserve"> and integration</w:t>
      </w:r>
      <w:r w:rsidR="008B7FAC" w:rsidRPr="00C16A75">
        <w:rPr>
          <w:rFonts w:ascii="Times New Roman" w:hAnsi="Times New Roman" w:cs="Times New Roman"/>
          <w:lang w:val="en-US"/>
        </w:rPr>
        <w:t xml:space="preserve"> </w:t>
      </w:r>
      <w:r w:rsidR="00333729" w:rsidRPr="00C16A75">
        <w:rPr>
          <w:rFonts w:ascii="Times New Roman" w:hAnsi="Times New Roman" w:cs="Times New Roman"/>
          <w:lang w:val="en-US"/>
        </w:rPr>
        <w:t>of</w:t>
      </w:r>
      <w:r w:rsidR="0011711A"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the </w:t>
      </w:r>
      <w:hyperlink r:id="rId211" w:history="1">
        <w:r w:rsidR="00333729" w:rsidRPr="00C16A75">
          <w:rPr>
            <w:rStyle w:val="Hypertextovodkaz"/>
            <w:rFonts w:ascii="Times New Roman" w:hAnsi="Times New Roman" w:cs="Times New Roman"/>
            <w:lang w:val="en-US"/>
          </w:rPr>
          <w:t>HumMod</w:t>
        </w:r>
      </w:hyperlink>
      <w:r w:rsidR="00333729" w:rsidRPr="00C16A75">
        <w:rPr>
          <w:rFonts w:ascii="Times New Roman" w:hAnsi="Times New Roman" w:cs="Times New Roman"/>
          <w:lang w:val="en-US"/>
        </w:rPr>
        <w:t xml:space="preserve"> 1.6</w:t>
      </w:r>
      <w:r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model, created by the </w:t>
      </w:r>
      <w:r w:rsidRPr="00C16A75">
        <w:rPr>
          <w:rFonts w:ascii="Times New Roman" w:hAnsi="Times New Roman" w:cs="Times New Roman"/>
          <w:lang w:val="en-US"/>
        </w:rPr>
        <w:t>Mississippi</w:t>
      </w:r>
      <w:r w:rsidR="00783D6B" w:rsidRPr="00C16A75">
        <w:rPr>
          <w:rFonts w:ascii="Times New Roman" w:hAnsi="Times New Roman" w:cs="Times New Roman"/>
          <w:lang w:val="en-US"/>
        </w:rPr>
        <w:t xml:space="preserve"> </w:t>
      </w:r>
      <w:r w:rsidR="0011711A" w:rsidRPr="00C16A75">
        <w:rPr>
          <w:rFonts w:ascii="Times New Roman" w:hAnsi="Times New Roman" w:cs="Times New Roman"/>
          <w:lang w:val="en-US"/>
        </w:rPr>
        <w:t>University of Medical Center</w:t>
      </w:r>
      <w:r w:rsidR="00333729" w:rsidRPr="00C16A75">
        <w:rPr>
          <w:rFonts w:ascii="Times New Roman" w:hAnsi="Times New Roman" w:cs="Times New Roman"/>
          <w:lang w:val="en-US"/>
        </w:rPr>
        <w:t>.</w:t>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The Physiomodel integrates</w:t>
      </w:r>
      <w:r w:rsidR="008B7FAC" w:rsidRPr="00C16A75">
        <w:rPr>
          <w:rFonts w:ascii="Times New Roman" w:hAnsi="Times New Roman" w:cs="Times New Roman"/>
          <w:lang w:val="en-US"/>
        </w:rPr>
        <w:t xml:space="preserve"> the original </w:t>
      </w:r>
      <w:r w:rsidR="00783D6B" w:rsidRPr="00C16A75">
        <w:rPr>
          <w:rFonts w:ascii="Times New Roman" w:hAnsi="Times New Roman" w:cs="Times New Roman"/>
          <w:lang w:val="en-US"/>
        </w:rPr>
        <w:t xml:space="preserve">HumMod </w:t>
      </w:r>
      <w:r w:rsidR="008B7FAC" w:rsidRPr="00C16A75">
        <w:rPr>
          <w:rFonts w:ascii="Times New Roman" w:hAnsi="Times New Roman" w:cs="Times New Roman"/>
          <w:lang w:val="en-US"/>
        </w:rPr>
        <w:t xml:space="preserve">model </w:t>
      </w:r>
      <w:r w:rsidR="00EE17EC" w:rsidRPr="00C16A75">
        <w:rPr>
          <w:rFonts w:ascii="Times New Roman" w:hAnsi="Times New Roman" w:cs="Times New Roman"/>
          <w:lang w:val="en-US"/>
        </w:rPr>
        <w:t xml:space="preserve">with </w:t>
      </w:r>
      <w:r w:rsidR="00783D6B" w:rsidRPr="00C16A75">
        <w:rPr>
          <w:rFonts w:ascii="Times New Roman" w:hAnsi="Times New Roman" w:cs="Times New Roman"/>
          <w:lang w:val="en-US"/>
        </w:rPr>
        <w:t>the</w:t>
      </w:r>
      <w:r w:rsidR="008B7FAC" w:rsidRPr="00C16A75">
        <w:rPr>
          <w:rFonts w:ascii="Times New Roman" w:hAnsi="Times New Roman" w:cs="Times New Roman"/>
          <w:lang w:val="en-US"/>
        </w:rPr>
        <w:t xml:space="preserve"> new acid-base </w:t>
      </w:r>
      <w:r w:rsidR="00EE17EC" w:rsidRPr="00C16A75">
        <w:rPr>
          <w:rFonts w:ascii="Times New Roman" w:hAnsi="Times New Roman" w:cs="Times New Roman"/>
          <w:lang w:val="en-US"/>
        </w:rPr>
        <w:t xml:space="preserve">model </w:t>
      </w:r>
      <w:r w:rsidR="008B7FAC" w:rsidRPr="00C16A75">
        <w:rPr>
          <w:rFonts w:ascii="Times New Roman" w:hAnsi="Times New Roman" w:cs="Times New Roman"/>
          <w:lang w:val="en-US"/>
        </w:rPr>
        <w:t>(</w:t>
      </w:r>
      <w:r w:rsidR="001F30A7" w:rsidRPr="00C16A75">
        <w:rPr>
          <w:rFonts w:ascii="Times New Roman" w:hAnsi="Times New Roman" w:cs="Times New Roman"/>
          <w:lang w:val="en-US"/>
        </w:rPr>
        <w:t>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_Ref420407841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B5903">
        <w:rPr>
          <w:rFonts w:ascii="Times New Roman" w:hAnsi="Times New Roman" w:cs="Times New Roman"/>
          <w:lang w:val="en-US"/>
        </w:rPr>
        <w:t>5.4.1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_Ref414302047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B5903">
        <w:rPr>
          <w:rFonts w:ascii="Times New Roman" w:hAnsi="Times New Roman" w:cs="Times New Roman"/>
          <w:lang w:val="en-US"/>
        </w:rPr>
        <w:t>5.4.6</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_Ref415232619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B5903">
        <w:rPr>
          <w:rFonts w:ascii="Times New Roman" w:hAnsi="Times New Roman" w:cs="Times New Roman"/>
          <w:lang w:val="en-US"/>
        </w:rPr>
        <w:t>6.1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and new blood gases transport approach (Section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_Ref420407964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B5903">
        <w:rPr>
          <w:rFonts w:ascii="Times New Roman" w:hAnsi="Times New Roman" w:cs="Times New Roman"/>
          <w:lang w:val="en-US"/>
        </w:rPr>
        <w:t>5.5</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As part of </w:t>
      </w:r>
      <w:r w:rsidR="00EE17EC" w:rsidRPr="00C16A75">
        <w:rPr>
          <w:rFonts w:ascii="Times New Roman" w:hAnsi="Times New Roman" w:cs="Times New Roman"/>
          <w:lang w:val="en-US"/>
        </w:rPr>
        <w:t xml:space="preserve">the </w:t>
      </w:r>
      <w:r w:rsidR="00783D6B" w:rsidRPr="00C16A75">
        <w:rPr>
          <w:rFonts w:ascii="Times New Roman" w:hAnsi="Times New Roman" w:cs="Times New Roman"/>
          <w:lang w:val="en-US"/>
        </w:rPr>
        <w:t>acid-base and gases transport model</w:t>
      </w:r>
      <w:r w:rsidR="00EE17EC" w:rsidRPr="00C16A75">
        <w:rPr>
          <w:rFonts w:ascii="Times New Roman" w:hAnsi="Times New Roman" w:cs="Times New Roman"/>
          <w:lang w:val="en-US"/>
        </w:rPr>
        <w:t>,</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a</w:t>
      </w:r>
      <w:r w:rsidR="00783D6B" w:rsidRPr="00C16A75">
        <w:rPr>
          <w:rFonts w:ascii="Times New Roman" w:hAnsi="Times New Roman" w:cs="Times New Roman"/>
          <w:lang w:val="en-US"/>
        </w:rPr>
        <w:t xml:space="preserve"> </w:t>
      </w:r>
      <w:r w:rsidR="008B7FAC" w:rsidRPr="00C16A75">
        <w:rPr>
          <w:rFonts w:ascii="Times New Roman" w:hAnsi="Times New Roman" w:cs="Times New Roman"/>
          <w:lang w:val="en-US"/>
        </w:rPr>
        <w:t xml:space="preserve">new </w:t>
      </w:r>
      <w:r w:rsidR="00783D6B" w:rsidRPr="00C16A75">
        <w:rPr>
          <w:rFonts w:ascii="Times New Roman" w:hAnsi="Times New Roman" w:cs="Times New Roman"/>
          <w:lang w:val="en-US"/>
        </w:rPr>
        <w:t xml:space="preserve">general model </w:t>
      </w:r>
      <w:r w:rsidR="008B7FAC" w:rsidRPr="00C16A75">
        <w:rPr>
          <w:rFonts w:ascii="Times New Roman" w:hAnsi="Times New Roman" w:cs="Times New Roman"/>
          <w:lang w:val="en-US"/>
        </w:rPr>
        <w:t xml:space="preserve">of complex chemical </w:t>
      </w:r>
      <w:r w:rsidR="00783D6B" w:rsidRPr="00C16A75">
        <w:rPr>
          <w:rFonts w:ascii="Times New Roman" w:hAnsi="Times New Roman" w:cs="Times New Roman"/>
          <w:lang w:val="en-US"/>
        </w:rPr>
        <w:t>equilibria</w:t>
      </w:r>
      <w:r w:rsidR="008B7FAC" w:rsidRPr="00C16A75">
        <w:rPr>
          <w:rFonts w:ascii="Times New Roman" w:hAnsi="Times New Roman" w:cs="Times New Roman"/>
          <w:lang w:val="en-US"/>
        </w:rPr>
        <w:t xml:space="preserve"> on macromolecules</w:t>
      </w:r>
      <w:r w:rsidR="00EE17EC" w:rsidRPr="00C16A75">
        <w:rPr>
          <w:rFonts w:ascii="Times New Roman" w:hAnsi="Times New Roman" w:cs="Times New Roman"/>
          <w:lang w:val="en-US"/>
        </w:rPr>
        <w:t xml:space="preserve"> was developed,</w:t>
      </w:r>
      <w:r w:rsidR="008B7FAC" w:rsidRPr="00C16A75">
        <w:rPr>
          <w:rFonts w:ascii="Times New Roman" w:hAnsi="Times New Roman" w:cs="Times New Roman"/>
          <w:lang w:val="en-US"/>
        </w:rPr>
        <w:t xml:space="preserve"> as demonstrated by </w:t>
      </w:r>
      <w:r w:rsidR="00EE17EC" w:rsidRPr="00C16A75">
        <w:rPr>
          <w:rFonts w:ascii="Times New Roman" w:hAnsi="Times New Roman" w:cs="Times New Roman"/>
          <w:lang w:val="en-US"/>
        </w:rPr>
        <w:t xml:space="preserve">the </w:t>
      </w:r>
      <w:r w:rsidR="008B7FAC" w:rsidRPr="00C16A75">
        <w:rPr>
          <w:rFonts w:ascii="Times New Roman" w:hAnsi="Times New Roman" w:cs="Times New Roman"/>
          <w:lang w:val="en-US"/>
        </w:rPr>
        <w:t>O</w:t>
      </w:r>
      <w:r w:rsidR="008B7FAC" w:rsidRPr="00C16A75">
        <w:rPr>
          <w:rFonts w:ascii="Times New Roman" w:hAnsi="Times New Roman" w:cs="Times New Roman"/>
          <w:vertAlign w:val="subscript"/>
          <w:lang w:val="en-US"/>
        </w:rPr>
        <w:t>2</w:t>
      </w:r>
      <w:r w:rsidR="008B7FAC" w:rsidRPr="00C16A75">
        <w:rPr>
          <w:rFonts w:ascii="Times New Roman" w:hAnsi="Times New Roman" w:cs="Times New Roman"/>
          <w:lang w:val="en-US"/>
        </w:rPr>
        <w:t>-H</w:t>
      </w:r>
      <w:r w:rsidR="008B7FAC" w:rsidRPr="00C16A75">
        <w:rPr>
          <w:rFonts w:ascii="Times New Roman" w:hAnsi="Times New Roman" w:cs="Times New Roman"/>
          <w:vertAlign w:val="superscript"/>
          <w:lang w:val="en-US"/>
        </w:rPr>
        <w:t>+</w:t>
      </w:r>
      <w:r w:rsidR="008B7FAC" w:rsidRPr="00C16A75">
        <w:rPr>
          <w:rFonts w:ascii="Times New Roman" w:hAnsi="Times New Roman" w:cs="Times New Roman"/>
          <w:lang w:val="en-US"/>
        </w:rPr>
        <w:t>-CO</w:t>
      </w:r>
      <w:r w:rsidR="008B7FAC" w:rsidRPr="00C16A75">
        <w:rPr>
          <w:rFonts w:ascii="Times New Roman" w:hAnsi="Times New Roman" w:cs="Times New Roman"/>
          <w:vertAlign w:val="subscript"/>
          <w:lang w:val="en-US"/>
        </w:rPr>
        <w:t>2</w:t>
      </w:r>
      <w:r w:rsidR="001F30A7" w:rsidRPr="00C16A75">
        <w:rPr>
          <w:rFonts w:ascii="Times New Roman" w:hAnsi="Times New Roman" w:cs="Times New Roman"/>
          <w:lang w:val="en-US"/>
        </w:rPr>
        <w:t>-HemoglobinA system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_Ref420408085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B5903">
        <w:rPr>
          <w:rFonts w:ascii="Times New Roman" w:hAnsi="Times New Roman" w:cs="Times New Roman"/>
          <w:lang w:val="en-US"/>
        </w:rPr>
        <w:t>5.5.3</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_Ref420408123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B5903">
        <w:rPr>
          <w:rFonts w:ascii="Times New Roman" w:hAnsi="Times New Roman" w:cs="Times New Roman"/>
          <w:lang w:val="en-US"/>
        </w:rPr>
        <w:t>3.1.5</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_Ref421561235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DB5903">
        <w:rPr>
          <w:rFonts w:ascii="Times New Roman" w:hAnsi="Times New Roman" w:cs="Times New Roman"/>
          <w:lang w:val="en-US"/>
        </w:rPr>
        <w:t>5.5.4</w:t>
      </w:r>
      <w:r w:rsidR="001F30A7"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_Ref421561244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DB5903">
        <w:rPr>
          <w:rFonts w:ascii="Times New Roman" w:hAnsi="Times New Roman" w:cs="Times New Roman"/>
          <w:lang w:val="en-US"/>
        </w:rPr>
        <w:t>5.7.3</w:t>
      </w:r>
      <w:r w:rsidR="001F30A7"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The </w:t>
      </w:r>
      <w:r w:rsidR="00EE17EC" w:rsidRPr="00C16A75">
        <w:rPr>
          <w:rFonts w:ascii="Times New Roman" w:hAnsi="Times New Roman" w:cs="Times New Roman"/>
          <w:lang w:val="en-US"/>
        </w:rPr>
        <w:t xml:space="preserve">primary </w:t>
      </w:r>
      <w:r w:rsidR="00783D6B" w:rsidRPr="00C16A75">
        <w:rPr>
          <w:rFonts w:ascii="Times New Roman" w:hAnsi="Times New Roman" w:cs="Times New Roman"/>
          <w:lang w:val="en-US"/>
        </w:rPr>
        <w:t xml:space="preserve">results of this work </w:t>
      </w:r>
      <w:r w:rsidR="00EE17EC" w:rsidRPr="00C16A75">
        <w:rPr>
          <w:rFonts w:ascii="Times New Roman" w:hAnsi="Times New Roman" w:cs="Times New Roman"/>
          <w:lang w:val="en-US"/>
        </w:rPr>
        <w:t>include also</w:t>
      </w:r>
      <w:r w:rsidR="00783D6B" w:rsidRPr="00C16A75">
        <w:rPr>
          <w:rFonts w:ascii="Times New Roman" w:hAnsi="Times New Roman" w:cs="Times New Roman"/>
          <w:lang w:val="en-US"/>
        </w:rPr>
        <w:t xml:space="preserve"> the </w:t>
      </w:r>
      <w:r w:rsidR="00333729" w:rsidRPr="00C16A75">
        <w:rPr>
          <w:rFonts w:ascii="Times New Roman" w:hAnsi="Times New Roman" w:cs="Times New Roman"/>
          <w:lang w:val="en-US"/>
        </w:rPr>
        <w:t xml:space="preserve">new </w:t>
      </w:r>
      <w:r w:rsidR="008B7FAC" w:rsidRPr="00C16A75">
        <w:rPr>
          <w:rFonts w:ascii="Times New Roman" w:hAnsi="Times New Roman" w:cs="Times New Roman"/>
          <w:lang w:val="en-US"/>
        </w:rPr>
        <w:t>Modelica libraries called</w:t>
      </w:r>
      <w:r w:rsidR="0045201A" w:rsidRPr="00C16A75">
        <w:rPr>
          <w:rFonts w:ascii="Times New Roman" w:hAnsi="Times New Roman" w:cs="Times New Roman"/>
          <w:lang w:val="en-US"/>
        </w:rPr>
        <w:t xml:space="preserve"> </w:t>
      </w:r>
      <w:hyperlink r:id="rId212" w:history="1">
        <w:r w:rsidR="0045201A" w:rsidRPr="00C16A75">
          <w:rPr>
            <w:rStyle w:val="Hypertextovodkaz"/>
            <w:rFonts w:ascii="Times New Roman" w:hAnsi="Times New Roman" w:cs="Times New Roman"/>
            <w:lang w:val="en-US"/>
          </w:rPr>
          <w:t>Physiolibrary</w:t>
        </w:r>
      </w:hyperlink>
      <w:r w:rsidR="00B02618" w:rsidRPr="00C16A75">
        <w:rPr>
          <w:rFonts w:ascii="Times New Roman" w:hAnsi="Times New Roman" w:cs="Times New Roman"/>
          <w:lang w:val="en-US"/>
        </w:rPr>
        <w:t xml:space="preserve"> </w:t>
      </w:r>
      <w:r w:rsidR="0045201A" w:rsidRPr="00C16A75">
        <w:rPr>
          <w:rFonts w:ascii="Times New Roman" w:hAnsi="Times New Roman" w:cs="Times New Roman"/>
          <w:lang w:val="en-US"/>
        </w:rPr>
        <w:t xml:space="preserve">and </w:t>
      </w:r>
      <w:hyperlink r:id="rId213" w:history="1">
        <w:r w:rsidR="0045201A" w:rsidRPr="00C16A75">
          <w:rPr>
            <w:rStyle w:val="Hypertextovodkaz"/>
            <w:rFonts w:ascii="Times New Roman" w:hAnsi="Times New Roman" w:cs="Times New Roman"/>
            <w:lang w:val="en-US"/>
          </w:rPr>
          <w:t>Chemical library</w:t>
        </w:r>
      </w:hyperlink>
      <w:r w:rsidR="0045201A"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_Ref421560826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DB5903">
        <w:rPr>
          <w:rFonts w:ascii="Times New Roman" w:hAnsi="Times New Roman" w:cs="Times New Roman"/>
          <w:lang w:val="en-US"/>
        </w:rPr>
        <w:t>3</w:t>
      </w:r>
      <w:r w:rsidR="00C12C8E" w:rsidRPr="00C16A75">
        <w:rPr>
          <w:rFonts w:ascii="Times New Roman" w:hAnsi="Times New Roman" w:cs="Times New Roman"/>
          <w:lang w:val="en-US"/>
        </w:rPr>
        <w:fldChar w:fldCharType="end"/>
      </w:r>
      <w:r w:rsidR="00783D6B" w:rsidRPr="00C16A75">
        <w:rPr>
          <w:rFonts w:ascii="Times New Roman" w:hAnsi="Times New Roman" w:cs="Times New Roman"/>
          <w:lang w:val="en-US"/>
        </w:rPr>
        <w:t xml:space="preserve">), which </w:t>
      </w:r>
      <w:r w:rsidR="00EE17EC" w:rsidRPr="00186C90">
        <w:rPr>
          <w:rFonts w:ascii="Times New Roman" w:hAnsi="Times New Roman" w:cs="Times New Roman"/>
          <w:lang w:val="en-US"/>
        </w:rPr>
        <w:t xml:space="preserve">have </w:t>
      </w:r>
      <w:r w:rsidR="00783D6B" w:rsidRPr="00186C90">
        <w:rPr>
          <w:rFonts w:ascii="Times New Roman" w:hAnsi="Times New Roman" w:cs="Times New Roman"/>
          <w:lang w:val="en-US"/>
        </w:rPr>
        <w:t xml:space="preserve">already </w:t>
      </w:r>
      <w:r w:rsidR="00EE17EC" w:rsidRPr="00186C90">
        <w:rPr>
          <w:rFonts w:ascii="Times New Roman" w:hAnsi="Times New Roman" w:cs="Times New Roman"/>
          <w:lang w:val="en-US"/>
        </w:rPr>
        <w:t xml:space="preserve">been </w:t>
      </w:r>
      <w:r w:rsidR="00783D6B" w:rsidRPr="00186C90">
        <w:rPr>
          <w:rFonts w:ascii="Times New Roman" w:hAnsi="Times New Roman" w:cs="Times New Roman"/>
          <w:lang w:val="en-US"/>
        </w:rPr>
        <w:t xml:space="preserve">integrated to </w:t>
      </w:r>
      <w:r w:rsidR="00EE17EC" w:rsidRPr="00186C90">
        <w:rPr>
          <w:rFonts w:ascii="Times New Roman" w:hAnsi="Times New Roman" w:cs="Times New Roman"/>
          <w:lang w:val="en-US"/>
        </w:rPr>
        <w:t xml:space="preserve">the </w:t>
      </w:r>
      <w:r w:rsidR="00783D6B" w:rsidRPr="00186C90">
        <w:rPr>
          <w:rFonts w:ascii="Times New Roman" w:hAnsi="Times New Roman" w:cs="Times New Roman"/>
          <w:lang w:val="en-US"/>
        </w:rPr>
        <w:t xml:space="preserve">open-source Modelica environment called </w:t>
      </w:r>
      <w:hyperlink r:id="rId214" w:history="1">
        <w:r w:rsidR="00783D6B" w:rsidRPr="00186C90">
          <w:rPr>
            <w:rStyle w:val="Hypertextovodkaz"/>
            <w:rFonts w:ascii="Times New Roman" w:hAnsi="Times New Roman" w:cs="Times New Roman"/>
            <w:lang w:val="en-US"/>
          </w:rPr>
          <w:t>OpenModelica</w:t>
        </w:r>
      </w:hyperlink>
      <w:r w:rsidR="00333729" w:rsidRP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These graphical and hierarchical implementations </w:t>
      </w:r>
      <w:r w:rsidR="006A66B3">
        <w:rPr>
          <w:rFonts w:ascii="Times New Roman" w:hAnsi="Times New Roman" w:cs="Times New Roman"/>
          <w:color w:val="222222"/>
          <w:shd w:val="clear" w:color="auto" w:fill="FFFFFF"/>
          <w:lang w:val="en-US"/>
        </w:rPr>
        <w:t>confirms</w:t>
      </w:r>
      <w:r w:rsidR="00186C90" w:rsidRPr="00186C90">
        <w:rPr>
          <w:rFonts w:ascii="Times New Roman" w:hAnsi="Times New Roman" w:cs="Times New Roman"/>
          <w:color w:val="222222"/>
          <w:shd w:val="clear" w:color="auto" w:fill="FFFFFF"/>
          <w:lang w:val="en-US"/>
        </w:rPr>
        <w:t xml:space="preserve"> the formalization hypothesis.</w:t>
      </w:r>
    </w:p>
    <w:p w14:paraId="7129C63C" w14:textId="1899428D" w:rsidR="00783D6B" w:rsidRPr="00186C90" w:rsidRDefault="00783D6B"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lastRenderedPageBreak/>
        <w:t>The result</w:t>
      </w:r>
      <w:r w:rsidR="00EE17EC" w:rsidRPr="00C16A75">
        <w:rPr>
          <w:rFonts w:ascii="Times New Roman" w:hAnsi="Times New Roman" w:cs="Times New Roman"/>
          <w:lang w:val="en-US"/>
        </w:rPr>
        <w:t>s</w:t>
      </w:r>
      <w:r w:rsidRPr="00C16A75">
        <w:rPr>
          <w:rFonts w:ascii="Times New Roman" w:hAnsi="Times New Roman" w:cs="Times New Roman"/>
          <w:lang w:val="en-US"/>
        </w:rPr>
        <w:t xml:space="preserve"> of </w:t>
      </w:r>
      <w:r w:rsidR="00EE17EC" w:rsidRPr="00C16A75">
        <w:rPr>
          <w:rFonts w:ascii="Times New Roman" w:hAnsi="Times New Roman" w:cs="Times New Roman"/>
          <w:lang w:val="en-US"/>
        </w:rPr>
        <w:t xml:space="preserve">the </w:t>
      </w:r>
      <w:r w:rsidRPr="00C16A75">
        <w:rPr>
          <w:rFonts w:ascii="Times New Roman" w:hAnsi="Times New Roman" w:cs="Times New Roman"/>
          <w:lang w:val="en-US"/>
        </w:rPr>
        <w:t>formalized theory of model development</w:t>
      </w:r>
      <w:r w:rsidR="00615FE8" w:rsidRPr="00C16A75">
        <w:rPr>
          <w:rFonts w:ascii="Times New Roman" w:hAnsi="Times New Roman" w:cs="Times New Roman"/>
          <w:lang w:val="en-US"/>
        </w:rPr>
        <w:t xml:space="preserve"> </w:t>
      </w:r>
      <w:r w:rsidR="00C12C8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4</w:t>
      </w:r>
      <w:r w:rsidR="00402E2A" w:rsidRPr="00C16A75">
        <w:rPr>
          <w:rFonts w:ascii="Times New Roman" w:hAnsi="Times New Roman" w:cs="Times New Roman"/>
          <w:lang w:val="en-US"/>
        </w:rPr>
        <w:fldChar w:fldCharType="end"/>
      </w:r>
      <w:r w:rsidR="00C12C8E" w:rsidRPr="00C16A75">
        <w:rPr>
          <w:rFonts w:ascii="Times New Roman" w:hAnsi="Times New Roman" w:cs="Times New Roman"/>
          <w:lang w:val="en-US"/>
        </w:rPr>
        <w:t xml:space="preserve">) </w:t>
      </w:r>
      <w:r w:rsidR="00615FE8" w:rsidRPr="00C16A75">
        <w:rPr>
          <w:rFonts w:ascii="Times New Roman" w:hAnsi="Times New Roman" w:cs="Times New Roman"/>
          <w:lang w:val="en-US"/>
        </w:rPr>
        <w:t xml:space="preserve">are the rules for comparison, reduction, extension and integration of models. The comparison between models </w:t>
      </w:r>
      <w:r w:rsidR="00EE17EC" w:rsidRPr="00C16A75">
        <w:rPr>
          <w:rFonts w:ascii="Times New Roman" w:hAnsi="Times New Roman" w:cs="Times New Roman"/>
          <w:lang w:val="en-US"/>
        </w:rPr>
        <w:t xml:space="preserve">was </w:t>
      </w:r>
      <w:r w:rsidR="00615FE8" w:rsidRPr="00C16A75">
        <w:rPr>
          <w:rFonts w:ascii="Times New Roman" w:hAnsi="Times New Roman" w:cs="Times New Roman"/>
          <w:lang w:val="en-US"/>
        </w:rPr>
        <w:t>based on real experiments</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be described by</w:t>
      </w:r>
      <w:r w:rsidR="00EE17EC" w:rsidRPr="00C16A75">
        <w:rPr>
          <w:rFonts w:ascii="Times New Roman" w:hAnsi="Times New Roman" w:cs="Times New Roman"/>
          <w:lang w:val="en-US"/>
        </w:rPr>
        <w:t xml:space="preserve"> the</w:t>
      </w:r>
      <w:r w:rsidR="00615FE8" w:rsidRPr="00C16A75">
        <w:rPr>
          <w:rFonts w:ascii="Times New Roman" w:hAnsi="Times New Roman" w:cs="Times New Roman"/>
          <w:lang w:val="en-US"/>
        </w:rPr>
        <w:t xml:space="preserve"> models. </w:t>
      </w:r>
      <w:r w:rsidR="00EE17EC" w:rsidRPr="00C16A75">
        <w:rPr>
          <w:rFonts w:ascii="Times New Roman" w:hAnsi="Times New Roman" w:cs="Times New Roman"/>
          <w:lang w:val="en-US"/>
        </w:rPr>
        <w:t>R</w:t>
      </w:r>
      <w:r w:rsidR="00615FE8" w:rsidRPr="00C16A75">
        <w:rPr>
          <w:rFonts w:ascii="Times New Roman" w:hAnsi="Times New Roman" w:cs="Times New Roman"/>
          <w:lang w:val="en-US"/>
        </w:rPr>
        <w:t xml:space="preserve">eduction here </w:t>
      </w:r>
      <w:r w:rsidR="00EE17EC" w:rsidRPr="00C16A75">
        <w:rPr>
          <w:rFonts w:ascii="Times New Roman" w:hAnsi="Times New Roman" w:cs="Times New Roman"/>
          <w:lang w:val="en-US"/>
        </w:rPr>
        <w:t xml:space="preserve">refers to the </w:t>
      </w:r>
      <w:r w:rsidR="00615FE8" w:rsidRPr="00C16A75">
        <w:rPr>
          <w:rFonts w:ascii="Times New Roman" w:hAnsi="Times New Roman" w:cs="Times New Roman"/>
          <w:lang w:val="en-US"/>
        </w:rPr>
        <w:t xml:space="preserve">elimination of correlated parameters. </w:t>
      </w:r>
      <w:r w:rsidR="00EE17EC" w:rsidRPr="00C16A75">
        <w:rPr>
          <w:rFonts w:ascii="Times New Roman" w:hAnsi="Times New Roman" w:cs="Times New Roman"/>
          <w:lang w:val="en-US"/>
        </w:rPr>
        <w:t>E</w:t>
      </w:r>
      <w:r w:rsidR="00615FE8" w:rsidRPr="00C16A75">
        <w:rPr>
          <w:rFonts w:ascii="Times New Roman" w:hAnsi="Times New Roman" w:cs="Times New Roman"/>
          <w:lang w:val="en-US"/>
        </w:rPr>
        <w:t xml:space="preserve">xtension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addition of new relations with new variables to the model, which does not collide with </w:t>
      </w:r>
      <w:r w:rsidR="00EE17EC" w:rsidRPr="00C16A75">
        <w:rPr>
          <w:rFonts w:ascii="Times New Roman" w:hAnsi="Times New Roman" w:cs="Times New Roman"/>
          <w:lang w:val="en-US"/>
        </w:rPr>
        <w:t xml:space="preserve">aspects of </w:t>
      </w:r>
      <w:r w:rsidR="00615FE8" w:rsidRPr="00C16A75">
        <w:rPr>
          <w:rFonts w:ascii="Times New Roman" w:hAnsi="Times New Roman" w:cs="Times New Roman"/>
          <w:lang w:val="en-US"/>
        </w:rPr>
        <w:t xml:space="preserve">the rest of model. </w:t>
      </w:r>
      <w:r w:rsidR="00EE17EC" w:rsidRPr="00C16A75">
        <w:rPr>
          <w:rFonts w:ascii="Times New Roman" w:hAnsi="Times New Roman" w:cs="Times New Roman"/>
          <w:lang w:val="en-US"/>
        </w:rPr>
        <w:t>Fi</w:t>
      </w:r>
      <w:r w:rsidR="00615FE8" w:rsidRPr="00C16A75">
        <w:rPr>
          <w:rFonts w:ascii="Times New Roman" w:hAnsi="Times New Roman" w:cs="Times New Roman"/>
          <w:lang w:val="en-US"/>
        </w:rPr>
        <w:t>nally</w:t>
      </w:r>
      <w:r w:rsidR="00EE17EC" w:rsidRPr="00C16A75">
        <w:rPr>
          <w:rFonts w:ascii="Times New Roman" w:hAnsi="Times New Roman" w:cs="Times New Roman"/>
          <w:lang w:val="en-US"/>
        </w:rPr>
        <w:t>,</w:t>
      </w:r>
      <w:r w:rsidR="00615FE8" w:rsidRPr="00C16A75">
        <w:rPr>
          <w:rFonts w:ascii="Times New Roman" w:hAnsi="Times New Roman" w:cs="Times New Roman"/>
          <w:lang w:val="en-US"/>
        </w:rPr>
        <w:t xml:space="preserve"> integration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development of </w:t>
      </w:r>
      <w:r w:rsidR="00EE17EC" w:rsidRPr="00C16A75">
        <w:rPr>
          <w:rFonts w:ascii="Times New Roman" w:hAnsi="Times New Roman" w:cs="Times New Roman"/>
          <w:lang w:val="en-US"/>
        </w:rPr>
        <w:t xml:space="preserve">a </w:t>
      </w:r>
      <w:r w:rsidR="00615FE8" w:rsidRPr="00C16A75">
        <w:rPr>
          <w:rFonts w:ascii="Times New Roman" w:hAnsi="Times New Roman" w:cs="Times New Roman"/>
          <w:lang w:val="en-US"/>
        </w:rPr>
        <w:t>new theory</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describe all real experiments of previously separated </w:t>
      </w:r>
      <w:r w:rsidR="003D567E" w:rsidRPr="00C16A75">
        <w:rPr>
          <w:rFonts w:ascii="Times New Roman" w:hAnsi="Times New Roman" w:cs="Times New Roman"/>
          <w:lang w:val="en-US"/>
        </w:rPr>
        <w:t>model</w:t>
      </w:r>
      <w:r w:rsidR="00615FE8" w:rsidRPr="00C16A75">
        <w:rPr>
          <w:rFonts w:ascii="Times New Roman" w:hAnsi="Times New Roman" w:cs="Times New Roman"/>
          <w:lang w:val="en-US"/>
        </w:rPr>
        <w:t xml:space="preserve">s. </w:t>
      </w:r>
      <w:r w:rsidR="002234C2" w:rsidRPr="00C16A75">
        <w:rPr>
          <w:rFonts w:ascii="Times New Roman" w:hAnsi="Times New Roman" w:cs="Times New Roman"/>
          <w:lang w:val="en-US"/>
        </w:rPr>
        <w:t xml:space="preserve">The </w:t>
      </w:r>
      <w:r w:rsidR="00765D3B" w:rsidRPr="00C16A75">
        <w:rPr>
          <w:rFonts w:ascii="Times New Roman" w:hAnsi="Times New Roman" w:cs="Times New Roman"/>
          <w:lang w:val="en-US"/>
        </w:rPr>
        <w:t xml:space="preserve">integration </w:t>
      </w:r>
      <w:r w:rsidR="002234C2" w:rsidRPr="00C16A75">
        <w:rPr>
          <w:rFonts w:ascii="Times New Roman" w:hAnsi="Times New Roman" w:cs="Times New Roman"/>
          <w:lang w:val="en-US"/>
        </w:rPr>
        <w:t>r</w:t>
      </w:r>
      <w:r w:rsidR="00615FE8" w:rsidRPr="00C16A75">
        <w:rPr>
          <w:rFonts w:ascii="Times New Roman" w:hAnsi="Times New Roman" w:cs="Times New Roman"/>
          <w:lang w:val="en-US"/>
        </w:rPr>
        <w:t xml:space="preserve">ules </w:t>
      </w:r>
      <w:r w:rsidR="002234C2" w:rsidRPr="00C16A75">
        <w:rPr>
          <w:rFonts w:ascii="Times New Roman" w:hAnsi="Times New Roman" w:cs="Times New Roman"/>
          <w:lang w:val="en-US"/>
        </w:rPr>
        <w:t xml:space="preserve">have been </w:t>
      </w:r>
      <w:r w:rsidR="00615FE8" w:rsidRPr="00C16A75">
        <w:rPr>
          <w:rFonts w:ascii="Times New Roman" w:hAnsi="Times New Roman" w:cs="Times New Roman"/>
          <w:lang w:val="en-US"/>
        </w:rPr>
        <w:t xml:space="preserve">designed to always </w:t>
      </w:r>
      <w:r w:rsidR="002234C2" w:rsidRPr="00C16A75">
        <w:rPr>
          <w:rFonts w:ascii="Times New Roman" w:hAnsi="Times New Roman" w:cs="Times New Roman"/>
          <w:lang w:val="en-US"/>
        </w:rPr>
        <w:t xml:space="preserve">achieve </w:t>
      </w:r>
      <w:r w:rsidR="00615FE8" w:rsidRPr="00C16A75">
        <w:rPr>
          <w:rFonts w:ascii="Times New Roman" w:hAnsi="Times New Roman" w:cs="Times New Roman"/>
          <w:lang w:val="en-US"/>
        </w:rPr>
        <w:t xml:space="preserve">the </w:t>
      </w:r>
      <w:r w:rsidR="002234C2" w:rsidRPr="00C16A75">
        <w:rPr>
          <w:rFonts w:ascii="Times New Roman" w:hAnsi="Times New Roman" w:cs="Times New Roman"/>
          <w:lang w:val="en-US"/>
        </w:rPr>
        <w:t xml:space="preserve">best </w:t>
      </w:r>
      <w:r w:rsidR="00615FE8" w:rsidRPr="00C16A75">
        <w:rPr>
          <w:rFonts w:ascii="Times New Roman" w:hAnsi="Times New Roman" w:cs="Times New Roman"/>
          <w:lang w:val="en-US"/>
        </w:rPr>
        <w:t>model</w:t>
      </w:r>
      <w:r w:rsidR="002234C2" w:rsidRPr="00C16A75">
        <w:rPr>
          <w:rFonts w:ascii="Times New Roman" w:hAnsi="Times New Roman" w:cs="Times New Roman"/>
          <w:lang w:val="en-US"/>
        </w:rPr>
        <w:t>, better from</w:t>
      </w:r>
      <w:r w:rsidR="00615FE8" w:rsidRPr="00C16A75">
        <w:rPr>
          <w:rFonts w:ascii="Times New Roman" w:hAnsi="Times New Roman" w:cs="Times New Roman"/>
          <w:lang w:val="en-US"/>
        </w:rPr>
        <w:t xml:space="preserve"> </w:t>
      </w:r>
      <w:r w:rsidR="002234C2" w:rsidRPr="00C16A75">
        <w:rPr>
          <w:rFonts w:ascii="Times New Roman" w:hAnsi="Times New Roman" w:cs="Times New Roman"/>
          <w:lang w:val="en-US"/>
        </w:rPr>
        <w:t>those</w:t>
      </w:r>
      <w:r w:rsidR="00615FE8" w:rsidRPr="00C16A75">
        <w:rPr>
          <w:rFonts w:ascii="Times New Roman" w:hAnsi="Times New Roman" w:cs="Times New Roman"/>
          <w:lang w:val="en-US"/>
        </w:rPr>
        <w:t xml:space="preserve"> models</w:t>
      </w:r>
      <w:r w:rsidR="002234C2" w:rsidRPr="00C16A75">
        <w:rPr>
          <w:rFonts w:ascii="Times New Roman" w:hAnsi="Times New Roman" w:cs="Times New Roman"/>
          <w:lang w:val="en-US"/>
        </w:rPr>
        <w:t xml:space="preserve"> preceding it</w:t>
      </w:r>
      <w:r w:rsidR="00615FE8" w:rsidRPr="00C16A75">
        <w:rPr>
          <w:rFonts w:ascii="Times New Roman" w:hAnsi="Times New Roman" w:cs="Times New Roman"/>
          <w:lang w:val="en-US"/>
        </w:rPr>
        <w:t>.</w:t>
      </w:r>
      <w:r w:rsid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Whole section 5 confirms that </w:t>
      </w:r>
      <w:r w:rsidR="00186C90">
        <w:rPr>
          <w:rFonts w:ascii="Times New Roman" w:hAnsi="Times New Roman" w:cs="Times New Roman"/>
          <w:color w:val="222222"/>
          <w:shd w:val="clear" w:color="auto" w:fill="FFFFFF"/>
          <w:lang w:val="en-US"/>
        </w:rPr>
        <w:t>the physiological knowledge in H</w:t>
      </w:r>
      <w:r w:rsidR="00186C90" w:rsidRPr="00186C90">
        <w:rPr>
          <w:rFonts w:ascii="Times New Roman" w:hAnsi="Times New Roman" w:cs="Times New Roman"/>
          <w:color w:val="222222"/>
          <w:shd w:val="clear" w:color="auto" w:fill="FFFFFF"/>
          <w:lang w:val="en-US"/>
        </w:rPr>
        <w:t xml:space="preserve">umMod can be integrated using physical </w:t>
      </w:r>
      <w:r w:rsidR="009C2A87">
        <w:rPr>
          <w:rFonts w:ascii="Times New Roman" w:hAnsi="Times New Roman" w:cs="Times New Roman"/>
          <w:color w:val="222222"/>
          <w:shd w:val="clear" w:color="auto" w:fill="FFFFFF"/>
          <w:lang w:val="en-US"/>
        </w:rPr>
        <w:t>diagrams</w:t>
      </w:r>
      <w:r w:rsidR="00186C90" w:rsidRPr="00186C90">
        <w:rPr>
          <w:rFonts w:ascii="Times New Roman" w:hAnsi="Times New Roman" w:cs="Times New Roman"/>
          <w:color w:val="222222"/>
          <w:shd w:val="clear" w:color="auto" w:fill="FFFFFF"/>
          <w:lang w:val="en-US"/>
        </w:rPr>
        <w:t xml:space="preserve"> as predicted in integrative hypothesis, </w:t>
      </w:r>
    </w:p>
    <w:p w14:paraId="210BE9EC" w14:textId="40852932" w:rsidR="005070EF" w:rsidRPr="00C16A75" w:rsidRDefault="0011711A"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During t</w:t>
      </w:r>
      <w:r w:rsidR="009D54FE" w:rsidRPr="00C16A75">
        <w:rPr>
          <w:rFonts w:ascii="Times New Roman" w:hAnsi="Times New Roman" w:cs="Times New Roman"/>
          <w:lang w:val="en-US"/>
        </w:rPr>
        <w:t xml:space="preserve">he compilation of </w:t>
      </w:r>
      <w:r w:rsidR="002234C2" w:rsidRPr="00C16A75">
        <w:rPr>
          <w:rFonts w:ascii="Times New Roman" w:hAnsi="Times New Roman" w:cs="Times New Roman"/>
          <w:lang w:val="en-US"/>
        </w:rPr>
        <w:t xml:space="preserve">the </w:t>
      </w:r>
      <w:r w:rsidR="009D54FE" w:rsidRPr="00C16A75">
        <w:rPr>
          <w:rFonts w:ascii="Times New Roman" w:hAnsi="Times New Roman" w:cs="Times New Roman"/>
          <w:lang w:val="en-US"/>
        </w:rPr>
        <w:t>Physiomodel</w:t>
      </w:r>
      <w:r w:rsidR="005070EF"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A761F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DB5903">
        <w:rPr>
          <w:rFonts w:ascii="Times New Roman" w:hAnsi="Times New Roman" w:cs="Times New Roman"/>
          <w:lang w:val="en-US"/>
        </w:rPr>
        <w:t>5</w:t>
      </w:r>
      <w:r w:rsidR="00C12C8E" w:rsidRPr="00C16A75">
        <w:rPr>
          <w:rFonts w:ascii="Times New Roman" w:hAnsi="Times New Roman" w:cs="Times New Roman"/>
          <w:lang w:val="en-US"/>
        </w:rPr>
        <w:fldChar w:fldCharType="end"/>
      </w:r>
      <w:r w:rsidR="005070EF" w:rsidRPr="00C16A75">
        <w:rPr>
          <w:rFonts w:ascii="Times New Roman" w:hAnsi="Times New Roman" w:cs="Times New Roman"/>
          <w:lang w:val="en-US"/>
        </w:rPr>
        <w:t>)</w:t>
      </w:r>
      <w:r w:rsidR="002234C2" w:rsidRPr="00C16A75">
        <w:rPr>
          <w:rFonts w:ascii="Times New Roman" w:hAnsi="Times New Roman" w:cs="Times New Roman"/>
          <w:lang w:val="en-US"/>
        </w:rPr>
        <w:t xml:space="preserve">, </w:t>
      </w:r>
      <w:r w:rsidRPr="00C16A75">
        <w:rPr>
          <w:rFonts w:ascii="Times New Roman" w:hAnsi="Times New Roman" w:cs="Times New Roman"/>
          <w:lang w:val="en-US"/>
        </w:rPr>
        <w:t>mo</w:t>
      </w:r>
      <w:r w:rsidR="00C217B5" w:rsidRPr="00C16A75">
        <w:rPr>
          <w:rFonts w:ascii="Times New Roman" w:hAnsi="Times New Roman" w:cs="Times New Roman"/>
          <w:lang w:val="en-US"/>
        </w:rPr>
        <w:t>r</w:t>
      </w:r>
      <w:r w:rsidRPr="00C16A75">
        <w:rPr>
          <w:rFonts w:ascii="Times New Roman" w:hAnsi="Times New Roman" w:cs="Times New Roman"/>
          <w:lang w:val="en-US"/>
        </w:rPr>
        <w:t xml:space="preserve">e than </w:t>
      </w:r>
      <w:r w:rsidR="002234C2" w:rsidRPr="00C16A75">
        <w:rPr>
          <w:rFonts w:ascii="Times New Roman" w:hAnsi="Times New Roman" w:cs="Times New Roman"/>
          <w:lang w:val="en-US"/>
        </w:rPr>
        <w:t>8</w:t>
      </w:r>
      <w:r w:rsidR="00C12C8E" w:rsidRPr="00C16A75">
        <w:rPr>
          <w:rFonts w:ascii="Times New Roman" w:hAnsi="Times New Roman" w:cs="Times New Roman"/>
          <w:lang w:val="en-US"/>
        </w:rPr>
        <w:t>0</w:t>
      </w:r>
      <w:r w:rsidR="002234C2" w:rsidRPr="00C16A75">
        <w:rPr>
          <w:rFonts w:ascii="Times New Roman" w:hAnsi="Times New Roman" w:cs="Times New Roman"/>
          <w:lang w:val="en-US"/>
        </w:rPr>
        <w:t>000</w:t>
      </w:r>
      <w:r w:rsidRPr="00C16A75">
        <w:rPr>
          <w:rFonts w:ascii="Times New Roman" w:hAnsi="Times New Roman" w:cs="Times New Roman"/>
          <w:lang w:val="en-US"/>
        </w:rPr>
        <w:t xml:space="preserve"> variables</w:t>
      </w:r>
      <w:r w:rsidR="002234C2" w:rsidRPr="00C16A75">
        <w:rPr>
          <w:rFonts w:ascii="Times New Roman" w:hAnsi="Times New Roman" w:cs="Times New Roman"/>
          <w:lang w:val="en-US"/>
        </w:rPr>
        <w:t xml:space="preserve"> were presented</w:t>
      </w:r>
      <w:r w:rsidR="009D54FE" w:rsidRPr="00C16A75">
        <w:rPr>
          <w:rFonts w:ascii="Times New Roman" w:hAnsi="Times New Roman" w:cs="Times New Roman"/>
          <w:lang w:val="en-US"/>
        </w:rPr>
        <w:t>.</w:t>
      </w:r>
      <w:r w:rsidRPr="00C16A75">
        <w:rPr>
          <w:rFonts w:ascii="Times New Roman" w:hAnsi="Times New Roman" w:cs="Times New Roman"/>
          <w:lang w:val="en-US"/>
        </w:rPr>
        <w:t xml:space="preserve"> </w:t>
      </w:r>
      <w:r w:rsidR="002234C2" w:rsidRPr="00C16A75">
        <w:rPr>
          <w:rFonts w:ascii="Times New Roman" w:hAnsi="Times New Roman" w:cs="Times New Roman"/>
          <w:lang w:val="en-US"/>
        </w:rPr>
        <w:t>M</w:t>
      </w:r>
      <w:r w:rsidRPr="00C16A75">
        <w:rPr>
          <w:rFonts w:ascii="Times New Roman" w:hAnsi="Times New Roman" w:cs="Times New Roman"/>
          <w:lang w:val="en-US"/>
        </w:rPr>
        <w:t xml:space="preserve">ost of these variables </w:t>
      </w:r>
      <w:r w:rsidR="002234C2" w:rsidRPr="00C16A75">
        <w:rPr>
          <w:rFonts w:ascii="Times New Roman" w:hAnsi="Times New Roman" w:cs="Times New Roman"/>
          <w:lang w:val="en-US"/>
        </w:rPr>
        <w:t xml:space="preserve">were </w:t>
      </w:r>
      <w:r w:rsidRPr="00C16A75">
        <w:rPr>
          <w:rFonts w:ascii="Times New Roman" w:hAnsi="Times New Roman" w:cs="Times New Roman"/>
          <w:lang w:val="en-US"/>
        </w:rPr>
        <w:t>generated from graphical connection</w:t>
      </w:r>
      <w:r w:rsidR="00765D3B" w:rsidRPr="00C16A75">
        <w:rPr>
          <w:rFonts w:ascii="Times New Roman" w:hAnsi="Times New Roman" w:cs="Times New Roman"/>
          <w:lang w:val="en-US"/>
        </w:rPr>
        <w:t xml:space="preserve"> of Modelica connectors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765D3B" w:rsidRPr="00C16A75">
        <w:rPr>
          <w:rFonts w:ascii="Times New Roman" w:hAnsi="Times New Roman" w:cs="Times New Roman"/>
          <w:lang w:val="en-US"/>
        </w:rPr>
        <w:t>)</w:t>
      </w:r>
      <w:r w:rsidRPr="00C16A75">
        <w:rPr>
          <w:rFonts w:ascii="Times New Roman" w:hAnsi="Times New Roman" w:cs="Times New Roman"/>
          <w:lang w:val="en-US"/>
        </w:rPr>
        <w:t xml:space="preserve">, so </w:t>
      </w:r>
      <w:r w:rsidR="002234C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the </w:t>
      </w:r>
      <w:r w:rsidR="003D567E" w:rsidRPr="00C16A75">
        <w:rPr>
          <w:rFonts w:ascii="Times New Roman" w:hAnsi="Times New Roman" w:cs="Times New Roman"/>
          <w:lang w:val="en-US"/>
        </w:rPr>
        <w:t xml:space="preserve">number of </w:t>
      </w:r>
      <w:r w:rsidRPr="00C16A75">
        <w:rPr>
          <w:rFonts w:ascii="Times New Roman" w:hAnsi="Times New Roman" w:cs="Times New Roman"/>
          <w:lang w:val="en-US"/>
        </w:rPr>
        <w:t xml:space="preserve">real physically distinguishable variables </w:t>
      </w:r>
      <w:r w:rsidR="002234C2" w:rsidRPr="00C16A75">
        <w:rPr>
          <w:rFonts w:ascii="Times New Roman" w:hAnsi="Times New Roman" w:cs="Times New Roman"/>
          <w:lang w:val="en-US"/>
        </w:rPr>
        <w:t>was between 4000 and 5000</w:t>
      </w:r>
      <w:r w:rsidR="00C217B5" w:rsidRPr="00C16A75">
        <w:rPr>
          <w:rFonts w:ascii="Times New Roman" w:hAnsi="Times New Roman" w:cs="Times New Roman"/>
          <w:lang w:val="en-US"/>
        </w:rPr>
        <w:t xml:space="preserve">. There </w:t>
      </w:r>
      <w:r w:rsidR="002234C2" w:rsidRPr="00C16A75">
        <w:rPr>
          <w:rFonts w:ascii="Times New Roman" w:hAnsi="Times New Roman" w:cs="Times New Roman"/>
          <w:lang w:val="en-US"/>
        </w:rPr>
        <w:t xml:space="preserve">were </w:t>
      </w:r>
      <w:r w:rsidR="00C217B5" w:rsidRPr="00C16A75">
        <w:rPr>
          <w:rFonts w:ascii="Times New Roman" w:hAnsi="Times New Roman" w:cs="Times New Roman"/>
          <w:lang w:val="en-US"/>
        </w:rPr>
        <w:t xml:space="preserve">also more than </w:t>
      </w:r>
      <w:r w:rsidR="002234C2" w:rsidRPr="00C16A75">
        <w:rPr>
          <w:rFonts w:ascii="Times New Roman" w:hAnsi="Times New Roman" w:cs="Times New Roman"/>
          <w:lang w:val="en-US"/>
        </w:rPr>
        <w:t>4000</w:t>
      </w:r>
      <w:r w:rsidR="00C217B5" w:rsidRPr="00C16A75">
        <w:rPr>
          <w:rFonts w:ascii="Times New Roman" w:hAnsi="Times New Roman" w:cs="Times New Roman"/>
          <w:lang w:val="en-US"/>
        </w:rPr>
        <w:t xml:space="preserve"> parameters. However</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each of </w:t>
      </w:r>
      <w:r w:rsidR="002234C2" w:rsidRPr="00C16A75">
        <w:rPr>
          <w:rFonts w:ascii="Times New Roman" w:hAnsi="Times New Roman" w:cs="Times New Roman"/>
          <w:lang w:val="en-US"/>
        </w:rPr>
        <w:t>these had a</w:t>
      </w:r>
      <w:r w:rsidR="00C217B5" w:rsidRPr="00C16A75">
        <w:rPr>
          <w:rFonts w:ascii="Times New Roman" w:hAnsi="Times New Roman" w:cs="Times New Roman"/>
          <w:lang w:val="en-US"/>
        </w:rPr>
        <w:t xml:space="preserve"> default value and </w:t>
      </w:r>
      <w:r w:rsidR="002234C2" w:rsidRPr="00C16A75">
        <w:rPr>
          <w:rFonts w:ascii="Times New Roman" w:hAnsi="Times New Roman" w:cs="Times New Roman"/>
          <w:lang w:val="en-US"/>
        </w:rPr>
        <w:t>they were</w:t>
      </w:r>
      <w:r w:rsidR="00C217B5" w:rsidRPr="00C16A75">
        <w:rPr>
          <w:rFonts w:ascii="Times New Roman" w:hAnsi="Times New Roman" w:cs="Times New Roman"/>
          <w:lang w:val="en-US"/>
        </w:rPr>
        <w:t xml:space="preserve"> designed using </w:t>
      </w:r>
      <w:r w:rsidR="002234C2" w:rsidRPr="00C16A75">
        <w:rPr>
          <w:rFonts w:ascii="Times New Roman" w:hAnsi="Times New Roman" w:cs="Times New Roman"/>
          <w:lang w:val="en-US"/>
        </w:rPr>
        <w:t xml:space="preserve">the </w:t>
      </w:r>
      <w:r w:rsidR="00C217B5" w:rsidRPr="00C16A75">
        <w:rPr>
          <w:rFonts w:ascii="Times New Roman" w:hAnsi="Times New Roman" w:cs="Times New Roman"/>
          <w:lang w:val="en-US"/>
        </w:rPr>
        <w:t>reduction rule to be invariant of other parameters or variables. For example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instead of </w:t>
      </w:r>
      <w:r w:rsidR="002234C2" w:rsidRPr="00C16A75">
        <w:rPr>
          <w:rFonts w:ascii="Times New Roman" w:hAnsi="Times New Roman" w:cs="Times New Roman"/>
          <w:lang w:val="en-US"/>
        </w:rPr>
        <w:t xml:space="preserve">a </w:t>
      </w:r>
      <w:r w:rsidR="00C217B5" w:rsidRPr="00C16A75">
        <w:rPr>
          <w:rFonts w:ascii="Times New Roman" w:hAnsi="Times New Roman" w:cs="Times New Roman"/>
          <w:lang w:val="en-US"/>
        </w:rPr>
        <w:t xml:space="preserve">parameter containing </w:t>
      </w:r>
      <w:r w:rsidR="002234C2" w:rsidRPr="00C16A75">
        <w:rPr>
          <w:rFonts w:ascii="Times New Roman" w:hAnsi="Times New Roman" w:cs="Times New Roman"/>
          <w:lang w:val="en-US"/>
        </w:rPr>
        <w:t xml:space="preserve">the </w:t>
      </w:r>
      <w:r w:rsidR="00F7249F" w:rsidRPr="00C16A75">
        <w:rPr>
          <w:rFonts w:ascii="Times New Roman" w:hAnsi="Times New Roman" w:cs="Times New Roman"/>
          <w:lang w:val="en-US"/>
        </w:rPr>
        <w:t>basal metabolism</w:t>
      </w:r>
      <w:r w:rsidR="00914D15">
        <w:rPr>
          <w:rFonts w:ascii="Times New Roman" w:hAnsi="Times New Roman" w:cs="Times New Roman"/>
          <w:lang w:val="en-US"/>
        </w:rPr>
        <w:t xml:space="preserve"> of tissue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there is a parameter </w:t>
      </w:r>
      <w:r w:rsidR="002234C2" w:rsidRPr="00C16A75">
        <w:rPr>
          <w:rFonts w:ascii="Times New Roman" w:hAnsi="Times New Roman" w:cs="Times New Roman"/>
          <w:lang w:val="en-US"/>
        </w:rPr>
        <w:t xml:space="preserve">that contains a </w:t>
      </w:r>
      <w:r w:rsidR="00F7249F" w:rsidRPr="00C16A75">
        <w:rPr>
          <w:rFonts w:ascii="Times New Roman" w:hAnsi="Times New Roman" w:cs="Times New Roman"/>
          <w:lang w:val="en-US"/>
        </w:rPr>
        <w:t xml:space="preserve">basal metabolism per one kilogram </w:t>
      </w:r>
      <w:r w:rsidR="00C217B5" w:rsidRPr="00C16A75">
        <w:rPr>
          <w:rFonts w:ascii="Times New Roman" w:hAnsi="Times New Roman" w:cs="Times New Roman"/>
          <w:lang w:val="en-US"/>
        </w:rPr>
        <w:t>for</w:t>
      </w:r>
      <w:r w:rsidR="00F7249F" w:rsidRPr="00C16A75">
        <w:rPr>
          <w:rFonts w:ascii="Times New Roman" w:hAnsi="Times New Roman" w:cs="Times New Roman"/>
          <w:lang w:val="en-US"/>
        </w:rPr>
        <w:t xml:space="preserve"> each type of</w:t>
      </w:r>
      <w:r w:rsidR="00C217B5" w:rsidRPr="00C16A75">
        <w:rPr>
          <w:rFonts w:ascii="Times New Roman" w:hAnsi="Times New Roman" w:cs="Times New Roman"/>
          <w:lang w:val="en-US"/>
        </w:rPr>
        <w:t xml:space="preserve"> </w:t>
      </w:r>
      <w:r w:rsidR="00914D15">
        <w:rPr>
          <w:rFonts w:ascii="Times New Roman" w:hAnsi="Times New Roman" w:cs="Times New Roman"/>
          <w:lang w:val="en-US"/>
        </w:rPr>
        <w:t xml:space="preserve">selected </w:t>
      </w:r>
      <w:r w:rsidR="00C217B5" w:rsidRPr="00C16A75">
        <w:rPr>
          <w:rFonts w:ascii="Times New Roman" w:hAnsi="Times New Roman" w:cs="Times New Roman"/>
          <w:lang w:val="en-US"/>
        </w:rPr>
        <w:t xml:space="preserve">tissue. </w:t>
      </w:r>
      <w:r w:rsidR="002234C2" w:rsidRPr="00C16A75">
        <w:rPr>
          <w:rFonts w:ascii="Times New Roman" w:hAnsi="Times New Roman" w:cs="Times New Roman"/>
          <w:lang w:val="en-US"/>
        </w:rPr>
        <w:t>Th</w:t>
      </w:r>
      <w:r w:rsidR="006A66B3">
        <w:rPr>
          <w:rFonts w:ascii="Times New Roman" w:hAnsi="Times New Roman" w:cs="Times New Roman"/>
          <w:lang w:val="en-US"/>
        </w:rPr>
        <w:t>erefore</w:t>
      </w:r>
      <w:r w:rsidR="002234C2" w:rsidRPr="00C16A75">
        <w:rPr>
          <w:rFonts w:ascii="Times New Roman" w:hAnsi="Times New Roman" w:cs="Times New Roman"/>
          <w:lang w:val="en-US"/>
        </w:rPr>
        <w:t xml:space="preserve">, </w:t>
      </w:r>
      <w:r w:rsidR="00C217B5" w:rsidRPr="00C16A75">
        <w:rPr>
          <w:rFonts w:ascii="Times New Roman" w:hAnsi="Times New Roman" w:cs="Times New Roman"/>
          <w:lang w:val="en-US"/>
        </w:rPr>
        <w:t xml:space="preserve">it </w:t>
      </w:r>
      <w:r w:rsidR="002234C2" w:rsidRPr="00C16A75">
        <w:rPr>
          <w:rFonts w:ascii="Times New Roman" w:hAnsi="Times New Roman" w:cs="Times New Roman"/>
          <w:lang w:val="en-US"/>
        </w:rPr>
        <w:t xml:space="preserve">was </w:t>
      </w:r>
      <w:r w:rsidR="00C217B5" w:rsidRPr="00C16A75">
        <w:rPr>
          <w:rFonts w:ascii="Times New Roman" w:hAnsi="Times New Roman" w:cs="Times New Roman"/>
          <w:lang w:val="en-US"/>
        </w:rPr>
        <w:t>easy to simulate the experiments</w:t>
      </w:r>
      <w:r w:rsidR="005070EF" w:rsidRPr="00C16A75">
        <w:rPr>
          <w:rFonts w:ascii="Times New Roman" w:hAnsi="Times New Roman" w:cs="Times New Roman"/>
          <w:lang w:val="en-US"/>
        </w:rPr>
        <w:t xml:space="preserve">, because </w:t>
      </w:r>
      <w:r w:rsidR="00873688" w:rsidRPr="00C16A75">
        <w:rPr>
          <w:rFonts w:ascii="Times New Roman" w:hAnsi="Times New Roman" w:cs="Times New Roman"/>
          <w:lang w:val="en-US"/>
        </w:rPr>
        <w:t>they could be</w:t>
      </w:r>
      <w:r w:rsidR="005070EF" w:rsidRPr="00C16A75">
        <w:rPr>
          <w:rFonts w:ascii="Times New Roman" w:hAnsi="Times New Roman" w:cs="Times New Roman"/>
          <w:lang w:val="en-US"/>
        </w:rPr>
        <w:t xml:space="preserve"> described only by </w:t>
      </w:r>
      <w:r w:rsidR="00873688" w:rsidRPr="00C16A75">
        <w:rPr>
          <w:rFonts w:ascii="Times New Roman" w:hAnsi="Times New Roman" w:cs="Times New Roman"/>
          <w:lang w:val="en-US"/>
        </w:rPr>
        <w:t xml:space="preserve">a </w:t>
      </w:r>
      <w:r w:rsidR="005070EF" w:rsidRPr="00C16A75">
        <w:rPr>
          <w:rFonts w:ascii="Times New Roman" w:hAnsi="Times New Roman" w:cs="Times New Roman"/>
          <w:lang w:val="en-US"/>
        </w:rPr>
        <w:t>few parameters</w:t>
      </w:r>
      <w:r w:rsidR="00873688" w:rsidRPr="00C16A75">
        <w:rPr>
          <w:rFonts w:ascii="Times New Roman" w:hAnsi="Times New Roman" w:cs="Times New Roman"/>
          <w:lang w:val="en-US"/>
        </w:rPr>
        <w:t>,</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while </w:t>
      </w:r>
      <w:r w:rsidR="005070EF" w:rsidRPr="00C16A75">
        <w:rPr>
          <w:rFonts w:ascii="Times New Roman" w:hAnsi="Times New Roman" w:cs="Times New Roman"/>
          <w:lang w:val="en-US"/>
        </w:rPr>
        <w:t>the rest remain</w:t>
      </w:r>
      <w:r w:rsidR="00873688" w:rsidRPr="00C16A75">
        <w:rPr>
          <w:rFonts w:ascii="Times New Roman" w:hAnsi="Times New Roman" w:cs="Times New Roman"/>
          <w:lang w:val="en-US"/>
        </w:rPr>
        <w:t>ed</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set as </w:t>
      </w:r>
      <w:r w:rsidR="005070EF" w:rsidRPr="00C16A75">
        <w:rPr>
          <w:rFonts w:ascii="Times New Roman" w:hAnsi="Times New Roman" w:cs="Times New Roman"/>
          <w:lang w:val="en-US"/>
        </w:rPr>
        <w:t>default values.</w:t>
      </w:r>
    </w:p>
    <w:p w14:paraId="3774ED7B" w14:textId="1BCE3804" w:rsidR="007B46C8" w:rsidRPr="00C16A75" w:rsidRDefault="005070E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During implementation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HumMod</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we</w:t>
      </w:r>
      <w:r w:rsidR="00333729" w:rsidRPr="00C16A75">
        <w:rPr>
          <w:rFonts w:ascii="Times New Roman" w:hAnsi="Times New Roman" w:cs="Times New Roman"/>
          <w:lang w:val="en-US"/>
        </w:rPr>
        <w:t xml:space="preserve"> correct</w:t>
      </w:r>
      <w:r w:rsidR="00873688" w:rsidRPr="00C16A75">
        <w:rPr>
          <w:rFonts w:ascii="Times New Roman" w:hAnsi="Times New Roman" w:cs="Times New Roman"/>
          <w:lang w:val="en-US"/>
        </w:rPr>
        <w:t>ed</w:t>
      </w:r>
      <w:r w:rsidR="00333729" w:rsidRPr="00C16A75">
        <w:rPr>
          <w:rFonts w:ascii="Times New Roman" w:hAnsi="Times New Roman" w:cs="Times New Roman"/>
          <w:lang w:val="en-US"/>
        </w:rPr>
        <w:t xml:space="preserve"> more than </w:t>
      </w:r>
      <w:r w:rsidR="00873688" w:rsidRPr="00C16A75">
        <w:rPr>
          <w:rFonts w:ascii="Times New Roman" w:hAnsi="Times New Roman" w:cs="Times New Roman"/>
          <w:lang w:val="en-US"/>
        </w:rPr>
        <w:t xml:space="preserve">30 </w:t>
      </w:r>
      <w:r w:rsidR="00333729" w:rsidRPr="00C16A75">
        <w:rPr>
          <w:rFonts w:ascii="Times New Roman" w:hAnsi="Times New Roman" w:cs="Times New Roman"/>
          <w:lang w:val="en-US"/>
        </w:rPr>
        <w:t xml:space="preserve">mistakes in </w:t>
      </w:r>
      <w:r w:rsidR="00873688" w:rsidRPr="00C16A75">
        <w:rPr>
          <w:rFonts w:ascii="Times New Roman" w:hAnsi="Times New Roman" w:cs="Times New Roman"/>
          <w:lang w:val="en-US"/>
        </w:rPr>
        <w:t xml:space="preserve">the </w:t>
      </w:r>
      <w:r w:rsidR="00333729" w:rsidRPr="00C16A75">
        <w:rPr>
          <w:rFonts w:ascii="Times New Roman" w:hAnsi="Times New Roman" w:cs="Times New Roman"/>
          <w:lang w:val="en-US"/>
        </w:rPr>
        <w:t>original implementation</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87368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subsection called “Comparison with HumMod 1.6” </w:t>
      </w:r>
      <w:r w:rsidR="00873688" w:rsidRPr="00C16A75">
        <w:rPr>
          <w:rFonts w:ascii="Times New Roman" w:hAnsi="Times New Roman" w:cs="Times New Roman"/>
          <w:lang w:val="en-US"/>
        </w:rPr>
        <w:t xml:space="preserve">when discussing the </w:t>
      </w:r>
      <w:r w:rsidRPr="00C16A75">
        <w:rPr>
          <w:rFonts w:ascii="Times New Roman" w:hAnsi="Times New Roman" w:cs="Times New Roman"/>
          <w:lang w:val="en-US"/>
        </w:rPr>
        <w:t xml:space="preserve">appropriate position </w:t>
      </w:r>
      <w:r w:rsidR="00873688" w:rsidRPr="00C16A75">
        <w:rPr>
          <w:rFonts w:ascii="Times New Roman" w:hAnsi="Times New Roman" w:cs="Times New Roman"/>
          <w:lang w:val="en-US"/>
        </w:rPr>
        <w:t xml:space="preserve">and </w:t>
      </w:r>
      <w:r w:rsidRPr="00C16A75">
        <w:rPr>
          <w:rFonts w:ascii="Times New Roman" w:hAnsi="Times New Roman" w:cs="Times New Roman"/>
          <w:lang w:val="en-US"/>
        </w:rPr>
        <w:t xml:space="preserve">description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whole model (</w:t>
      </w:r>
      <w:r w:rsidR="001F30A7" w:rsidRPr="00C16A75">
        <w:rPr>
          <w:rFonts w:ascii="Times New Roman" w:hAnsi="Times New Roman" w:cs="Times New Roman"/>
          <w:lang w:val="en-US"/>
        </w:rPr>
        <w:t xml:space="preserve">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_Ref414302023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5.1.5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_Ref414302036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5.2.6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5.3.9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5.4.6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_Ref414302052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5.5.5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_Ref415238969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5.6.6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_Ref415238981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_Ref415238991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5.8.1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333729" w:rsidRPr="00C16A75">
        <w:rPr>
          <w:rFonts w:ascii="Times New Roman" w:hAnsi="Times New Roman" w:cs="Times New Roman"/>
          <w:lang w:val="en-US"/>
        </w:rPr>
        <w:t xml:space="preserve">. </w:t>
      </w:r>
      <w:r w:rsidR="00873688" w:rsidRPr="00C16A75">
        <w:rPr>
          <w:rFonts w:ascii="Times New Roman" w:hAnsi="Times New Roman" w:cs="Times New Roman"/>
          <w:lang w:val="en-US"/>
        </w:rPr>
        <w:t>Most</w:t>
      </w:r>
      <w:r w:rsidRPr="00C16A75">
        <w:rPr>
          <w:rFonts w:ascii="Times New Roman" w:hAnsi="Times New Roman" w:cs="Times New Roman"/>
          <w:lang w:val="en-US"/>
        </w:rPr>
        <w:t xml:space="preserve"> of </w:t>
      </w:r>
      <w:r w:rsidR="0087368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mistakes </w:t>
      </w:r>
      <w:r w:rsidR="00873688" w:rsidRPr="00C16A75">
        <w:rPr>
          <w:rFonts w:ascii="Times New Roman" w:hAnsi="Times New Roman" w:cs="Times New Roman"/>
          <w:lang w:val="en-US"/>
        </w:rPr>
        <w:t xml:space="preserve">were </w:t>
      </w:r>
      <w:r w:rsidRPr="00C16A75">
        <w:rPr>
          <w:rFonts w:ascii="Times New Roman" w:hAnsi="Times New Roman" w:cs="Times New Roman"/>
          <w:lang w:val="en-US"/>
        </w:rPr>
        <w:t xml:space="preserve">caused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misuse of non-SI units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mg/L instead of mg/dl) or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w:t>
      </w:r>
      <w:r w:rsidR="00873688" w:rsidRPr="00C16A75">
        <w:rPr>
          <w:rFonts w:ascii="Times New Roman" w:hAnsi="Times New Roman" w:cs="Times New Roman"/>
          <w:lang w:val="en-US"/>
        </w:rPr>
        <w:t>e</w:t>
      </w:r>
      <w:r w:rsidRPr="00C16A75">
        <w:rPr>
          <w:rFonts w:ascii="Times New Roman" w:hAnsi="Times New Roman" w:cs="Times New Roman"/>
          <w:lang w:val="en-US"/>
        </w:rPr>
        <w:t xml:space="preserve"> of physical quantities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mass concentration instead of molar concentration). </w:t>
      </w:r>
      <w:r w:rsidR="00873688" w:rsidRPr="00C16A75">
        <w:rPr>
          <w:rFonts w:ascii="Times New Roman" w:hAnsi="Times New Roman" w:cs="Times New Roman"/>
          <w:lang w:val="en-US"/>
        </w:rPr>
        <w:t>O</w:t>
      </w:r>
      <w:r w:rsidRPr="00C16A75">
        <w:rPr>
          <w:rFonts w:ascii="Times New Roman" w:hAnsi="Times New Roman" w:cs="Times New Roman"/>
          <w:lang w:val="en-US"/>
        </w:rPr>
        <w:t xml:space="preserve">ther mistakes </w:t>
      </w:r>
      <w:r w:rsidR="00873688" w:rsidRPr="00C16A75">
        <w:rPr>
          <w:rFonts w:ascii="Times New Roman" w:hAnsi="Times New Roman" w:cs="Times New Roman"/>
          <w:lang w:val="en-US"/>
        </w:rPr>
        <w:t xml:space="preserve">included the </w:t>
      </w:r>
      <w:r w:rsidRPr="00C16A75">
        <w:rPr>
          <w:rFonts w:ascii="Times New Roman" w:hAnsi="Times New Roman" w:cs="Times New Roman"/>
          <w:lang w:val="en-US"/>
        </w:rPr>
        <w:t xml:space="preserve">misuse </w:t>
      </w:r>
      <w:r w:rsidR="00873688" w:rsidRPr="00C16A75">
        <w:rPr>
          <w:rFonts w:ascii="Times New Roman" w:hAnsi="Times New Roman" w:cs="Times New Roman"/>
          <w:lang w:val="en-US"/>
        </w:rPr>
        <w:t xml:space="preserve">of variable </w:t>
      </w:r>
      <w:r w:rsidRPr="00C16A75">
        <w:rPr>
          <w:rFonts w:ascii="Times New Roman" w:hAnsi="Times New Roman" w:cs="Times New Roman"/>
          <w:lang w:val="en-US"/>
        </w:rPr>
        <w:t>connection</w:t>
      </w:r>
      <w:r w:rsidR="00873688" w:rsidRPr="00C16A75">
        <w:rPr>
          <w:rFonts w:ascii="Times New Roman" w:hAnsi="Times New Roman" w:cs="Times New Roman"/>
          <w:lang w:val="en-US"/>
        </w:rPr>
        <w:t xml:space="preserve">s </w:t>
      </w:r>
      <w:r w:rsidRPr="00C16A75">
        <w:rPr>
          <w:rFonts w:ascii="Times New Roman" w:hAnsi="Times New Roman" w:cs="Times New Roman"/>
          <w:lang w:val="en-US"/>
        </w:rPr>
        <w:t>(exchanging variable names)</w:t>
      </w:r>
      <w:r w:rsidR="007B46C8" w:rsidRPr="00C16A75">
        <w:rPr>
          <w:rFonts w:ascii="Times New Roman" w:hAnsi="Times New Roman" w:cs="Times New Roman"/>
          <w:lang w:val="en-US"/>
        </w:rPr>
        <w:t xml:space="preserve"> or </w:t>
      </w:r>
      <w:r w:rsidR="00873688" w:rsidRPr="00C16A75">
        <w:rPr>
          <w:rFonts w:ascii="Times New Roman" w:hAnsi="Times New Roman" w:cs="Times New Roman"/>
          <w:lang w:val="en-US"/>
        </w:rPr>
        <w:t xml:space="preserve">ignoring </w:t>
      </w:r>
      <w:r w:rsidR="007B46C8" w:rsidRPr="00C16A75">
        <w:rPr>
          <w:rFonts w:ascii="Times New Roman" w:hAnsi="Times New Roman" w:cs="Times New Roman"/>
          <w:lang w:val="en-US"/>
        </w:rPr>
        <w:t>known facts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the charge of inorganic phosphates is dependent on pH). </w:t>
      </w:r>
      <w:r w:rsidR="00873688" w:rsidRPr="00C16A75">
        <w:rPr>
          <w:rFonts w:ascii="Times New Roman" w:hAnsi="Times New Roman" w:cs="Times New Roman"/>
          <w:lang w:val="en-US"/>
        </w:rPr>
        <w:t>Additionally, s</w:t>
      </w:r>
      <w:r w:rsidR="007B46C8" w:rsidRPr="00C16A75">
        <w:rPr>
          <w:rFonts w:ascii="Times New Roman" w:hAnsi="Times New Roman" w:cs="Times New Roman"/>
          <w:lang w:val="en-US"/>
        </w:rPr>
        <w:t>ome subsystems</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were </w:t>
      </w:r>
      <w:r w:rsidR="007B46C8" w:rsidRPr="00C16A75">
        <w:rPr>
          <w:rFonts w:ascii="Times New Roman" w:hAnsi="Times New Roman" w:cs="Times New Roman"/>
          <w:lang w:val="en-US"/>
        </w:rPr>
        <w:t xml:space="preserve">designed very </w:t>
      </w:r>
      <w:r w:rsidR="00873688" w:rsidRPr="00C16A75">
        <w:rPr>
          <w:rFonts w:ascii="Times New Roman" w:hAnsi="Times New Roman" w:cs="Times New Roman"/>
          <w:lang w:val="en-US"/>
        </w:rPr>
        <w:t xml:space="preserve">simply in order </w:t>
      </w:r>
      <w:r w:rsidR="007B46C8" w:rsidRPr="00C16A75">
        <w:rPr>
          <w:rFonts w:ascii="Times New Roman" w:hAnsi="Times New Roman" w:cs="Times New Roman"/>
          <w:lang w:val="en-US"/>
        </w:rPr>
        <w:t xml:space="preserve">to describe </w:t>
      </w:r>
      <w:r w:rsidR="00873688" w:rsidRPr="00C16A75">
        <w:rPr>
          <w:rFonts w:ascii="Times New Roman" w:hAnsi="Times New Roman" w:cs="Times New Roman"/>
          <w:lang w:val="en-US"/>
        </w:rPr>
        <w:t xml:space="preserve">the </w:t>
      </w:r>
      <w:r w:rsidR="007B46C8" w:rsidRPr="00C16A75">
        <w:rPr>
          <w:rFonts w:ascii="Times New Roman" w:hAnsi="Times New Roman" w:cs="Times New Roman"/>
          <w:lang w:val="en-US"/>
        </w:rPr>
        <w:t>physiological function</w:t>
      </w:r>
      <w:r w:rsidR="00873688" w:rsidRPr="00C16A75">
        <w:rPr>
          <w:rFonts w:ascii="Times New Roman" w:hAnsi="Times New Roman" w:cs="Times New Roman"/>
          <w:lang w:val="en-US"/>
        </w:rPr>
        <w:t>s</w:t>
      </w:r>
      <w:r w:rsidR="007B46C8"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that </w:t>
      </w:r>
      <w:r w:rsidR="007B46C8" w:rsidRPr="00C16A75">
        <w:rPr>
          <w:rFonts w:ascii="Times New Roman" w:hAnsi="Times New Roman" w:cs="Times New Roman"/>
          <w:lang w:val="en-US"/>
        </w:rPr>
        <w:t>we want</w:t>
      </w:r>
      <w:r w:rsidR="00873688" w:rsidRPr="00C16A75">
        <w:rPr>
          <w:rFonts w:ascii="Times New Roman" w:hAnsi="Times New Roman" w:cs="Times New Roman"/>
          <w:lang w:val="en-US"/>
        </w:rPr>
        <w:t>ed</w:t>
      </w:r>
      <w:r w:rsidR="007B46C8" w:rsidRPr="00C16A75">
        <w:rPr>
          <w:rFonts w:ascii="Times New Roman" w:hAnsi="Times New Roman" w:cs="Times New Roman"/>
          <w:lang w:val="en-US"/>
        </w:rPr>
        <w:t xml:space="preserve"> to examine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synergy of blood gas binding to hemoglobin).</w:t>
      </w:r>
    </w:p>
    <w:p w14:paraId="71A83FFF" w14:textId="5147B2A4" w:rsidR="006B0C48" w:rsidRPr="00C16A75" w:rsidRDefault="007B46C8"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As has been shown in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section </w:t>
      </w:r>
      <w:r w:rsidR="00873688" w:rsidRPr="00C16A75">
        <w:rPr>
          <w:rFonts w:ascii="Times New Roman" w:hAnsi="Times New Roman" w:cs="Times New Roman"/>
          <w:lang w:val="en-US"/>
        </w:rPr>
        <w:t xml:space="preserve">on </w:t>
      </w:r>
      <w:r w:rsidRPr="00C16A75">
        <w:rPr>
          <w:rFonts w:ascii="Times New Roman" w:hAnsi="Times New Roman" w:cs="Times New Roman"/>
          <w:lang w:val="en-US"/>
        </w:rPr>
        <w:t>phys</w:t>
      </w:r>
      <w:r w:rsidR="00C12C8E" w:rsidRPr="00C16A75">
        <w:rPr>
          <w:rFonts w:ascii="Times New Roman" w:hAnsi="Times New Roman" w:cs="Times New Roman"/>
          <w:lang w:val="en-US"/>
        </w:rPr>
        <w:t>ical and Model</w:t>
      </w:r>
      <w:r w:rsidR="001F30A7" w:rsidRPr="00C16A75">
        <w:rPr>
          <w:rFonts w:ascii="Times New Roman" w:hAnsi="Times New Roman" w:cs="Times New Roman"/>
          <w:lang w:val="en-US"/>
        </w:rPr>
        <w:t>ica backgrounds (S</w:t>
      </w:r>
      <w:r w:rsidRPr="00C16A75">
        <w:rPr>
          <w:rFonts w:ascii="Times New Roman" w:hAnsi="Times New Roman" w:cs="Times New Roman"/>
          <w:lang w:val="en-US"/>
        </w:rPr>
        <w:t xml:space="preserve">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_Ref420412397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w:t>
      </w:r>
      <w:r w:rsidR="00765D3B" w:rsidRPr="00C16A75">
        <w:rPr>
          <w:rFonts w:ascii="Times New Roman" w:hAnsi="Times New Roman" w:cs="Times New Roman"/>
          <w:lang w:val="en-US"/>
        </w:rPr>
        <w:t xml:space="preserve">first </w:t>
      </w:r>
      <w:r w:rsidRPr="00C16A75">
        <w:rPr>
          <w:rFonts w:ascii="Times New Roman" w:hAnsi="Times New Roman" w:cs="Times New Roman"/>
          <w:lang w:val="en-US"/>
        </w:rPr>
        <w:t>principles</w:t>
      </w:r>
      <w:r w:rsidR="00765D3B" w:rsidRPr="00C16A75">
        <w:rPr>
          <w:rFonts w:ascii="Times New Roman" w:hAnsi="Times New Roman" w:cs="Times New Roman"/>
          <w:lang w:val="en-US"/>
        </w:rPr>
        <w:t xml:space="preserve"> and its integration</w:t>
      </w:r>
      <w:r w:rsidRPr="00C16A75">
        <w:rPr>
          <w:rFonts w:ascii="Times New Roman" w:hAnsi="Times New Roman" w:cs="Times New Roman"/>
          <w:lang w:val="en-US"/>
        </w:rPr>
        <w:t xml:space="preserve"> can </w:t>
      </w:r>
      <w:r w:rsidR="00C037BC" w:rsidRPr="00C16A75">
        <w:rPr>
          <w:rFonts w:ascii="Times New Roman" w:hAnsi="Times New Roman" w:cs="Times New Roman"/>
          <w:lang w:val="en-US"/>
        </w:rPr>
        <w:t>be implemented</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at a </w:t>
      </w:r>
      <w:r w:rsidRPr="00C16A75">
        <w:rPr>
          <w:rFonts w:ascii="Times New Roman" w:hAnsi="Times New Roman" w:cs="Times New Roman"/>
          <w:lang w:val="en-US"/>
        </w:rPr>
        <w:t>high</w:t>
      </w:r>
      <w:r w:rsidR="00873688" w:rsidRPr="00C16A75">
        <w:rPr>
          <w:rFonts w:ascii="Times New Roman" w:hAnsi="Times New Roman" w:cs="Times New Roman"/>
          <w:lang w:val="en-US"/>
        </w:rPr>
        <w:t>ly</w:t>
      </w:r>
      <w:r w:rsidRPr="00C16A75">
        <w:rPr>
          <w:rFonts w:ascii="Times New Roman" w:hAnsi="Times New Roman" w:cs="Times New Roman"/>
          <w:lang w:val="en-US"/>
        </w:rPr>
        <w:t xml:space="preserve"> error-pro</w:t>
      </w:r>
      <w:r w:rsidR="00C037BC" w:rsidRPr="00C16A75">
        <w:rPr>
          <w:rFonts w:ascii="Times New Roman" w:hAnsi="Times New Roman" w:cs="Times New Roman"/>
          <w:lang w:val="en-US"/>
        </w:rPr>
        <w:t>of level. The correctly defined basis can generate error</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warning</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almost </w:t>
      </w:r>
      <w:r w:rsidR="00873688" w:rsidRPr="00C16A75">
        <w:rPr>
          <w:rFonts w:ascii="Times New Roman" w:hAnsi="Times New Roman" w:cs="Times New Roman"/>
          <w:lang w:val="en-US"/>
        </w:rPr>
        <w:t xml:space="preserve">every </w:t>
      </w:r>
      <w:r w:rsidR="00C037BC" w:rsidRPr="00C16A75">
        <w:rPr>
          <w:rFonts w:ascii="Times New Roman" w:hAnsi="Times New Roman" w:cs="Times New Roman"/>
          <w:lang w:val="en-US"/>
        </w:rPr>
        <w:t xml:space="preserve">time when the user </w:t>
      </w:r>
      <w:r w:rsidR="00873688" w:rsidRPr="00C16A75">
        <w:rPr>
          <w:rFonts w:ascii="Times New Roman" w:hAnsi="Times New Roman" w:cs="Times New Roman"/>
          <w:lang w:val="en-US"/>
        </w:rPr>
        <w:t xml:space="preserve">wishes </w:t>
      </w:r>
      <w:r w:rsidR="00C037BC" w:rsidRPr="00C16A75">
        <w:rPr>
          <w:rFonts w:ascii="Times New Roman" w:hAnsi="Times New Roman" w:cs="Times New Roman"/>
          <w:lang w:val="en-US"/>
        </w:rPr>
        <w:t xml:space="preserve">to use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variable or class in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questionable way. </w:t>
      </w:r>
      <w:r w:rsidR="00873688" w:rsidRPr="00C16A75">
        <w:rPr>
          <w:rFonts w:ascii="Times New Roman" w:hAnsi="Times New Roman" w:cs="Times New Roman"/>
          <w:lang w:val="en-US"/>
        </w:rPr>
        <w:t>In Modelica, the u</w:t>
      </w:r>
      <w:r w:rsidR="00C8791C" w:rsidRPr="00C16A75">
        <w:rPr>
          <w:rFonts w:ascii="Times New Roman" w:hAnsi="Times New Roman" w:cs="Times New Roman"/>
          <w:lang w:val="en-US"/>
        </w:rPr>
        <w:t xml:space="preserve">ser </w:t>
      </w:r>
      <w:r w:rsidR="00C037BC" w:rsidRPr="00C16A75">
        <w:rPr>
          <w:rFonts w:ascii="Times New Roman" w:hAnsi="Times New Roman" w:cs="Times New Roman"/>
          <w:lang w:val="en-US"/>
        </w:rPr>
        <w:t>can</w:t>
      </w:r>
      <w:r w:rsidR="00C8791C" w:rsidRPr="00C16A75">
        <w:rPr>
          <w:rFonts w:ascii="Times New Roman" w:hAnsi="Times New Roman" w:cs="Times New Roman"/>
          <w:lang w:val="en-US"/>
        </w:rPr>
        <w:t xml:space="preserve"> </w:t>
      </w:r>
      <w:r w:rsidR="00C037BC" w:rsidRPr="00C16A75">
        <w:rPr>
          <w:rFonts w:ascii="Times New Roman" w:hAnsi="Times New Roman" w:cs="Times New Roman"/>
          <w:lang w:val="en-US"/>
        </w:rPr>
        <w:t xml:space="preserve">design predefined submodules with well-defined inputs, outputs, parameters and connectors. For </w:t>
      </w:r>
      <w:r w:rsidR="00873688" w:rsidRPr="00C16A75">
        <w:rPr>
          <w:rFonts w:ascii="Times New Roman" w:hAnsi="Times New Roman" w:cs="Times New Roman"/>
          <w:lang w:val="en-US"/>
        </w:rPr>
        <w:t xml:space="preserve">future </w:t>
      </w:r>
      <w:r w:rsidR="00C037BC" w:rsidRPr="00C16A75">
        <w:rPr>
          <w:rFonts w:ascii="Times New Roman" w:hAnsi="Times New Roman" w:cs="Times New Roman"/>
          <w:lang w:val="en-US"/>
        </w:rPr>
        <w:t>usage of these components</w:t>
      </w:r>
      <w:r w:rsidR="00873688" w:rsidRPr="00C16A75">
        <w:rPr>
          <w:rFonts w:ascii="Times New Roman" w:hAnsi="Times New Roman" w:cs="Times New Roman"/>
          <w:lang w:val="en-US"/>
        </w:rPr>
        <w:t>,</w:t>
      </w:r>
      <w:r w:rsidR="00C037BC" w:rsidRPr="00C16A75">
        <w:rPr>
          <w:rFonts w:ascii="Times New Roman" w:hAnsi="Times New Roman" w:cs="Times New Roman"/>
          <w:lang w:val="en-US"/>
        </w:rPr>
        <w:t xml:space="preserve"> it is almost </w:t>
      </w:r>
      <w:r w:rsidR="00873688" w:rsidRPr="00C16A75">
        <w:rPr>
          <w:rFonts w:ascii="Times New Roman" w:hAnsi="Times New Roman" w:cs="Times New Roman"/>
          <w:lang w:val="en-US"/>
        </w:rPr>
        <w:t>impossible</w:t>
      </w:r>
      <w:r w:rsidR="00C037BC" w:rsidRPr="00C16A75">
        <w:rPr>
          <w:rFonts w:ascii="Times New Roman" w:hAnsi="Times New Roman" w:cs="Times New Roman"/>
          <w:lang w:val="en-US"/>
        </w:rPr>
        <w:t xml:space="preserve"> to </w:t>
      </w:r>
      <w:r w:rsidR="00873688" w:rsidRPr="00C16A75">
        <w:rPr>
          <w:rFonts w:ascii="Times New Roman" w:hAnsi="Times New Roman" w:cs="Times New Roman"/>
          <w:lang w:val="en-US"/>
        </w:rPr>
        <w:t>confuse</w:t>
      </w:r>
      <w:r w:rsidR="00C037BC" w:rsidRPr="00C16A75">
        <w:rPr>
          <w:rFonts w:ascii="Times New Roman" w:hAnsi="Times New Roman" w:cs="Times New Roman"/>
          <w:lang w:val="en-US"/>
        </w:rPr>
        <w:t xml:space="preserve"> physical unit</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physical quantit</w:t>
      </w:r>
      <w:r w:rsidR="00873688" w:rsidRPr="00C16A75">
        <w:rPr>
          <w:rFonts w:ascii="Times New Roman" w:hAnsi="Times New Roman" w:cs="Times New Roman"/>
          <w:lang w:val="en-US"/>
        </w:rPr>
        <w:t>ies</w:t>
      </w:r>
      <w:r w:rsidR="00C037BC" w:rsidRPr="00C16A75">
        <w:rPr>
          <w:rFonts w:ascii="Times New Roman" w:hAnsi="Times New Roman" w:cs="Times New Roman"/>
          <w:lang w:val="en-US"/>
        </w:rPr>
        <w:t xml:space="preserve">. </w:t>
      </w:r>
    </w:p>
    <w:p w14:paraId="299D190E" w14:textId="21441856" w:rsidR="006B0C48" w:rsidRPr="00186C90" w:rsidRDefault="0026060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The object-oriented equation-based Modelica language allowed us to create extremely robust support of integrative physiology based on selected first principles. Similar support has already been implemented for technical sciences such as libraries for electrical, magnetic, mechanical and thermal processes. However, in physiology, we need models for more sophisticated domains such as electrochemical (for chemical reactions, membrane t</w:t>
      </w:r>
      <w:r w:rsidR="00B86CE5" w:rsidRPr="00C16A75">
        <w:rPr>
          <w:rFonts w:ascii="Times New Roman" w:hAnsi="Times New Roman" w:cs="Times New Roman"/>
          <w:lang w:val="en-US"/>
        </w:rPr>
        <w:t xml:space="preserve">ransports, water </w:t>
      </w:r>
      <w:proofErr w:type="gramStart"/>
      <w:r w:rsidR="00B86CE5" w:rsidRPr="00C16A75">
        <w:rPr>
          <w:rFonts w:ascii="Times New Roman" w:hAnsi="Times New Roman" w:cs="Times New Roman"/>
          <w:lang w:val="en-US"/>
        </w:rPr>
        <w:t>evaporation</w:t>
      </w:r>
      <w:proofErr w:type="gramEnd"/>
      <w:r w:rsidR="00B86CE5" w:rsidRPr="00C16A75">
        <w:rPr>
          <w:rFonts w:ascii="Times New Roman" w:hAnsi="Times New Roman" w:cs="Times New Roman"/>
          <w:lang w:val="en-US"/>
        </w:rPr>
        <w:t>,</w:t>
      </w:r>
      <w:r w:rsidRPr="00C16A75">
        <w:rPr>
          <w:rFonts w:ascii="Times New Roman" w:hAnsi="Times New Roman" w:cs="Times New Roman"/>
          <w:lang w:val="en-US"/>
        </w:rPr>
        <w:t xml:space="preserve"> diffusion</w:t>
      </w:r>
      <w:r w:rsidR="00B86CE5" w:rsidRPr="00C16A75">
        <w:rPr>
          <w:rFonts w:ascii="Times New Roman" w:hAnsi="Times New Roman" w:cs="Times New Roman"/>
          <w:lang w:val="en-US"/>
        </w:rPr>
        <w:t>, etc.</w:t>
      </w:r>
      <w:r w:rsidRPr="00C16A75">
        <w:rPr>
          <w:rFonts w:ascii="Times New Roman" w:hAnsi="Times New Roman" w:cs="Times New Roman"/>
          <w:lang w:val="en-US"/>
        </w:rPr>
        <w:t>)</w:t>
      </w:r>
      <w:r w:rsidR="00F619FB" w:rsidRPr="00C16A75">
        <w:rPr>
          <w:rFonts w:ascii="Times New Roman" w:hAnsi="Times New Roman" w:cs="Times New Roman"/>
          <w:lang w:val="en-US"/>
        </w:rPr>
        <w:t>,</w:t>
      </w:r>
      <w:r w:rsidRPr="00C16A75">
        <w:rPr>
          <w:rFonts w:ascii="Times New Roman" w:hAnsi="Times New Roman" w:cs="Times New Roman"/>
          <w:lang w:val="en-US"/>
        </w:rPr>
        <w:t xml:space="preserve"> hydraulic (for cardiovascular systems)</w:t>
      </w:r>
      <w:r w:rsidR="00F619FB" w:rsidRPr="00C16A75">
        <w:rPr>
          <w:rFonts w:ascii="Times New Roman" w:hAnsi="Times New Roman" w:cs="Times New Roman"/>
          <w:lang w:val="en-US"/>
        </w:rPr>
        <w:t>, thermal (for thermoregulation) and population (for cell populations)</w:t>
      </w:r>
      <w:r w:rsidRPr="00C16A75">
        <w:rPr>
          <w:rFonts w:ascii="Times New Roman" w:hAnsi="Times New Roman" w:cs="Times New Roman"/>
          <w:lang w:val="en-US"/>
        </w:rPr>
        <w:t xml:space="preserve">. By creating an analogy to existing systems we created Physiolibrary 2.3, a library for physiological processes, which was named by the Modelica Association in the Modelica Library Awards as the best free Modelica library in 2014. The result of the year 2015 is a new general library for electrochemical processes, called Chemical library. It is helpful for more general electrochemical equilibration processes. This library is a by-product of our integration of membrane electrochemical equilibria, based </w:t>
      </w:r>
      <w:r w:rsidRPr="00186C90">
        <w:rPr>
          <w:rFonts w:ascii="Times New Roman" w:hAnsi="Times New Roman" w:cs="Times New Roman"/>
          <w:lang w:val="en-US"/>
        </w:rPr>
        <w:lastRenderedPageBreak/>
        <w:t xml:space="preserve">on Donnan’s electrolytes equilibrium and Nernst membrane potential in the field of physical chemistry, as described by first principles of chemical domain. </w:t>
      </w:r>
    </w:p>
    <w:p w14:paraId="614FA20E" w14:textId="6E5F1FAE" w:rsidR="0026060F" w:rsidRPr="00186C90" w:rsidRDefault="00186C90" w:rsidP="008101A0">
      <w:pPr>
        <w:shd w:val="clear" w:color="auto" w:fill="FFFFFF"/>
        <w:spacing w:line="274" w:lineRule="atLeast"/>
        <w:jc w:val="both"/>
        <w:rPr>
          <w:rFonts w:ascii="Times New Roman" w:hAnsi="Times New Roman" w:cs="Times New Roman"/>
          <w:lang w:val="en-US"/>
        </w:rPr>
      </w:pPr>
      <w:r w:rsidRPr="00186C90">
        <w:rPr>
          <w:rFonts w:ascii="Times New Roman" w:hAnsi="Times New Roman" w:cs="Times New Roman"/>
          <w:color w:val="222222"/>
          <w:shd w:val="clear" w:color="auto" w:fill="FFFFFF"/>
          <w:lang w:val="en-US"/>
        </w:rPr>
        <w:t xml:space="preserve">Having the formalized first principles for physiology as graphical components the integrative physiological theories becomes </w:t>
      </w:r>
      <w:r w:rsidRPr="00186C90">
        <w:rPr>
          <w:rFonts w:ascii="Times New Roman" w:hAnsi="Times New Roman" w:cs="Times New Roman"/>
          <w:color w:val="222222"/>
          <w:shd w:val="clear" w:color="auto" w:fill="FFFFFF"/>
          <w:lang w:val="en-US"/>
        </w:rPr>
        <w:t>visually</w:t>
      </w:r>
      <w:r w:rsidRPr="00186C90">
        <w:rPr>
          <w:rFonts w:ascii="Times New Roman" w:hAnsi="Times New Roman" w:cs="Times New Roman"/>
          <w:color w:val="222222"/>
          <w:shd w:val="clear" w:color="auto" w:fill="FFFFFF"/>
          <w:lang w:val="en-US"/>
        </w:rPr>
        <w:t xml:space="preserve"> </w:t>
      </w:r>
      <w:r w:rsidRPr="00186C90">
        <w:rPr>
          <w:rFonts w:ascii="Times New Roman" w:hAnsi="Times New Roman" w:cs="Times New Roman"/>
          <w:color w:val="222222"/>
          <w:shd w:val="clear" w:color="auto" w:fill="FFFFFF"/>
          <w:lang w:val="en-US"/>
        </w:rPr>
        <w:t>verifiable</w:t>
      </w:r>
      <w:r w:rsidRPr="00186C90">
        <w:rPr>
          <w:rFonts w:ascii="Times New Roman" w:hAnsi="Times New Roman" w:cs="Times New Roman"/>
          <w:color w:val="222222"/>
          <w:shd w:val="clear" w:color="auto" w:fill="FFFFFF"/>
          <w:lang w:val="en-US"/>
        </w:rPr>
        <w:t xml:space="preserve">, because using graphical </w:t>
      </w:r>
      <w:r w:rsidR="009C2A87">
        <w:rPr>
          <w:rFonts w:ascii="Times New Roman" w:hAnsi="Times New Roman" w:cs="Times New Roman"/>
          <w:color w:val="222222"/>
          <w:shd w:val="clear" w:color="auto" w:fill="FFFFFF"/>
          <w:lang w:val="en-US"/>
        </w:rPr>
        <w:t>diagrams</w:t>
      </w:r>
      <w:r w:rsidRPr="00186C90">
        <w:rPr>
          <w:rFonts w:ascii="Times New Roman" w:hAnsi="Times New Roman" w:cs="Times New Roman"/>
          <w:color w:val="222222"/>
          <w:shd w:val="clear" w:color="auto" w:fill="FFFFFF"/>
          <w:lang w:val="en-US"/>
        </w:rPr>
        <w:t xml:space="preserve"> of Modelica language the differences between theory and implementation almost disappear.</w:t>
      </w:r>
      <w:r w:rsidR="00F619FB" w:rsidRPr="00186C90">
        <w:rPr>
          <w:rFonts w:ascii="Times New Roman" w:hAnsi="Times New Roman" w:cs="Times New Roman"/>
          <w:lang w:val="en-US"/>
        </w:rPr>
        <w:t xml:space="preserve"> </w:t>
      </w:r>
      <w:r w:rsidR="00F62D60" w:rsidRPr="00186C90">
        <w:rPr>
          <w:rFonts w:ascii="Times New Roman" w:hAnsi="Times New Roman" w:cs="Times New Roman"/>
          <w:lang w:val="en-US"/>
        </w:rPr>
        <w:t xml:space="preserve">As a result of </w:t>
      </w:r>
      <w:r w:rsidR="00F619FB" w:rsidRPr="00186C90">
        <w:rPr>
          <w:rFonts w:ascii="Times New Roman" w:hAnsi="Times New Roman" w:cs="Times New Roman"/>
          <w:lang w:val="en-US"/>
        </w:rPr>
        <w:t xml:space="preserve">the automatic </w:t>
      </w:r>
      <w:r w:rsidR="00F62D60" w:rsidRPr="00186C90">
        <w:rPr>
          <w:rFonts w:ascii="Times New Roman" w:hAnsi="Times New Roman" w:cs="Times New Roman"/>
          <w:lang w:val="en-US"/>
        </w:rPr>
        <w:t>generation of</w:t>
      </w:r>
      <w:r w:rsidR="00F619FB" w:rsidRPr="00186C90">
        <w:rPr>
          <w:rFonts w:ascii="Times New Roman" w:hAnsi="Times New Roman" w:cs="Times New Roman"/>
          <w:lang w:val="en-US"/>
        </w:rPr>
        <w:t xml:space="preserve"> the computer code</w:t>
      </w:r>
      <w:r w:rsidR="00F62D60" w:rsidRPr="00186C90">
        <w:rPr>
          <w:rFonts w:ascii="Times New Roman" w:hAnsi="Times New Roman" w:cs="Times New Roman"/>
          <w:lang w:val="en-US"/>
        </w:rPr>
        <w:t xml:space="preserve"> from these </w:t>
      </w:r>
      <w:r w:rsidR="009C2A87">
        <w:rPr>
          <w:rFonts w:ascii="Times New Roman" w:hAnsi="Times New Roman" w:cs="Times New Roman"/>
          <w:lang w:val="en-US"/>
        </w:rPr>
        <w:t>diagram</w:t>
      </w:r>
      <w:r w:rsidR="00F62D60" w:rsidRPr="00186C90">
        <w:rPr>
          <w:rFonts w:ascii="Times New Roman" w:hAnsi="Times New Roman" w:cs="Times New Roman"/>
          <w:lang w:val="en-US"/>
        </w:rPr>
        <w:t>s</w:t>
      </w:r>
      <w:r w:rsidR="00F619FB" w:rsidRPr="00186C90">
        <w:rPr>
          <w:rFonts w:ascii="Times New Roman" w:hAnsi="Times New Roman" w:cs="Times New Roman"/>
          <w:lang w:val="en-US"/>
        </w:rPr>
        <w:t xml:space="preserve"> the correctly defined physiological system</w:t>
      </w:r>
      <w:r w:rsidR="00F62D60" w:rsidRPr="00186C90">
        <w:rPr>
          <w:rFonts w:ascii="Times New Roman" w:hAnsi="Times New Roman" w:cs="Times New Roman"/>
          <w:lang w:val="en-US"/>
        </w:rPr>
        <w:t>s</w:t>
      </w:r>
      <w:r w:rsidR="00F619FB" w:rsidRPr="00186C90">
        <w:rPr>
          <w:rFonts w:ascii="Times New Roman" w:hAnsi="Times New Roman" w:cs="Times New Roman"/>
          <w:lang w:val="en-US"/>
        </w:rPr>
        <w:t xml:space="preserve"> </w:t>
      </w:r>
      <w:r w:rsidRPr="00186C90">
        <w:rPr>
          <w:rFonts w:ascii="Times New Roman" w:hAnsi="Times New Roman" w:cs="Times New Roman"/>
          <w:lang w:val="en-US"/>
        </w:rPr>
        <w:t>are</w:t>
      </w:r>
      <w:r w:rsidR="00F619FB" w:rsidRPr="00186C90">
        <w:rPr>
          <w:rFonts w:ascii="Times New Roman" w:hAnsi="Times New Roman" w:cs="Times New Roman"/>
          <w:lang w:val="en-US"/>
        </w:rPr>
        <w:t xml:space="preserve"> directly simulated using computer.</w:t>
      </w:r>
      <w:r w:rsidR="006B0C48" w:rsidRPr="00186C90">
        <w:rPr>
          <w:rFonts w:ascii="Times New Roman" w:hAnsi="Times New Roman" w:cs="Times New Roman"/>
          <w:lang w:val="en-US"/>
        </w:rPr>
        <w:t xml:space="preserve"> </w:t>
      </w:r>
      <w:r w:rsidRPr="00186C90">
        <w:rPr>
          <w:rFonts w:ascii="Times New Roman" w:hAnsi="Times New Roman" w:cs="Times New Roman"/>
          <w:color w:val="222222"/>
          <w:shd w:val="clear" w:color="auto" w:fill="FFFFFF"/>
          <w:lang w:val="en-US"/>
        </w:rPr>
        <w:t>Therefore, the Modelica language is a strong candidate for formalization of integrative physiology.</w:t>
      </w:r>
    </w:p>
    <w:p w14:paraId="49865237" w14:textId="77777777" w:rsidR="001F30A7" w:rsidRPr="00186C90" w:rsidRDefault="001F30A7" w:rsidP="001F30A7">
      <w:pPr>
        <w:rPr>
          <w:rFonts w:ascii="Times New Roman" w:hAnsi="Times New Roman" w:cs="Times New Roman"/>
          <w:lang w:val="en-US"/>
        </w:rPr>
      </w:pPr>
    </w:p>
    <w:p w14:paraId="6D59C537" w14:textId="51465152" w:rsidR="004616AB" w:rsidRPr="00186C90" w:rsidRDefault="006B0C48">
      <w:pPr>
        <w:rPr>
          <w:rFonts w:ascii="Times New Roman" w:hAnsi="Times New Roman" w:cs="Times New Roman"/>
          <w:lang w:val="en-US"/>
        </w:rPr>
      </w:pPr>
      <w:r w:rsidRPr="00186C90">
        <w:rPr>
          <w:rFonts w:ascii="Times New Roman" w:hAnsi="Times New Roman" w:cs="Times New Roman"/>
          <w:lang w:val="en-US"/>
        </w:rPr>
        <w:br w:type="page"/>
      </w:r>
    </w:p>
    <w:p w14:paraId="4666A715" w14:textId="648628B8" w:rsidR="0027635E" w:rsidRPr="00C16A75" w:rsidRDefault="0027635E" w:rsidP="0027635E">
      <w:pPr>
        <w:pStyle w:val="Nadpis1"/>
        <w:numPr>
          <w:ilvl w:val="0"/>
          <w:numId w:val="0"/>
        </w:numPr>
        <w:ind w:left="432"/>
        <w:jc w:val="both"/>
        <w:rPr>
          <w:rStyle w:val="Znaknadpisu1"/>
          <w:rFonts w:ascii="Times New Roman" w:hAnsi="Times New Roman" w:cs="Times New Roman"/>
        </w:rPr>
      </w:pPr>
      <w:bookmarkStart w:id="360" w:name="_Toc421792697"/>
      <w:r w:rsidRPr="00C16A75">
        <w:rPr>
          <w:rStyle w:val="Znaknadpisu1"/>
          <w:rFonts w:ascii="Times New Roman" w:hAnsi="Times New Roman" w:cs="Times New Roman"/>
        </w:rPr>
        <w:lastRenderedPageBreak/>
        <w:t>References</w:t>
      </w:r>
      <w:bookmarkEnd w:id="360"/>
    </w:p>
    <w:p w14:paraId="533C248C" w14:textId="77777777" w:rsidR="005B66D8" w:rsidRPr="00806D8C" w:rsidRDefault="00F71B55" w:rsidP="00806D8C">
      <w:pPr>
        <w:pStyle w:val="EndNoteBibliography"/>
        <w:spacing w:before="240" w:after="0"/>
        <w:rPr>
          <w:rFonts w:ascii="Times New Roman" w:hAnsi="Times New Roman" w:cs="Times New Roman"/>
        </w:rPr>
      </w:pPr>
      <w:r w:rsidRPr="00806D8C">
        <w:rPr>
          <w:rFonts w:ascii="Times New Roman" w:hAnsi="Times New Roman" w:cs="Times New Roman"/>
          <w:lang w:val="en-US"/>
        </w:rPr>
        <w:fldChar w:fldCharType="begin"/>
      </w:r>
      <w:r w:rsidRPr="00806D8C">
        <w:rPr>
          <w:rFonts w:ascii="Times New Roman" w:hAnsi="Times New Roman" w:cs="Times New Roman"/>
          <w:lang w:val="en-US"/>
        </w:rPr>
        <w:instrText xml:space="preserve"> ADDIN EN.REFLIST </w:instrText>
      </w:r>
      <w:r w:rsidRPr="00806D8C">
        <w:rPr>
          <w:rFonts w:ascii="Times New Roman" w:hAnsi="Times New Roman" w:cs="Times New Roman"/>
          <w:lang w:val="en-US"/>
        </w:rPr>
        <w:fldChar w:fldCharType="separate"/>
      </w:r>
      <w:r w:rsidR="005B66D8" w:rsidRPr="00806D8C">
        <w:rPr>
          <w:rFonts w:ascii="Times New Roman" w:hAnsi="Times New Roman" w:cs="Times New Roman"/>
        </w:rPr>
        <w:t>Abram, S.R.</w:t>
      </w:r>
      <w:r w:rsidR="005B66D8" w:rsidRPr="00806D8C">
        <w:rPr>
          <w:rFonts w:ascii="Times New Roman" w:hAnsi="Times New Roman" w:cs="Times New Roman"/>
          <w:i/>
        </w:rPr>
        <w:t>, et al.</w:t>
      </w:r>
      <w:r w:rsidR="005B66D8" w:rsidRPr="00806D8C">
        <w:rPr>
          <w:rFonts w:ascii="Times New Roman" w:hAnsi="Times New Roman" w:cs="Times New Roman"/>
        </w:rPr>
        <w:t xml:space="preserve"> Quantitative circulatory physiology: an integrative mathematical model of human physiology for medical education. </w:t>
      </w:r>
      <w:r w:rsidR="005B66D8" w:rsidRPr="00806D8C">
        <w:rPr>
          <w:rFonts w:ascii="Times New Roman" w:hAnsi="Times New Roman" w:cs="Times New Roman"/>
          <w:i/>
        </w:rPr>
        <w:t>Advances in physiology education</w:t>
      </w:r>
      <w:r w:rsidR="005B66D8" w:rsidRPr="00806D8C">
        <w:rPr>
          <w:rFonts w:ascii="Times New Roman" w:hAnsi="Times New Roman" w:cs="Times New Roman"/>
        </w:rPr>
        <w:t xml:space="preserve"> 2007;31(2):202-210.</w:t>
      </w:r>
    </w:p>
    <w:p w14:paraId="6A9C1A6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 Cordero, N. and Shen, T. The effect of temperature on the equilibrium of carbon dioxide and blood and the heat of ionization of haemoglobin. </w:t>
      </w:r>
      <w:r w:rsidRPr="00806D8C">
        <w:rPr>
          <w:rFonts w:ascii="Times New Roman" w:hAnsi="Times New Roman" w:cs="Times New Roman"/>
          <w:i/>
        </w:rPr>
        <w:t>The Journal of physiology</w:t>
      </w:r>
      <w:r w:rsidRPr="00806D8C">
        <w:rPr>
          <w:rFonts w:ascii="Times New Roman" w:hAnsi="Times New Roman" w:cs="Times New Roman"/>
        </w:rPr>
        <w:t xml:space="preserve"> 1929;67(3):288-298.</w:t>
      </w:r>
    </w:p>
    <w:p w14:paraId="097E425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G.S. The hemoglobin system VI. The oxygen dissociation curve of hemoglobin. </w:t>
      </w:r>
      <w:r w:rsidRPr="00806D8C">
        <w:rPr>
          <w:rFonts w:ascii="Times New Roman" w:hAnsi="Times New Roman" w:cs="Times New Roman"/>
          <w:i/>
        </w:rPr>
        <w:t>J. Biol. Chem.</w:t>
      </w:r>
      <w:r w:rsidRPr="00806D8C">
        <w:rPr>
          <w:rFonts w:ascii="Times New Roman" w:hAnsi="Times New Roman" w:cs="Times New Roman"/>
        </w:rPr>
        <w:t xml:space="preserve"> 1925;63(2):529-545.</w:t>
      </w:r>
    </w:p>
    <w:p w14:paraId="4FB33A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Ahlqvist, J. Plasma protein osmotic pressure equations for humans. </w:t>
      </w:r>
      <w:r w:rsidRPr="00806D8C">
        <w:rPr>
          <w:rFonts w:ascii="Times New Roman" w:hAnsi="Times New Roman" w:cs="Times New Roman"/>
          <w:i/>
        </w:rPr>
        <w:t>Journal of Applied Physiology</w:t>
      </w:r>
      <w:r w:rsidRPr="00806D8C">
        <w:rPr>
          <w:rFonts w:ascii="Times New Roman" w:hAnsi="Times New Roman" w:cs="Times New Roman"/>
        </w:rPr>
        <w:t xml:space="preserve"> 2003;94(3):1288-1289.</w:t>
      </w:r>
    </w:p>
    <w:p w14:paraId="4454D2A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Almgård, L. and Ljungqvist, A. Effect of circulating norepinephrine on the renin release from the denervated kidney. </w:t>
      </w:r>
      <w:r w:rsidRPr="00806D8C">
        <w:rPr>
          <w:rFonts w:ascii="Times New Roman" w:hAnsi="Times New Roman" w:cs="Times New Roman"/>
          <w:i/>
        </w:rPr>
        <w:t>Scandinavian journal of urology and nephrology</w:t>
      </w:r>
      <w:r w:rsidRPr="00806D8C">
        <w:rPr>
          <w:rFonts w:ascii="Times New Roman" w:hAnsi="Times New Roman" w:cs="Times New Roman"/>
        </w:rPr>
        <w:t xml:space="preserve"> 1975;9(2):119-124.</w:t>
      </w:r>
    </w:p>
    <w:p w14:paraId="1A587B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Angielski, S. and Lukowicz, J. The role of the kidney in the removal of ketone bodies under different acid-base status of the rat. </w:t>
      </w:r>
      <w:r w:rsidRPr="00806D8C">
        <w:rPr>
          <w:rFonts w:ascii="Times New Roman" w:hAnsi="Times New Roman" w:cs="Times New Roman"/>
          <w:i/>
        </w:rPr>
        <w:t>The American Journal of Clinical Nutrition</w:t>
      </w:r>
      <w:r w:rsidRPr="00806D8C">
        <w:rPr>
          <w:rFonts w:ascii="Times New Roman" w:hAnsi="Times New Roman" w:cs="Times New Roman"/>
        </w:rPr>
        <w:t xml:space="preserve"> 1978;31(9):1635-1641.</w:t>
      </w:r>
    </w:p>
    <w:p w14:paraId="3B022DA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Archer, S. and Michelakis, E. The Mechanism(s) of Hypoxic Pulmonary Vasoconstriction: Potassium Channels, Redox O2 Sensors, and Controversies. 2002.</w:t>
      </w:r>
    </w:p>
    <w:p w14:paraId="11C9AC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Armstrong, R., Vandenakker, C. and Laughlin, M. Muscle blood flow patterns during exercise in partially curarized rats. </w:t>
      </w:r>
      <w:r w:rsidRPr="00806D8C">
        <w:rPr>
          <w:rFonts w:ascii="Times New Roman" w:hAnsi="Times New Roman" w:cs="Times New Roman"/>
          <w:i/>
        </w:rPr>
        <w:t>Journal of Applied Physiology</w:t>
      </w:r>
      <w:r w:rsidRPr="00806D8C">
        <w:rPr>
          <w:rFonts w:ascii="Times New Roman" w:hAnsi="Times New Roman" w:cs="Times New Roman"/>
        </w:rPr>
        <w:t xml:space="preserve"> 1985;58:698-701.</w:t>
      </w:r>
    </w:p>
    <w:p w14:paraId="67FFFD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Atherton, J., Green, R. and Thomas, S. Influence of lysine-vasopressin dosage on the time course of changes in renal tissue and urinary composition in the conscious rat. </w:t>
      </w:r>
      <w:r w:rsidRPr="00806D8C">
        <w:rPr>
          <w:rFonts w:ascii="Times New Roman" w:hAnsi="Times New Roman" w:cs="Times New Roman"/>
          <w:i/>
        </w:rPr>
        <w:t>J. Physiol. (Lond.)</w:t>
      </w:r>
      <w:r w:rsidRPr="00806D8C">
        <w:rPr>
          <w:rFonts w:ascii="Times New Roman" w:hAnsi="Times New Roman" w:cs="Times New Roman"/>
        </w:rPr>
        <w:t xml:space="preserve"> 1971;213(2):291-309.</w:t>
      </w:r>
    </w:p>
    <w:p w14:paraId="627EBD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Aukland, K. Myogenic mechanisms in the kidney. </w:t>
      </w:r>
      <w:r w:rsidRPr="00806D8C">
        <w:rPr>
          <w:rFonts w:ascii="Times New Roman" w:hAnsi="Times New Roman" w:cs="Times New Roman"/>
          <w:i/>
        </w:rPr>
        <w:t>Journal of hypertension. Supplement: official journal of the International Society of Hypertension</w:t>
      </w:r>
      <w:r w:rsidRPr="00806D8C">
        <w:rPr>
          <w:rFonts w:ascii="Times New Roman" w:hAnsi="Times New Roman" w:cs="Times New Roman"/>
        </w:rPr>
        <w:t xml:space="preserve"> 1989;7(4):S71-76; discussion S77.</w:t>
      </w:r>
    </w:p>
    <w:p w14:paraId="573A7D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Bassingthwaighte, J.B. Strategies for the physiome project. </w:t>
      </w:r>
      <w:r w:rsidRPr="00806D8C">
        <w:rPr>
          <w:rFonts w:ascii="Times New Roman" w:hAnsi="Times New Roman" w:cs="Times New Roman"/>
          <w:i/>
        </w:rPr>
        <w:t>Annals of biomedical engineering</w:t>
      </w:r>
      <w:r w:rsidRPr="00806D8C">
        <w:rPr>
          <w:rFonts w:ascii="Times New Roman" w:hAnsi="Times New Roman" w:cs="Times New Roman"/>
        </w:rPr>
        <w:t xml:space="preserve"> 2000;28(8):1043-1058.</w:t>
      </w:r>
    </w:p>
    <w:p w14:paraId="5D1C81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Bauer, C. and Schröder, E. Carbamino compounds of haemoglobin in human adult and foetal blood. </w:t>
      </w:r>
      <w:r w:rsidRPr="00806D8C">
        <w:rPr>
          <w:rFonts w:ascii="Times New Roman" w:hAnsi="Times New Roman" w:cs="Times New Roman"/>
          <w:i/>
        </w:rPr>
        <w:t>J. Physiol.</w:t>
      </w:r>
      <w:r w:rsidRPr="00806D8C">
        <w:rPr>
          <w:rFonts w:ascii="Times New Roman" w:hAnsi="Times New Roman" w:cs="Times New Roman"/>
        </w:rPr>
        <w:t xml:space="preserve"> 1972;227(2):457-471.</w:t>
      </w:r>
    </w:p>
    <w:p w14:paraId="5CE6B6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Begg, T. and Hearns, J. Components in blood viscosity. The relative contribution of haematocrit, plasma fibrinogen and other proteins. </w:t>
      </w:r>
      <w:r w:rsidRPr="00806D8C">
        <w:rPr>
          <w:rFonts w:ascii="Times New Roman" w:hAnsi="Times New Roman" w:cs="Times New Roman"/>
          <w:i/>
        </w:rPr>
        <w:t>Clinical science</w:t>
      </w:r>
      <w:r w:rsidRPr="00806D8C">
        <w:rPr>
          <w:rFonts w:ascii="Times New Roman" w:hAnsi="Times New Roman" w:cs="Times New Roman"/>
        </w:rPr>
        <w:t xml:space="preserve"> 1966;31(1):87-93.</w:t>
      </w:r>
    </w:p>
    <w:p w14:paraId="3995567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Bevegärd, S. and Lodin, A. Postural Circulatory Changes at Rest and during Exercise in five Patients with Congenital Absence of Valves in the Deep Veins of the Legs. </w:t>
      </w:r>
      <w:r w:rsidRPr="00806D8C">
        <w:rPr>
          <w:rFonts w:ascii="Times New Roman" w:hAnsi="Times New Roman" w:cs="Times New Roman"/>
          <w:i/>
        </w:rPr>
        <w:t>Acta Medica Scandinavica</w:t>
      </w:r>
      <w:r w:rsidRPr="00806D8C">
        <w:rPr>
          <w:rFonts w:ascii="Times New Roman" w:hAnsi="Times New Roman" w:cs="Times New Roman"/>
        </w:rPr>
        <w:t xml:space="preserve"> 1962;172(1):21-29.</w:t>
      </w:r>
    </w:p>
    <w:p w14:paraId="53613A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Blackard, W.G. and Nelson, N.C. Portal and Peripheral Vein Immunoreactive Insulin Concentrations Before and After Glucose Infusion. </w:t>
      </w:r>
      <w:r w:rsidRPr="00806D8C">
        <w:rPr>
          <w:rFonts w:ascii="Times New Roman" w:hAnsi="Times New Roman" w:cs="Times New Roman"/>
          <w:i/>
        </w:rPr>
        <w:t>Diabetes</w:t>
      </w:r>
      <w:r w:rsidRPr="00806D8C">
        <w:rPr>
          <w:rFonts w:ascii="Times New Roman" w:hAnsi="Times New Roman" w:cs="Times New Roman"/>
        </w:rPr>
        <w:t xml:space="preserve"> 1970;19(5):302-306.</w:t>
      </w:r>
    </w:p>
    <w:p w14:paraId="119D5DC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Bock, A.V., Dill, D.B. and Edwards, H.T. ON THE RELATION OF CHANGES IN BLOOD VELOCITY AND VOLUME FLOW OF BLOOD TO CHANGE OF POSTURE.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1930;8(4):533-544.</w:t>
      </w:r>
    </w:p>
    <w:p w14:paraId="2CBAC2E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Bootsma, M.</w:t>
      </w:r>
      <w:r w:rsidRPr="00806D8C">
        <w:rPr>
          <w:rFonts w:ascii="Times New Roman" w:hAnsi="Times New Roman" w:cs="Times New Roman"/>
          <w:i/>
        </w:rPr>
        <w:t>, et al.</w:t>
      </w:r>
      <w:r w:rsidRPr="00806D8C">
        <w:rPr>
          <w:rFonts w:ascii="Times New Roman" w:hAnsi="Times New Roman" w:cs="Times New Roman"/>
        </w:rPr>
        <w:t xml:space="preserve"> Heart rate and heart rate variability as indexes of sympathovagal balance. </w:t>
      </w:r>
      <w:r w:rsidRPr="00806D8C">
        <w:rPr>
          <w:rFonts w:ascii="Times New Roman" w:hAnsi="Times New Roman" w:cs="Times New Roman"/>
          <w:i/>
        </w:rPr>
        <w:t>American Journal of Physiology</w:t>
      </w:r>
      <w:r w:rsidRPr="00806D8C">
        <w:rPr>
          <w:rFonts w:ascii="Times New Roman" w:hAnsi="Times New Roman" w:cs="Times New Roman"/>
        </w:rPr>
        <w:t xml:space="preserve"> 1994;266:H1565-H1565.</w:t>
      </w:r>
    </w:p>
    <w:p w14:paraId="5A9A378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Braam, B.</w:t>
      </w:r>
      <w:r w:rsidRPr="00806D8C">
        <w:rPr>
          <w:rFonts w:ascii="Times New Roman" w:hAnsi="Times New Roman" w:cs="Times New Roman"/>
          <w:i/>
        </w:rPr>
        <w:t>, et al.</w:t>
      </w:r>
      <w:r w:rsidRPr="00806D8C">
        <w:rPr>
          <w:rFonts w:ascii="Times New Roman" w:hAnsi="Times New Roman" w:cs="Times New Roman"/>
        </w:rPr>
        <w:t xml:space="preserve"> Relevance of the tubuloglomerular feedback mechanism in pathophysiology. </w:t>
      </w:r>
      <w:r w:rsidRPr="00806D8C">
        <w:rPr>
          <w:rFonts w:ascii="Times New Roman" w:hAnsi="Times New Roman" w:cs="Times New Roman"/>
          <w:i/>
        </w:rPr>
        <w:t>Journal of the American Society of Nephrology</w:t>
      </w:r>
      <w:r w:rsidRPr="00806D8C">
        <w:rPr>
          <w:rFonts w:ascii="Times New Roman" w:hAnsi="Times New Roman" w:cs="Times New Roman"/>
        </w:rPr>
        <w:t xml:space="preserve"> 1993;4(6):1257-1274.</w:t>
      </w:r>
    </w:p>
    <w:p w14:paraId="58796A3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BRADLEY, S.E., INGELFINGER, F.J. and BRADLEY, G.P. Hepatic Circulation in Cirrhosis of the Liver. </w:t>
      </w:r>
      <w:r w:rsidRPr="00806D8C">
        <w:rPr>
          <w:rFonts w:ascii="Times New Roman" w:hAnsi="Times New Roman" w:cs="Times New Roman"/>
          <w:i/>
        </w:rPr>
        <w:t>Circulation</w:t>
      </w:r>
      <w:r w:rsidRPr="00806D8C">
        <w:rPr>
          <w:rFonts w:ascii="Times New Roman" w:hAnsi="Times New Roman" w:cs="Times New Roman"/>
        </w:rPr>
        <w:t xml:space="preserve"> 1952;5(3):419-429.</w:t>
      </w:r>
    </w:p>
    <w:p w14:paraId="6C2DEE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Bradley, S.E.</w:t>
      </w:r>
      <w:r w:rsidRPr="00806D8C">
        <w:rPr>
          <w:rFonts w:ascii="Times New Roman" w:hAnsi="Times New Roman" w:cs="Times New Roman"/>
          <w:i/>
        </w:rPr>
        <w:t>, et al.</w:t>
      </w:r>
      <w:r w:rsidRPr="00806D8C">
        <w:rPr>
          <w:rFonts w:ascii="Times New Roman" w:hAnsi="Times New Roman" w:cs="Times New Roman"/>
        </w:rPr>
        <w:t xml:space="preserve"> The circulating splanchnic blood volume in dog and man. </w:t>
      </w:r>
      <w:r w:rsidRPr="00806D8C">
        <w:rPr>
          <w:rFonts w:ascii="Times New Roman" w:hAnsi="Times New Roman" w:cs="Times New Roman"/>
          <w:i/>
        </w:rPr>
        <w:t>Transactions of the Association of American Physicians</w:t>
      </w:r>
      <w:r w:rsidRPr="00806D8C">
        <w:rPr>
          <w:rFonts w:ascii="Times New Roman" w:hAnsi="Times New Roman" w:cs="Times New Roman"/>
        </w:rPr>
        <w:t xml:space="preserve"> 1953;66:294-302.</w:t>
      </w:r>
    </w:p>
    <w:p w14:paraId="7215DD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Brebbia, D.R., Goldman, R.F. and Buskirk, E.R. Water Vapor Loss From the Respiratory Tract During Outdoor Exercise in the Cold. 1957.</w:t>
      </w:r>
    </w:p>
    <w:p w14:paraId="78A3FC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Carter, C.B., Hodnett, B.L. and Hester, R. Modeling of gender differences in respiratory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2009;23(1_MeetingAbstracts):LB118.</w:t>
      </w:r>
    </w:p>
    <w:p w14:paraId="5B2077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Carter, Y.M.</w:t>
      </w:r>
      <w:r w:rsidRPr="00806D8C">
        <w:rPr>
          <w:rFonts w:ascii="Times New Roman" w:hAnsi="Times New Roman" w:cs="Times New Roman"/>
          <w:i/>
        </w:rPr>
        <w:t>, et al.</w:t>
      </w:r>
      <w:r w:rsidRPr="00806D8C">
        <w:rPr>
          <w:rFonts w:ascii="Times New Roman" w:hAnsi="Times New Roman" w:cs="Times New Roman"/>
        </w:rPr>
        <w:t xml:space="preserve"> Diastolic properties, myocardial water content, and histologic condition of the rat left ventricle: effect of varied osmolarity of a coronary perfusate. </w:t>
      </w:r>
      <w:r w:rsidRPr="00806D8C">
        <w:rPr>
          <w:rFonts w:ascii="Times New Roman" w:hAnsi="Times New Roman" w:cs="Times New Roman"/>
          <w:i/>
        </w:rPr>
        <w:t>J Heart Lung Transplant</w:t>
      </w:r>
      <w:r w:rsidRPr="00806D8C">
        <w:rPr>
          <w:rFonts w:ascii="Times New Roman" w:hAnsi="Times New Roman" w:cs="Times New Roman"/>
        </w:rPr>
        <w:t xml:space="preserve"> 1998;17(2):140-149.</w:t>
      </w:r>
    </w:p>
    <w:p w14:paraId="7A58E1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Claassen, K.</w:t>
      </w:r>
      <w:r w:rsidRPr="00806D8C">
        <w:rPr>
          <w:rFonts w:ascii="Times New Roman" w:hAnsi="Times New Roman" w:cs="Times New Roman"/>
          <w:i/>
        </w:rPr>
        <w:t>, et al.</w:t>
      </w:r>
      <w:r w:rsidRPr="00806D8C">
        <w:rPr>
          <w:rFonts w:ascii="Times New Roman" w:hAnsi="Times New Roman" w:cs="Times New Roman"/>
        </w:rPr>
        <w:t xml:space="preserve"> A detailed physiologically-based model to simulate the pharmacokinetics and hormonal pharmacodynamics of enalapril on the circulating endocrine renin-angiotensin-aldosterone system. </w:t>
      </w:r>
      <w:r w:rsidRPr="00806D8C">
        <w:rPr>
          <w:rFonts w:ascii="Times New Roman" w:hAnsi="Times New Roman" w:cs="Times New Roman"/>
          <w:i/>
        </w:rPr>
        <w:t>Frontiers in Physiology</w:t>
      </w:r>
      <w:r w:rsidRPr="00806D8C">
        <w:rPr>
          <w:rFonts w:ascii="Times New Roman" w:hAnsi="Times New Roman" w:cs="Times New Roman"/>
        </w:rPr>
        <w:t xml:space="preserve"> 2013;4.</w:t>
      </w:r>
    </w:p>
    <w:p w14:paraId="78B4EE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Clutter, W.E.</w:t>
      </w:r>
      <w:r w:rsidRPr="00806D8C">
        <w:rPr>
          <w:rFonts w:ascii="Times New Roman" w:hAnsi="Times New Roman" w:cs="Times New Roman"/>
          <w:i/>
        </w:rPr>
        <w:t>, et al.</w:t>
      </w:r>
      <w:r w:rsidRPr="00806D8C">
        <w:rPr>
          <w:rFonts w:ascii="Times New Roman" w:hAnsi="Times New Roman" w:cs="Times New Roman"/>
        </w:rPr>
        <w:t xml:space="preserve"> Epinephrine plasma metabolic clearance rates and physiologic thresholds for metabolic and hemodynamic actions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1980;66(1):94-101.</w:t>
      </w:r>
    </w:p>
    <w:p w14:paraId="3DE464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Coleman, T.</w:t>
      </w:r>
      <w:r w:rsidRPr="00806D8C">
        <w:rPr>
          <w:rFonts w:ascii="Times New Roman" w:hAnsi="Times New Roman" w:cs="Times New Roman"/>
          <w:i/>
        </w:rPr>
        <w:t>, et al.</w:t>
      </w:r>
      <w:r w:rsidRPr="00806D8C">
        <w:rPr>
          <w:rFonts w:ascii="Times New Roman" w:hAnsi="Times New Roman" w:cs="Times New Roman"/>
        </w:rPr>
        <w:t xml:space="preserve"> Long-term regulation of the circulation. </w:t>
      </w:r>
      <w:r w:rsidRPr="00806D8C">
        <w:rPr>
          <w:rFonts w:ascii="Times New Roman" w:hAnsi="Times New Roman" w:cs="Times New Roman"/>
          <w:i/>
        </w:rPr>
        <w:t>Interrelationships with body fluid volumes, Physical Bases of Circulatory Transport: Regulation and Exchange, WB Saunders Co, Philadelphia</w:t>
      </w:r>
      <w:r w:rsidRPr="00806D8C">
        <w:rPr>
          <w:rFonts w:ascii="Times New Roman" w:hAnsi="Times New Roman" w:cs="Times New Roman"/>
        </w:rPr>
        <w:t xml:space="preserve"> 1967.</w:t>
      </w:r>
    </w:p>
    <w:p w14:paraId="251FC43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Coleman, T.G. and Randall, J.E. A Comprehensive Physiological Model. </w:t>
      </w:r>
      <w:r w:rsidRPr="00806D8C">
        <w:rPr>
          <w:rFonts w:ascii="Times New Roman" w:hAnsi="Times New Roman" w:cs="Times New Roman"/>
          <w:i/>
        </w:rPr>
        <w:t>The Physiologist</w:t>
      </w:r>
      <w:r w:rsidRPr="00806D8C">
        <w:rPr>
          <w:rFonts w:ascii="Times New Roman" w:hAnsi="Times New Roman" w:cs="Times New Roman"/>
        </w:rPr>
        <w:t xml:space="preserve"> 1983;26(1).</w:t>
      </w:r>
    </w:p>
    <w:p w14:paraId="328C3A7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Conte, G.</w:t>
      </w:r>
      <w:r w:rsidRPr="00806D8C">
        <w:rPr>
          <w:rFonts w:ascii="Times New Roman" w:hAnsi="Times New Roman" w:cs="Times New Roman"/>
          <w:i/>
        </w:rPr>
        <w:t>, et al.</w:t>
      </w:r>
      <w:r w:rsidRPr="00806D8C">
        <w:rPr>
          <w:rFonts w:ascii="Times New Roman" w:hAnsi="Times New Roman" w:cs="Times New Roman"/>
        </w:rPr>
        <w:t xml:space="preserve"> Role of inhibition of atrial natriuretic factor release in the down-regulation of salt excretion. </w:t>
      </w:r>
      <w:r w:rsidRPr="00806D8C">
        <w:rPr>
          <w:rFonts w:ascii="Times New Roman" w:hAnsi="Times New Roman" w:cs="Times New Roman"/>
          <w:i/>
        </w:rPr>
        <w:t>Kidney Int</w:t>
      </w:r>
      <w:r w:rsidRPr="00806D8C">
        <w:rPr>
          <w:rFonts w:ascii="Times New Roman" w:hAnsi="Times New Roman" w:cs="Times New Roman"/>
        </w:rPr>
        <w:t xml:space="preserve"> 1992;42:673-680.</w:t>
      </w:r>
    </w:p>
    <w:p w14:paraId="52E25D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Cumin, F., Baum, H.P. and Levens, N. Leptin is cleared from the circulation primarily by the kidney. </w:t>
      </w:r>
      <w:r w:rsidRPr="00806D8C">
        <w:rPr>
          <w:rFonts w:ascii="Times New Roman" w:hAnsi="Times New Roman" w:cs="Times New Roman"/>
          <w:i/>
        </w:rPr>
        <w:t>Int J Obes Relat Metab Disord</w:t>
      </w:r>
      <w:r w:rsidRPr="00806D8C">
        <w:rPr>
          <w:rFonts w:ascii="Times New Roman" w:hAnsi="Times New Roman" w:cs="Times New Roman"/>
        </w:rPr>
        <w:t xml:space="preserve"> 1996;20(12):1120-1126.</w:t>
      </w:r>
    </w:p>
    <w:p w14:paraId="68AE26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Dabbish, L.</w:t>
      </w:r>
      <w:r w:rsidRPr="00806D8C">
        <w:rPr>
          <w:rFonts w:ascii="Times New Roman" w:hAnsi="Times New Roman" w:cs="Times New Roman"/>
          <w:i/>
        </w:rPr>
        <w:t>, et al.</w:t>
      </w:r>
      <w:r w:rsidRPr="00806D8C">
        <w:rPr>
          <w:rFonts w:ascii="Times New Roman" w:hAnsi="Times New Roman" w:cs="Times New Roman"/>
        </w:rPr>
        <w:t xml:space="preserve"> Social coding in GitHub: transparency and collaboration in an open software repository. In, </w:t>
      </w:r>
      <w:r w:rsidRPr="00806D8C">
        <w:rPr>
          <w:rFonts w:ascii="Times New Roman" w:hAnsi="Times New Roman" w:cs="Times New Roman"/>
          <w:i/>
        </w:rPr>
        <w:t>Proceedings of the ACM 2012 conference on Computer Supported Cooperative Work</w:t>
      </w:r>
      <w:r w:rsidRPr="00806D8C">
        <w:rPr>
          <w:rFonts w:ascii="Times New Roman" w:hAnsi="Times New Roman" w:cs="Times New Roman"/>
        </w:rPr>
        <w:t>. ACM; 2012. p. 1277-1286.</w:t>
      </w:r>
    </w:p>
    <w:p w14:paraId="4DD2D8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Dash, R.K. and Bassingthwaighte, J.B. Erratum to: Blood HbO2 and HbCO2 dissociation curves at varied O2, CO2, pH, 2, 3-DPG and temperature levels. </w:t>
      </w:r>
      <w:r w:rsidRPr="00806D8C">
        <w:rPr>
          <w:rFonts w:ascii="Times New Roman" w:hAnsi="Times New Roman" w:cs="Times New Roman"/>
          <w:i/>
        </w:rPr>
        <w:t>Ann. Biomed. Eng.</w:t>
      </w:r>
      <w:r w:rsidRPr="00806D8C">
        <w:rPr>
          <w:rFonts w:ascii="Times New Roman" w:hAnsi="Times New Roman" w:cs="Times New Roman"/>
        </w:rPr>
        <w:t xml:space="preserve"> 2010;38(4):1683-1701.</w:t>
      </w:r>
    </w:p>
    <w:p w14:paraId="53677CA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Debye, P. and Huckel, E. Theory of electrolytes, part 1. </w:t>
      </w:r>
      <w:r w:rsidRPr="00806D8C">
        <w:rPr>
          <w:rFonts w:ascii="Times New Roman" w:hAnsi="Times New Roman" w:cs="Times New Roman"/>
          <w:i/>
        </w:rPr>
        <w:t>Freezing point depression and cognate phenomena Phys. Zeits</w:t>
      </w:r>
      <w:r w:rsidRPr="00806D8C">
        <w:rPr>
          <w:rFonts w:ascii="Times New Roman" w:hAnsi="Times New Roman" w:cs="Times New Roman"/>
        </w:rPr>
        <w:t xml:space="preserve"> 1923;24:185-206.</w:t>
      </w:r>
    </w:p>
    <w:p w14:paraId="1A0CC51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Dobson, H.L.</w:t>
      </w:r>
      <w:r w:rsidRPr="00806D8C">
        <w:rPr>
          <w:rFonts w:ascii="Times New Roman" w:hAnsi="Times New Roman" w:cs="Times New Roman"/>
          <w:i/>
        </w:rPr>
        <w:t>, et al.</w:t>
      </w:r>
      <w:r w:rsidRPr="00806D8C">
        <w:rPr>
          <w:rFonts w:ascii="Times New Roman" w:hAnsi="Times New Roman" w:cs="Times New Roman"/>
        </w:rPr>
        <w:t xml:space="preserve"> Absorption of 131-I labeled modified insulin. </w:t>
      </w:r>
      <w:r w:rsidRPr="00806D8C">
        <w:rPr>
          <w:rFonts w:ascii="Times New Roman" w:hAnsi="Times New Roman" w:cs="Times New Roman"/>
          <w:i/>
        </w:rPr>
        <w:t>Metabolism</w:t>
      </w:r>
      <w:r w:rsidRPr="00806D8C">
        <w:rPr>
          <w:rFonts w:ascii="Times New Roman" w:hAnsi="Times New Roman" w:cs="Times New Roman"/>
        </w:rPr>
        <w:t xml:space="preserve"> 1967;16(8):723-732.</w:t>
      </w:r>
    </w:p>
    <w:p w14:paraId="1546E5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Dodt, E. and Zotterman, Y. Mode of action of warm receptors. </w:t>
      </w:r>
      <w:r w:rsidRPr="00806D8C">
        <w:rPr>
          <w:rFonts w:ascii="Times New Roman" w:hAnsi="Times New Roman" w:cs="Times New Roman"/>
          <w:i/>
        </w:rPr>
        <w:t>Acta physiologica scandinavica</w:t>
      </w:r>
      <w:r w:rsidRPr="00806D8C">
        <w:rPr>
          <w:rFonts w:ascii="Times New Roman" w:hAnsi="Times New Roman" w:cs="Times New Roman"/>
        </w:rPr>
        <w:t xml:space="preserve"> 1952;26(4):345-357.</w:t>
      </w:r>
    </w:p>
    <w:p w14:paraId="7E3243B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DOEDEN, B. and RIZZA, R. Use of a Variable Insulin Infusion to Assess Insulin Action in Obesity: Defects in Both the Kinetics and Amplitude of Response.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1987;64(5):902-908.</w:t>
      </w:r>
    </w:p>
    <w:p w14:paraId="340E06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Drummond, H.A., Grifoni, S.C. and Jernigan, N.L. A new trick for an old dogma: ENaC proteins as mechanotransducers in vascular smooth muscle. </w:t>
      </w:r>
      <w:r w:rsidRPr="00806D8C">
        <w:rPr>
          <w:rFonts w:ascii="Times New Roman" w:hAnsi="Times New Roman" w:cs="Times New Roman"/>
          <w:i/>
        </w:rPr>
        <w:t>Physiology</w:t>
      </w:r>
      <w:r w:rsidRPr="00806D8C">
        <w:rPr>
          <w:rFonts w:ascii="Times New Roman" w:hAnsi="Times New Roman" w:cs="Times New Roman"/>
        </w:rPr>
        <w:t xml:space="preserve"> 2008;23(1):23-31.</w:t>
      </w:r>
    </w:p>
    <w:p w14:paraId="6054EA9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Eaton, W.A.</w:t>
      </w:r>
      <w:r w:rsidRPr="00806D8C">
        <w:rPr>
          <w:rFonts w:ascii="Times New Roman" w:hAnsi="Times New Roman" w:cs="Times New Roman"/>
          <w:i/>
        </w:rPr>
        <w:t>, et al.</w:t>
      </w:r>
      <w:r w:rsidRPr="00806D8C">
        <w:rPr>
          <w:rFonts w:ascii="Times New Roman" w:hAnsi="Times New Roman" w:cs="Times New Roman"/>
        </w:rPr>
        <w:t xml:space="preserve"> Evolution of allosteric models for hemoglobin. </w:t>
      </w:r>
      <w:r w:rsidRPr="00806D8C">
        <w:rPr>
          <w:rFonts w:ascii="Times New Roman" w:hAnsi="Times New Roman" w:cs="Times New Roman"/>
          <w:i/>
        </w:rPr>
        <w:t>IUBMB Life</w:t>
      </w:r>
      <w:r w:rsidRPr="00806D8C">
        <w:rPr>
          <w:rFonts w:ascii="Times New Roman" w:hAnsi="Times New Roman" w:cs="Times New Roman"/>
        </w:rPr>
        <w:t xml:space="preserve"> 2007;59(8</w:t>
      </w:r>
      <w:r w:rsidRPr="00806D8C">
        <w:rPr>
          <w:rFonts w:ascii="Cambria Math" w:hAnsi="Cambria Math" w:cs="Cambria Math"/>
        </w:rPr>
        <w:t>‐</w:t>
      </w:r>
      <w:r w:rsidRPr="00806D8C">
        <w:rPr>
          <w:rFonts w:ascii="Times New Roman" w:hAnsi="Times New Roman" w:cs="Times New Roman"/>
        </w:rPr>
        <w:t>9):586-599.</w:t>
      </w:r>
    </w:p>
    <w:p w14:paraId="1D60376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Edelman, I.S. Thyroid Thermogenesis. </w:t>
      </w:r>
      <w:r w:rsidRPr="00806D8C">
        <w:rPr>
          <w:rFonts w:ascii="Times New Roman" w:hAnsi="Times New Roman" w:cs="Times New Roman"/>
          <w:i/>
        </w:rPr>
        <w:t>New England Journal of Medicine</w:t>
      </w:r>
      <w:r w:rsidRPr="00806D8C">
        <w:rPr>
          <w:rFonts w:ascii="Times New Roman" w:hAnsi="Times New Roman" w:cs="Times New Roman"/>
        </w:rPr>
        <w:t xml:space="preserve"> 1974;290(23):1303-1308.</w:t>
      </w:r>
    </w:p>
    <w:p w14:paraId="29D415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ECHT, M.</w:t>
      </w:r>
      <w:r w:rsidRPr="00806D8C">
        <w:rPr>
          <w:rFonts w:ascii="Times New Roman" w:hAnsi="Times New Roman" w:cs="Times New Roman"/>
          <w:i/>
        </w:rPr>
        <w:t>, et al.</w:t>
      </w:r>
      <w:r w:rsidRPr="00806D8C">
        <w:rPr>
          <w:rFonts w:ascii="Times New Roman" w:hAnsi="Times New Roman" w:cs="Times New Roman"/>
        </w:rPr>
        <w:t xml:space="preserve"> Effective Compliance of the Total Vascular Bed and the Intrathoracic Compartment Derived from Changes in Central Venous Pressure Induced by Volume Changes in Man. </w:t>
      </w:r>
      <w:r w:rsidRPr="00806D8C">
        <w:rPr>
          <w:rFonts w:ascii="Times New Roman" w:hAnsi="Times New Roman" w:cs="Times New Roman"/>
          <w:i/>
        </w:rPr>
        <w:t>Circulation Research</w:t>
      </w:r>
      <w:r w:rsidRPr="00806D8C">
        <w:rPr>
          <w:rFonts w:ascii="Times New Roman" w:hAnsi="Times New Roman" w:cs="Times New Roman"/>
        </w:rPr>
        <w:t xml:space="preserve"> 1974;34(1):61-68.</w:t>
      </w:r>
    </w:p>
    <w:p w14:paraId="417AFF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Eisenhoffer, J., Lee, S. and Johnston, M. Pressure-flow relationships in isolated sheep prenodal lymphatic vessels.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1994;36(3):H938.</w:t>
      </w:r>
    </w:p>
    <w:p w14:paraId="24CB11B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Engeset, A.</w:t>
      </w:r>
      <w:r w:rsidRPr="00806D8C">
        <w:rPr>
          <w:rFonts w:ascii="Times New Roman" w:hAnsi="Times New Roman" w:cs="Times New Roman"/>
          <w:i/>
        </w:rPr>
        <w:t>, et al.</w:t>
      </w:r>
      <w:r w:rsidRPr="00806D8C">
        <w:rPr>
          <w:rFonts w:ascii="Times New Roman" w:hAnsi="Times New Roman" w:cs="Times New Roman"/>
        </w:rPr>
        <w:t xml:space="preserve"> Studies on human peripheral lymph. I. Sampling method. </w:t>
      </w:r>
      <w:r w:rsidRPr="00806D8C">
        <w:rPr>
          <w:rFonts w:ascii="Times New Roman" w:hAnsi="Times New Roman" w:cs="Times New Roman"/>
          <w:i/>
        </w:rPr>
        <w:t>Lymphology</w:t>
      </w:r>
      <w:r w:rsidRPr="00806D8C">
        <w:rPr>
          <w:rFonts w:ascii="Times New Roman" w:hAnsi="Times New Roman" w:cs="Times New Roman"/>
        </w:rPr>
        <w:t xml:space="preserve"> 1973;6(1):1-5.</w:t>
      </w:r>
    </w:p>
    <w:p w14:paraId="6E10E5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Erwald, R. and Wiechel, K. Effect of vasopressin on central and splanchnic hemodynamics in awake man. </w:t>
      </w:r>
      <w:r w:rsidRPr="00806D8C">
        <w:rPr>
          <w:rFonts w:ascii="Times New Roman" w:hAnsi="Times New Roman" w:cs="Times New Roman"/>
          <w:i/>
        </w:rPr>
        <w:t>Acta chirurgica Scandinavica</w:t>
      </w:r>
      <w:r w:rsidRPr="00806D8C">
        <w:rPr>
          <w:rFonts w:ascii="Times New Roman" w:hAnsi="Times New Roman" w:cs="Times New Roman"/>
        </w:rPr>
        <w:t xml:space="preserve"> 1978;144(6):347.</w:t>
      </w:r>
    </w:p>
    <w:p w14:paraId="5DFD356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Fan, F.C.</w:t>
      </w:r>
      <w:r w:rsidRPr="00806D8C">
        <w:rPr>
          <w:rFonts w:ascii="Times New Roman" w:hAnsi="Times New Roman" w:cs="Times New Roman"/>
          <w:i/>
        </w:rPr>
        <w:t>, et al.</w:t>
      </w:r>
      <w:r w:rsidRPr="00806D8C">
        <w:rPr>
          <w:rFonts w:ascii="Times New Roman" w:hAnsi="Times New Roman" w:cs="Times New Roman"/>
        </w:rPr>
        <w:t xml:space="preserve"> Effects of hematocrit variations on regional hemodynamics and oxygen transport in the dog. 1980.</w:t>
      </w:r>
    </w:p>
    <w:p w14:paraId="4B1B0A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Ferguson, D.W., Abboud, F.M. and Mark, A.L. Relative contribution of aortic and carotid baroreflexes to heart rate control in man during steady state and dynamic increases in arterial pressure.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1985;76(6):2265-2274.</w:t>
      </w:r>
    </w:p>
    <w:p w14:paraId="27CAD4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Figge, J.J. The Figge-Fencl Quantitative Physicochemical Model of Human Acid-Base Physiology (Version 2.0). </w:t>
      </w:r>
      <w:r w:rsidRPr="00806D8C">
        <w:rPr>
          <w:rFonts w:ascii="Times New Roman" w:hAnsi="Times New Roman" w:cs="Times New Roman"/>
          <w:i/>
        </w:rPr>
        <w:t>An Educational Web Site about Modern Human Acid-Base Physiology</w:t>
      </w:r>
      <w:r w:rsidRPr="00806D8C">
        <w:rPr>
          <w:rFonts w:ascii="Times New Roman" w:hAnsi="Times New Roman" w:cs="Times New Roman"/>
        </w:rPr>
        <w:t>.</w:t>
      </w:r>
    </w:p>
    <w:p w14:paraId="5CB22E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Florez-Duquet, M. and McDonald, R.B. Cold-induced thermoregulation and biological aging. </w:t>
      </w:r>
      <w:r w:rsidRPr="00806D8C">
        <w:rPr>
          <w:rFonts w:ascii="Times New Roman" w:hAnsi="Times New Roman" w:cs="Times New Roman"/>
          <w:i/>
        </w:rPr>
        <w:t>Physiological reviews</w:t>
      </w:r>
      <w:r w:rsidRPr="00806D8C">
        <w:rPr>
          <w:rFonts w:ascii="Times New Roman" w:hAnsi="Times New Roman" w:cs="Times New Roman"/>
        </w:rPr>
        <w:t xml:space="preserve"> 1998;78(2):339-358.</w:t>
      </w:r>
    </w:p>
    <w:p w14:paraId="505AD0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Frayn, K. Adipose tissue as a buffer for daily lipid flux. </w:t>
      </w:r>
      <w:r w:rsidRPr="00806D8C">
        <w:rPr>
          <w:rFonts w:ascii="Times New Roman" w:hAnsi="Times New Roman" w:cs="Times New Roman"/>
          <w:i/>
        </w:rPr>
        <w:t>Diabetologia</w:t>
      </w:r>
      <w:r w:rsidRPr="00806D8C">
        <w:rPr>
          <w:rFonts w:ascii="Times New Roman" w:hAnsi="Times New Roman" w:cs="Times New Roman"/>
        </w:rPr>
        <w:t xml:space="preserve"> 2002;45(9):1201-1210.</w:t>
      </w:r>
    </w:p>
    <w:p w14:paraId="4C6F67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Friedman-Einat, M.</w:t>
      </w:r>
      <w:r w:rsidRPr="00806D8C">
        <w:rPr>
          <w:rFonts w:ascii="Times New Roman" w:hAnsi="Times New Roman" w:cs="Times New Roman"/>
          <w:i/>
        </w:rPr>
        <w:t>, et al.</w:t>
      </w:r>
      <w:r w:rsidRPr="00806D8C">
        <w:rPr>
          <w:rFonts w:ascii="Times New Roman" w:hAnsi="Times New Roman" w:cs="Times New Roman"/>
        </w:rPr>
        <w:t xml:space="preserve"> Serum leptin activity in obese and lean patients. </w:t>
      </w:r>
      <w:r w:rsidRPr="00806D8C">
        <w:rPr>
          <w:rFonts w:ascii="Times New Roman" w:hAnsi="Times New Roman" w:cs="Times New Roman"/>
          <w:i/>
        </w:rPr>
        <w:t>Regulatory peptides</w:t>
      </w:r>
      <w:r w:rsidRPr="00806D8C">
        <w:rPr>
          <w:rFonts w:ascii="Times New Roman" w:hAnsi="Times New Roman" w:cs="Times New Roman"/>
        </w:rPr>
        <w:t xml:space="preserve"> 2003;111(1):77-82.</w:t>
      </w:r>
    </w:p>
    <w:p w14:paraId="1CB9E1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Fritzson, P.</w:t>
      </w:r>
      <w:r w:rsidRPr="00806D8C">
        <w:rPr>
          <w:rFonts w:ascii="Times New Roman" w:hAnsi="Times New Roman" w:cs="Times New Roman"/>
          <w:i/>
        </w:rPr>
        <w:t>, et al.</w:t>
      </w:r>
      <w:r w:rsidRPr="00806D8C">
        <w:rPr>
          <w:rFonts w:ascii="Times New Roman" w:hAnsi="Times New Roman" w:cs="Times New Roman"/>
        </w:rPr>
        <w:t xml:space="preserve"> OpenModelica-A free open-source environment for system modeling, simulation, and teaching. In, </w:t>
      </w:r>
      <w:r w:rsidRPr="00806D8C">
        <w:rPr>
          <w:rFonts w:ascii="Times New Roman" w:hAnsi="Times New Roman" w:cs="Times New Roman"/>
          <w:i/>
        </w:rPr>
        <w:t>IEEE International Symposium on Computer-Aided Control Systems Design</w:t>
      </w:r>
      <w:r w:rsidRPr="00806D8C">
        <w:rPr>
          <w:rFonts w:ascii="Times New Roman" w:hAnsi="Times New Roman" w:cs="Times New Roman"/>
        </w:rPr>
        <w:t>. 2006. p. 1588-1595.</w:t>
      </w:r>
    </w:p>
    <w:p w14:paraId="54FCBAE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Fritzson, P. and Engelson, V. Modelica—A unified object-oriented language for system modeling and simulation. In, </w:t>
      </w:r>
      <w:r w:rsidRPr="00806D8C">
        <w:rPr>
          <w:rFonts w:ascii="Times New Roman" w:hAnsi="Times New Roman" w:cs="Times New Roman"/>
          <w:i/>
        </w:rPr>
        <w:t>ECOOP’98—Object-Oriented Programming</w:t>
      </w:r>
      <w:r w:rsidRPr="00806D8C">
        <w:rPr>
          <w:rFonts w:ascii="Times New Roman" w:hAnsi="Times New Roman" w:cs="Times New Roman"/>
        </w:rPr>
        <w:t>. Springer; 1998. p. 67-90.</w:t>
      </w:r>
    </w:p>
    <w:p w14:paraId="51A7232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Gaasch, W.H.</w:t>
      </w:r>
      <w:r w:rsidRPr="00806D8C">
        <w:rPr>
          <w:rFonts w:ascii="Times New Roman" w:hAnsi="Times New Roman" w:cs="Times New Roman"/>
          <w:i/>
        </w:rPr>
        <w:t>, et al.</w:t>
      </w:r>
      <w:r w:rsidRPr="00806D8C">
        <w:rPr>
          <w:rFonts w:ascii="Times New Roman" w:hAnsi="Times New Roman" w:cs="Times New Roman"/>
        </w:rPr>
        <w:t xml:space="preserve"> Dynamic determinants of letf ventricular diastolic pressure-volume relations in man. </w:t>
      </w:r>
      <w:r w:rsidRPr="00806D8C">
        <w:rPr>
          <w:rFonts w:ascii="Times New Roman" w:hAnsi="Times New Roman" w:cs="Times New Roman"/>
          <w:i/>
        </w:rPr>
        <w:t>Circulation</w:t>
      </w:r>
      <w:r w:rsidRPr="00806D8C">
        <w:rPr>
          <w:rFonts w:ascii="Times New Roman" w:hAnsi="Times New Roman" w:cs="Times New Roman"/>
        </w:rPr>
        <w:t xml:space="preserve"> 1975;51(2):317-323.</w:t>
      </w:r>
    </w:p>
    <w:p w14:paraId="067F0C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GAUER, O.H., HENRY, J.P. and SIEKER, H.O. Changes in Central Venous Pressure after Moderate Hemorrhage and Transfusion in Man. </w:t>
      </w:r>
      <w:r w:rsidRPr="00806D8C">
        <w:rPr>
          <w:rFonts w:ascii="Times New Roman" w:hAnsi="Times New Roman" w:cs="Times New Roman"/>
          <w:i/>
        </w:rPr>
        <w:t>Circulation Research</w:t>
      </w:r>
      <w:r w:rsidRPr="00806D8C">
        <w:rPr>
          <w:rFonts w:ascii="Times New Roman" w:hAnsi="Times New Roman" w:cs="Times New Roman"/>
        </w:rPr>
        <w:t xml:space="preserve"> 1956;4(1):79-84.</w:t>
      </w:r>
    </w:p>
    <w:p w14:paraId="675CDE3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Gedde, M.M. and Huestis, W.H. Membrane potential and human erythrocyte shape. </w:t>
      </w:r>
      <w:r w:rsidRPr="00806D8C">
        <w:rPr>
          <w:rFonts w:ascii="Times New Roman" w:hAnsi="Times New Roman" w:cs="Times New Roman"/>
          <w:i/>
        </w:rPr>
        <w:t>Biophys. J.</w:t>
      </w:r>
      <w:r w:rsidRPr="00806D8C">
        <w:rPr>
          <w:rFonts w:ascii="Times New Roman" w:hAnsi="Times New Roman" w:cs="Times New Roman"/>
        </w:rPr>
        <w:t xml:space="preserve"> 1997;72(3):1220.</w:t>
      </w:r>
    </w:p>
    <w:p w14:paraId="567B57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George, S.</w:t>
      </w:r>
      <w:r w:rsidRPr="00806D8C">
        <w:rPr>
          <w:rFonts w:ascii="Times New Roman" w:hAnsi="Times New Roman" w:cs="Times New Roman"/>
          <w:i/>
        </w:rPr>
        <w:t>, et al.</w:t>
      </w:r>
      <w:r w:rsidRPr="00806D8C">
        <w:rPr>
          <w:rFonts w:ascii="Times New Roman" w:hAnsi="Times New Roman" w:cs="Times New Roman"/>
        </w:rPr>
        <w:t xml:space="preserve"> A family with severe insulin resistance and diabetes due to a mutation in AKT2. </w:t>
      </w:r>
      <w:r w:rsidRPr="00806D8C">
        <w:rPr>
          <w:rFonts w:ascii="Times New Roman" w:hAnsi="Times New Roman" w:cs="Times New Roman"/>
          <w:i/>
        </w:rPr>
        <w:t>Science</w:t>
      </w:r>
      <w:r w:rsidRPr="00806D8C">
        <w:rPr>
          <w:rFonts w:ascii="Times New Roman" w:hAnsi="Times New Roman" w:cs="Times New Roman"/>
        </w:rPr>
        <w:t xml:space="preserve"> 2004;304(5675):1325-1328.</w:t>
      </w:r>
    </w:p>
    <w:p w14:paraId="712E5B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GINSBERG, S.</w:t>
      </w:r>
      <w:r w:rsidRPr="00806D8C">
        <w:rPr>
          <w:rFonts w:ascii="Times New Roman" w:hAnsi="Times New Roman" w:cs="Times New Roman"/>
          <w:i/>
        </w:rPr>
        <w:t>, et al.</w:t>
      </w:r>
      <w:r w:rsidRPr="00806D8C">
        <w:rPr>
          <w:rFonts w:ascii="Times New Roman" w:hAnsi="Times New Roman" w:cs="Times New Roman"/>
        </w:rPr>
        <w:t xml:space="preserve"> Serum Insulin Levels Following Administration of Exogenous Insulin.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1973;36(6):1175-1179.</w:t>
      </w:r>
    </w:p>
    <w:p w14:paraId="4EFF6C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Goldberg, M.A. and Schneider, T.J. Similarities between the oxygen-sensing mechanisms regulating the expression of vascular endothelial growth factor and erythropoietin. </w:t>
      </w:r>
      <w:r w:rsidRPr="00806D8C">
        <w:rPr>
          <w:rFonts w:ascii="Times New Roman" w:hAnsi="Times New Roman" w:cs="Times New Roman"/>
          <w:i/>
        </w:rPr>
        <w:t>Journal of Biological Chemistry</w:t>
      </w:r>
      <w:r w:rsidRPr="00806D8C">
        <w:rPr>
          <w:rFonts w:ascii="Times New Roman" w:hAnsi="Times New Roman" w:cs="Times New Roman"/>
        </w:rPr>
        <w:t xml:space="preserve"> 1994;269(6):4355-4359.</w:t>
      </w:r>
    </w:p>
    <w:p w14:paraId="0A5CE0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Goldblatt, H., Lamfrom, H. and Haas, E. Physiological Properties of Renin and Hypertensin. 1953.</w:t>
      </w:r>
    </w:p>
    <w:p w14:paraId="034EDF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Gottschalk, C.W. and Mylle, M. Micropuncture study of the mammalian urinary concentrating mechanism: evidence for the countercurrent hypothesis. </w:t>
      </w:r>
      <w:r w:rsidRPr="00806D8C">
        <w:rPr>
          <w:rFonts w:ascii="Times New Roman" w:hAnsi="Times New Roman" w:cs="Times New Roman"/>
          <w:i/>
        </w:rPr>
        <w:t>American Journal of Physiology--Legacy Content</w:t>
      </w:r>
      <w:r w:rsidRPr="00806D8C">
        <w:rPr>
          <w:rFonts w:ascii="Times New Roman" w:hAnsi="Times New Roman" w:cs="Times New Roman"/>
        </w:rPr>
        <w:t xml:space="preserve"> 1959;196(4):927-936.</w:t>
      </w:r>
    </w:p>
    <w:p w14:paraId="5CABD77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Greenway, C.V. and Lister, G.E. Capacitance effects and blood reservoir function in the splanchnic vascular bed during non-hypotensive haemorrhage and blood volume expansion in anaesthetized cats. </w:t>
      </w:r>
      <w:r w:rsidRPr="00806D8C">
        <w:rPr>
          <w:rFonts w:ascii="Times New Roman" w:hAnsi="Times New Roman" w:cs="Times New Roman"/>
          <w:i/>
        </w:rPr>
        <w:t>J. Physiol. (Lond.)</w:t>
      </w:r>
      <w:r w:rsidRPr="00806D8C">
        <w:rPr>
          <w:rFonts w:ascii="Times New Roman" w:hAnsi="Times New Roman" w:cs="Times New Roman"/>
        </w:rPr>
        <w:t xml:space="preserve"> 1974;237(2):279-294.</w:t>
      </w:r>
    </w:p>
    <w:p w14:paraId="0C7810C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 Buell, J. and Bart, A.J. Mathematical analysis and digital simulation of the respiratory control system. In.: DTIC Document; 1967.</w:t>
      </w:r>
    </w:p>
    <w:p w14:paraId="2749D9E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w:t>
      </w:r>
      <w:r w:rsidRPr="00806D8C">
        <w:rPr>
          <w:rFonts w:ascii="Times New Roman" w:hAnsi="Times New Roman" w:cs="Times New Roman"/>
          <w:i/>
        </w:rPr>
        <w:t>, et al.</w:t>
      </w:r>
      <w:r w:rsidRPr="00806D8C">
        <w:rPr>
          <w:rFonts w:ascii="Times New Roman" w:hAnsi="Times New Roman" w:cs="Times New Roman"/>
        </w:rPr>
        <w:t xml:space="preserve"> Respiratory responses to CO2 inhalation. A theoretical study of a nonlinear biological regulator. </w:t>
      </w:r>
      <w:r w:rsidRPr="00806D8C">
        <w:rPr>
          <w:rFonts w:ascii="Times New Roman" w:hAnsi="Times New Roman" w:cs="Times New Roman"/>
          <w:i/>
        </w:rPr>
        <w:t>Journal of applied physiology</w:t>
      </w:r>
      <w:r w:rsidRPr="00806D8C">
        <w:rPr>
          <w:rFonts w:ascii="Times New Roman" w:hAnsi="Times New Roman" w:cs="Times New Roman"/>
        </w:rPr>
        <w:t xml:space="preserve"> 1954;7(3):283-308.</w:t>
      </w:r>
    </w:p>
    <w:p w14:paraId="2C0011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Gross, J. and Pitt-Rivers, R. 3: 5: 3′-Triiodothyronine. 2. Physiological activity. </w:t>
      </w:r>
      <w:r w:rsidRPr="00806D8C">
        <w:rPr>
          <w:rFonts w:ascii="Times New Roman" w:hAnsi="Times New Roman" w:cs="Times New Roman"/>
          <w:i/>
        </w:rPr>
        <w:t>Biochemical Journal</w:t>
      </w:r>
      <w:r w:rsidRPr="00806D8C">
        <w:rPr>
          <w:rFonts w:ascii="Times New Roman" w:hAnsi="Times New Roman" w:cs="Times New Roman"/>
        </w:rPr>
        <w:t xml:space="preserve"> 1953;53(4):652.</w:t>
      </w:r>
    </w:p>
    <w:p w14:paraId="345F8D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Interstitial fluid pressure: II. Pressure-volume curves of interstitial space. </w:t>
      </w:r>
      <w:r w:rsidRPr="00806D8C">
        <w:rPr>
          <w:rFonts w:ascii="Times New Roman" w:hAnsi="Times New Roman" w:cs="Times New Roman"/>
          <w:i/>
        </w:rPr>
        <w:t>Circulation research</w:t>
      </w:r>
      <w:r w:rsidRPr="00806D8C">
        <w:rPr>
          <w:rFonts w:ascii="Times New Roman" w:hAnsi="Times New Roman" w:cs="Times New Roman"/>
        </w:rPr>
        <w:t xml:space="preserve"> 1965;16(5):452-460.</w:t>
      </w:r>
    </w:p>
    <w:p w14:paraId="2EDA789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Guyton, A.C. The relationship of cardiac output and arterial pressure control. </w:t>
      </w:r>
      <w:r w:rsidRPr="00806D8C">
        <w:rPr>
          <w:rFonts w:ascii="Times New Roman" w:hAnsi="Times New Roman" w:cs="Times New Roman"/>
          <w:i/>
        </w:rPr>
        <w:t>Circulation</w:t>
      </w:r>
      <w:r w:rsidRPr="00806D8C">
        <w:rPr>
          <w:rFonts w:ascii="Times New Roman" w:hAnsi="Times New Roman" w:cs="Times New Roman"/>
        </w:rPr>
        <w:t xml:space="preserve"> 1981;64(6):1079-1088.</w:t>
      </w:r>
    </w:p>
    <w:p w14:paraId="74E5F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Blood pressure control--special role of the kidneys and body fluids. </w:t>
      </w:r>
      <w:r w:rsidRPr="00806D8C">
        <w:rPr>
          <w:rFonts w:ascii="Times New Roman" w:hAnsi="Times New Roman" w:cs="Times New Roman"/>
          <w:i/>
        </w:rPr>
        <w:t>Science</w:t>
      </w:r>
      <w:r w:rsidRPr="00806D8C">
        <w:rPr>
          <w:rFonts w:ascii="Times New Roman" w:hAnsi="Times New Roman" w:cs="Times New Roman"/>
        </w:rPr>
        <w:t xml:space="preserve"> 1991;252(5014):1813-1816.</w:t>
      </w:r>
    </w:p>
    <w:p w14:paraId="1BB85F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and CE Coleman, T. Circulatory physiology: cardiac output and its regulation. 1973.</w:t>
      </w:r>
    </w:p>
    <w:p w14:paraId="5288E3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Coleman, T.G. and Granger, H.J. Circulation: overall regulation. </w:t>
      </w:r>
      <w:r w:rsidRPr="00806D8C">
        <w:rPr>
          <w:rFonts w:ascii="Times New Roman" w:hAnsi="Times New Roman" w:cs="Times New Roman"/>
          <w:i/>
        </w:rPr>
        <w:t>Annual review of physiology</w:t>
      </w:r>
      <w:r w:rsidRPr="00806D8C">
        <w:rPr>
          <w:rFonts w:ascii="Times New Roman" w:hAnsi="Times New Roman" w:cs="Times New Roman"/>
        </w:rPr>
        <w:t xml:space="preserve"> 1972;34(1):13-44.</w:t>
      </w:r>
    </w:p>
    <w:p w14:paraId="41FDF3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and Sagawa, K. Compensations of cardiac output and other circulatory functions in areflex dogs with large AV fistulas. </w:t>
      </w:r>
      <w:r w:rsidRPr="00806D8C">
        <w:rPr>
          <w:rFonts w:ascii="Times New Roman" w:hAnsi="Times New Roman" w:cs="Times New Roman"/>
          <w:i/>
        </w:rPr>
        <w:t>Am. J. Physiol</w:t>
      </w:r>
      <w:r w:rsidRPr="00806D8C">
        <w:rPr>
          <w:rFonts w:ascii="Times New Roman" w:hAnsi="Times New Roman" w:cs="Times New Roman"/>
        </w:rPr>
        <w:t xml:space="preserve"> 1961;200:1157.</w:t>
      </w:r>
    </w:p>
    <w:p w14:paraId="7BBAF5D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Taylor, A.E. and Granger, H.J. Dynamics and control of the body fluids. Saunders; 1975.</w:t>
      </w:r>
    </w:p>
    <w:p w14:paraId="1559B78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J.R.</w:t>
      </w:r>
      <w:r w:rsidRPr="00806D8C">
        <w:rPr>
          <w:rFonts w:ascii="Times New Roman" w:hAnsi="Times New Roman" w:cs="Times New Roman"/>
          <w:i/>
        </w:rPr>
        <w:t>, et al.</w:t>
      </w:r>
      <w:r w:rsidRPr="00806D8C">
        <w:rPr>
          <w:rFonts w:ascii="Times New Roman" w:hAnsi="Times New Roman" w:cs="Times New Roman"/>
        </w:rPr>
        <w:t xml:space="preserve"> A Model of Glucose-insulin Homeostasis in Man that Incorporates the Heterogeneous Fast Pool Theory of Pancreatic Insulin Release. </w:t>
      </w:r>
      <w:r w:rsidRPr="00806D8C">
        <w:rPr>
          <w:rFonts w:ascii="Times New Roman" w:hAnsi="Times New Roman" w:cs="Times New Roman"/>
          <w:i/>
        </w:rPr>
        <w:t>Diabetes</w:t>
      </w:r>
      <w:r w:rsidRPr="00806D8C">
        <w:rPr>
          <w:rFonts w:ascii="Times New Roman" w:hAnsi="Times New Roman" w:cs="Times New Roman"/>
        </w:rPr>
        <w:t xml:space="preserve"> 1978;27(10):1027-1042.</w:t>
      </w:r>
    </w:p>
    <w:p w14:paraId="0DE9AAC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Hall, J.E. Guyton and Hall textbook of medical physiology. Elsevier Health Sciences; 2010.</w:t>
      </w:r>
    </w:p>
    <w:p w14:paraId="70DDC1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Hannaford, M.C.</w:t>
      </w:r>
      <w:r w:rsidRPr="00806D8C">
        <w:rPr>
          <w:rFonts w:ascii="Times New Roman" w:hAnsi="Times New Roman" w:cs="Times New Roman"/>
          <w:i/>
        </w:rPr>
        <w:t>, et al.</w:t>
      </w:r>
      <w:r w:rsidRPr="00806D8C">
        <w:rPr>
          <w:rFonts w:ascii="Times New Roman" w:hAnsi="Times New Roman" w:cs="Times New Roman"/>
        </w:rPr>
        <w:t xml:space="preserve"> Protein wasting due to acidosis of prolonged fasting. 1982.</w:t>
      </w:r>
    </w:p>
    <w:p w14:paraId="360642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Hardy, J.D. and Soderstrom, G.F. Heat Loss from the Nude Body and Peripheral Blood Flow at Temperatures of 22°C. to 35°C.: Two Figures. </w:t>
      </w:r>
      <w:r w:rsidRPr="00806D8C">
        <w:rPr>
          <w:rFonts w:ascii="Times New Roman" w:hAnsi="Times New Roman" w:cs="Times New Roman"/>
          <w:i/>
        </w:rPr>
        <w:t>The Journal of Nutrition</w:t>
      </w:r>
      <w:r w:rsidRPr="00806D8C">
        <w:rPr>
          <w:rFonts w:ascii="Times New Roman" w:hAnsi="Times New Roman" w:cs="Times New Roman"/>
        </w:rPr>
        <w:t xml:space="preserve"> 1938;16(5):493-510.</w:t>
      </w:r>
    </w:p>
    <w:p w14:paraId="0C4E0F6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HAYS, M.T. Colonic excretion of iodide in normal human subjects. </w:t>
      </w:r>
      <w:r w:rsidRPr="00806D8C">
        <w:rPr>
          <w:rFonts w:ascii="Times New Roman" w:hAnsi="Times New Roman" w:cs="Times New Roman"/>
          <w:i/>
        </w:rPr>
        <w:t>Thyroid</w:t>
      </w:r>
      <w:r w:rsidRPr="00806D8C">
        <w:rPr>
          <w:rFonts w:ascii="Times New Roman" w:hAnsi="Times New Roman" w:cs="Times New Roman"/>
        </w:rPr>
        <w:t xml:space="preserve"> 1993;3(1):31-35.</w:t>
      </w:r>
    </w:p>
    <w:p w14:paraId="0AB5C8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Henriksen, J.H. Estimation of lymphatic conductance: A model based on protein-kinetic studies and haemodynamic measurements in patients with cirrhosis of the liver and in pigs.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1985;45(2):123-130.</w:t>
      </w:r>
    </w:p>
    <w:p w14:paraId="7B9F4B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Henry, J.P. and Gauer, O.H. THE INFLUENCE OF TEMPERATURE UPON VENOUS PRESSURE IN THE FOOT. </w:t>
      </w:r>
      <w:r w:rsidRPr="00806D8C">
        <w:rPr>
          <w:rFonts w:ascii="Times New Roman" w:hAnsi="Times New Roman" w:cs="Times New Roman"/>
          <w:i/>
        </w:rPr>
        <w:t>The Journal of Clinical Investigation</w:t>
      </w:r>
      <w:r w:rsidRPr="00806D8C">
        <w:rPr>
          <w:rFonts w:ascii="Times New Roman" w:hAnsi="Times New Roman" w:cs="Times New Roman"/>
        </w:rPr>
        <w:t xml:space="preserve"> 1950;29(7):855-861.</w:t>
      </w:r>
    </w:p>
    <w:p w14:paraId="66C100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HENSEL, H. The time factor in thermoreceptor excitation. </w:t>
      </w:r>
      <w:r w:rsidRPr="00806D8C">
        <w:rPr>
          <w:rFonts w:ascii="Times New Roman" w:hAnsi="Times New Roman" w:cs="Times New Roman"/>
          <w:i/>
        </w:rPr>
        <w:t>Acta Physiologica Scandinavica</w:t>
      </w:r>
      <w:r w:rsidRPr="00806D8C">
        <w:rPr>
          <w:rFonts w:ascii="Times New Roman" w:hAnsi="Times New Roman" w:cs="Times New Roman"/>
        </w:rPr>
        <w:t xml:space="preserve"> 1953;29(1):109-116.</w:t>
      </w:r>
    </w:p>
    <w:p w14:paraId="0C67DB6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Hesslink, R.L.</w:t>
      </w:r>
      <w:r w:rsidRPr="00806D8C">
        <w:rPr>
          <w:rFonts w:ascii="Times New Roman" w:hAnsi="Times New Roman" w:cs="Times New Roman"/>
          <w:i/>
        </w:rPr>
        <w:t>, et al.</w:t>
      </w:r>
      <w:r w:rsidRPr="00806D8C">
        <w:rPr>
          <w:rFonts w:ascii="Times New Roman" w:hAnsi="Times New Roman" w:cs="Times New Roman"/>
        </w:rPr>
        <w:t xml:space="preserve"> Human cold air habituation is independent of thyroxine and thyrotropin. 1992.</w:t>
      </w:r>
    </w:p>
    <w:p w14:paraId="7451EC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HumMod: A Modeling Environment for the Simulation of Integrative Human Physiology. </w:t>
      </w:r>
      <w:r w:rsidRPr="00806D8C">
        <w:rPr>
          <w:rFonts w:ascii="Times New Roman" w:hAnsi="Times New Roman" w:cs="Times New Roman"/>
          <w:i/>
        </w:rPr>
        <w:t>Frontiers in physiology</w:t>
      </w:r>
      <w:r w:rsidRPr="00806D8C">
        <w:rPr>
          <w:rFonts w:ascii="Times New Roman" w:hAnsi="Times New Roman" w:cs="Times New Roman"/>
        </w:rPr>
        <w:t xml:space="preserve"> 2011;2:12.</w:t>
      </w:r>
    </w:p>
    <w:p w14:paraId="1EBBB5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Hester, R.L., Coleman, T. and Summers, R. A multilevel open source integrative model of human physiology. </w:t>
      </w:r>
      <w:r w:rsidRPr="00806D8C">
        <w:rPr>
          <w:rFonts w:ascii="Times New Roman" w:hAnsi="Times New Roman" w:cs="Times New Roman"/>
          <w:i/>
        </w:rPr>
        <w:t>The FASEB Journal</w:t>
      </w:r>
      <w:r w:rsidRPr="00806D8C">
        <w:rPr>
          <w:rFonts w:ascii="Times New Roman" w:hAnsi="Times New Roman" w:cs="Times New Roman"/>
        </w:rPr>
        <w:t xml:space="preserve"> 2008;22(1_MeetingAbstracts):756.758.</w:t>
      </w:r>
    </w:p>
    <w:p w14:paraId="35155F0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Systems biology and integrative physiological modelling. </w:t>
      </w:r>
      <w:r w:rsidRPr="00806D8C">
        <w:rPr>
          <w:rFonts w:ascii="Times New Roman" w:hAnsi="Times New Roman" w:cs="Times New Roman"/>
          <w:i/>
        </w:rPr>
        <w:t>The Journal of physiology</w:t>
      </w:r>
      <w:r w:rsidRPr="00806D8C">
        <w:rPr>
          <w:rFonts w:ascii="Times New Roman" w:hAnsi="Times New Roman" w:cs="Times New Roman"/>
        </w:rPr>
        <w:t xml:space="preserve"> 2011;589(5):1053-1060.</w:t>
      </w:r>
    </w:p>
    <w:p w14:paraId="663C623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Heyeraas, K.J. and Aukland, K. Interlobular arterial resistance: Influence of renal arterial pressure and angiotensin II. </w:t>
      </w:r>
      <w:r w:rsidRPr="00806D8C">
        <w:rPr>
          <w:rFonts w:ascii="Times New Roman" w:hAnsi="Times New Roman" w:cs="Times New Roman"/>
          <w:i/>
        </w:rPr>
        <w:t>Kidney Int</w:t>
      </w:r>
      <w:r w:rsidRPr="00806D8C">
        <w:rPr>
          <w:rFonts w:ascii="Times New Roman" w:hAnsi="Times New Roman" w:cs="Times New Roman"/>
        </w:rPr>
        <w:t xml:space="preserve"> 1987;31(6):1291-1298.</w:t>
      </w:r>
    </w:p>
    <w:p w14:paraId="24A7291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Hill, A.V. The combinations of haemoglobin with oxygen and with carbon monoxide. I. </w:t>
      </w:r>
      <w:r w:rsidRPr="00806D8C">
        <w:rPr>
          <w:rFonts w:ascii="Times New Roman" w:hAnsi="Times New Roman" w:cs="Times New Roman"/>
          <w:i/>
        </w:rPr>
        <w:t>Biochem. J.</w:t>
      </w:r>
      <w:r w:rsidRPr="00806D8C">
        <w:rPr>
          <w:rFonts w:ascii="Times New Roman" w:hAnsi="Times New Roman" w:cs="Times New Roman"/>
        </w:rPr>
        <w:t xml:space="preserve"> 1913;7(5):471.</w:t>
      </w:r>
    </w:p>
    <w:p w14:paraId="319917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Hodgkin, A.L. and Huxley, A.F. A quantitative description of membrane current and its application to conduction and excitation in nerve. </w:t>
      </w:r>
      <w:r w:rsidRPr="00806D8C">
        <w:rPr>
          <w:rFonts w:ascii="Times New Roman" w:hAnsi="Times New Roman" w:cs="Times New Roman"/>
          <w:i/>
        </w:rPr>
        <w:t>The Journal of physiology</w:t>
      </w:r>
      <w:r w:rsidRPr="00806D8C">
        <w:rPr>
          <w:rFonts w:ascii="Times New Roman" w:hAnsi="Times New Roman" w:cs="Times New Roman"/>
        </w:rPr>
        <w:t xml:space="preserve"> 1952;117(4):500-544.</w:t>
      </w:r>
    </w:p>
    <w:p w14:paraId="76F7DA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Hodnett, B.L., Carter, C.B. and Hester, R. Modeling of gender differences in cardiovascular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2009;23(1_MeetingAbstracts):LB117.</w:t>
      </w:r>
    </w:p>
    <w:p w14:paraId="1883C6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Hsieh, A.C.L., Nagasaka, T. and Carlson, L.D. Effects of immersion of the hand in cold water on digital blood flow. 1965.</w:t>
      </w:r>
    </w:p>
    <w:p w14:paraId="26F5F53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Chiasson, J.</w:t>
      </w:r>
      <w:r w:rsidRPr="00806D8C">
        <w:rPr>
          <w:rFonts w:ascii="Times New Roman" w:hAnsi="Times New Roman" w:cs="Times New Roman"/>
          <w:i/>
        </w:rPr>
        <w:t>, et al.</w:t>
      </w:r>
      <w:r w:rsidRPr="00806D8C">
        <w:rPr>
          <w:rFonts w:ascii="Times New Roman" w:hAnsi="Times New Roman" w:cs="Times New Roman"/>
        </w:rPr>
        <w:t xml:space="preserve"> Differential sensitivity of glycogenolysis and gluconeogenesis to insulin infusions in dogs. </w:t>
      </w:r>
      <w:r w:rsidRPr="00806D8C">
        <w:rPr>
          <w:rFonts w:ascii="Times New Roman" w:hAnsi="Times New Roman" w:cs="Times New Roman"/>
          <w:i/>
        </w:rPr>
        <w:t>Diabetes</w:t>
      </w:r>
      <w:r w:rsidRPr="00806D8C">
        <w:rPr>
          <w:rFonts w:ascii="Times New Roman" w:hAnsi="Times New Roman" w:cs="Times New Roman"/>
        </w:rPr>
        <w:t xml:space="preserve"> 1976;25(4):283-291.</w:t>
      </w:r>
    </w:p>
    <w:p w14:paraId="4802A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An assessment of daily production and significance of thyroidal secretion of 3, 3', 5'-triiodothyronine (reverse T3)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1976;58(1):32-40.</w:t>
      </w:r>
    </w:p>
    <w:p w14:paraId="060D6E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HERSHMAN, J.M. and HORNABROOK, R.W. Serum Thyroid Hormone and Thyrotropin Levels in Subjects from Endemic Goiter Regions of New Guinea.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1975;40(2):326-333.</w:t>
      </w:r>
    </w:p>
    <w:p w14:paraId="1916B4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Christlieb, A.R.</w:t>
      </w:r>
      <w:r w:rsidRPr="00806D8C">
        <w:rPr>
          <w:rFonts w:ascii="Times New Roman" w:hAnsi="Times New Roman" w:cs="Times New Roman"/>
          <w:i/>
        </w:rPr>
        <w:t>, et al.</w:t>
      </w:r>
      <w:r w:rsidRPr="00806D8C">
        <w:rPr>
          <w:rFonts w:ascii="Times New Roman" w:hAnsi="Times New Roman" w:cs="Times New Roman"/>
        </w:rPr>
        <w:t xml:space="preserve"> Renin extraction by the human liver. </w:t>
      </w:r>
      <w:r w:rsidRPr="00806D8C">
        <w:rPr>
          <w:rFonts w:ascii="Times New Roman" w:hAnsi="Times New Roman" w:cs="Times New Roman"/>
          <w:i/>
        </w:rPr>
        <w:t>Experimental Biology and Medicine</w:t>
      </w:r>
      <w:r w:rsidRPr="00806D8C">
        <w:rPr>
          <w:rFonts w:ascii="Times New Roman" w:hAnsi="Times New Roman" w:cs="Times New Roman"/>
        </w:rPr>
        <w:t xml:space="preserve"> 1968;128(3):821-823.</w:t>
      </w:r>
    </w:p>
    <w:p w14:paraId="5D6977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Ikeda, N.</w:t>
      </w:r>
      <w:r w:rsidRPr="00806D8C">
        <w:rPr>
          <w:rFonts w:ascii="Times New Roman" w:hAnsi="Times New Roman" w:cs="Times New Roman"/>
          <w:i/>
        </w:rPr>
        <w:t>, et al.</w:t>
      </w:r>
      <w:r w:rsidRPr="00806D8C">
        <w:rPr>
          <w:rFonts w:ascii="Times New Roman" w:hAnsi="Times New Roman" w:cs="Times New Roman"/>
        </w:rPr>
        <w:t xml:space="preserve"> A model of overall regulation of body fluids. </w:t>
      </w:r>
      <w:r w:rsidRPr="00806D8C">
        <w:rPr>
          <w:rFonts w:ascii="Times New Roman" w:hAnsi="Times New Roman" w:cs="Times New Roman"/>
          <w:i/>
        </w:rPr>
        <w:t>Annals of biomedical engineering</w:t>
      </w:r>
      <w:r w:rsidRPr="00806D8C">
        <w:rPr>
          <w:rFonts w:ascii="Times New Roman" w:hAnsi="Times New Roman" w:cs="Times New Roman"/>
        </w:rPr>
        <w:t xml:space="preserve"> 1979;7(2):135-166.</w:t>
      </w:r>
    </w:p>
    <w:p w14:paraId="2C0490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Imai, J.</w:t>
      </w:r>
      <w:r w:rsidRPr="00806D8C">
        <w:rPr>
          <w:rFonts w:ascii="Times New Roman" w:hAnsi="Times New Roman" w:cs="Times New Roman"/>
          <w:i/>
        </w:rPr>
        <w:t>, et al.</w:t>
      </w:r>
      <w:r w:rsidRPr="00806D8C">
        <w:rPr>
          <w:rFonts w:ascii="Times New Roman" w:hAnsi="Times New Roman" w:cs="Times New Roman"/>
        </w:rPr>
        <w:t xml:space="preserve"> Regulation of Pancreatic β Cell Mass by Neuronal Signals from the Liver. </w:t>
      </w:r>
      <w:r w:rsidRPr="00806D8C">
        <w:rPr>
          <w:rFonts w:ascii="Times New Roman" w:hAnsi="Times New Roman" w:cs="Times New Roman"/>
          <w:i/>
        </w:rPr>
        <w:t>Science</w:t>
      </w:r>
      <w:r w:rsidRPr="00806D8C">
        <w:rPr>
          <w:rFonts w:ascii="Times New Roman" w:hAnsi="Times New Roman" w:cs="Times New Roman"/>
        </w:rPr>
        <w:t xml:space="preserve"> 2008;322(5905):1250-1254.</w:t>
      </w:r>
    </w:p>
    <w:p w14:paraId="6427D8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Imai, K. and Yonetani, T. PH dependence of the Adair constants of human hemoglobin. Nonuniform contribution of successive oxygen bindings to the alkaline Bohr effect. </w:t>
      </w:r>
      <w:r w:rsidRPr="00806D8C">
        <w:rPr>
          <w:rFonts w:ascii="Times New Roman" w:hAnsi="Times New Roman" w:cs="Times New Roman"/>
          <w:i/>
        </w:rPr>
        <w:t>J. Biol. Chem.</w:t>
      </w:r>
      <w:r w:rsidRPr="00806D8C">
        <w:rPr>
          <w:rFonts w:ascii="Times New Roman" w:hAnsi="Times New Roman" w:cs="Times New Roman"/>
        </w:rPr>
        <w:t xml:space="preserve"> 1975;250(6):2227-2231.</w:t>
      </w:r>
    </w:p>
    <w:p w14:paraId="4CB072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Ito, S. and Carretero, O.A. An in vitro approach to the study of macula densa-mediated glomerular hemodynamics. </w:t>
      </w:r>
      <w:r w:rsidRPr="00806D8C">
        <w:rPr>
          <w:rFonts w:ascii="Times New Roman" w:hAnsi="Times New Roman" w:cs="Times New Roman"/>
          <w:i/>
        </w:rPr>
        <w:t>Kidney Int</w:t>
      </w:r>
      <w:r w:rsidRPr="00806D8C">
        <w:rPr>
          <w:rFonts w:ascii="Times New Roman" w:hAnsi="Times New Roman" w:cs="Times New Roman"/>
        </w:rPr>
        <w:t xml:space="preserve"> 1990;38(6):1206-1210.</w:t>
      </w:r>
    </w:p>
    <w:p w14:paraId="53E5F9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Iwanishi, M., Czech, M.P. and Cherniack, A.D. The Protein-tyrosine Kinase Fer Associates with Signaling Complexes Containing Insulin Receptor Substrate-1 and Phosphatidylinositol 3-Kinase. </w:t>
      </w:r>
      <w:r w:rsidRPr="00806D8C">
        <w:rPr>
          <w:rFonts w:ascii="Times New Roman" w:hAnsi="Times New Roman" w:cs="Times New Roman"/>
          <w:i/>
        </w:rPr>
        <w:t>Journal of Biological Chemistry</w:t>
      </w:r>
      <w:r w:rsidRPr="00806D8C">
        <w:rPr>
          <w:rFonts w:ascii="Times New Roman" w:hAnsi="Times New Roman" w:cs="Times New Roman"/>
        </w:rPr>
        <w:t xml:space="preserve"> 2000;275(50):38995-39000.</w:t>
      </w:r>
    </w:p>
    <w:p w14:paraId="34E7734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Jackson, I.M.D. Thyrotropin-Releasing Hormone. </w:t>
      </w:r>
      <w:r w:rsidRPr="00806D8C">
        <w:rPr>
          <w:rFonts w:ascii="Times New Roman" w:hAnsi="Times New Roman" w:cs="Times New Roman"/>
          <w:i/>
        </w:rPr>
        <w:t>New England Journal of Medicine</w:t>
      </w:r>
      <w:r w:rsidRPr="00806D8C">
        <w:rPr>
          <w:rFonts w:ascii="Times New Roman" w:hAnsi="Times New Roman" w:cs="Times New Roman"/>
        </w:rPr>
        <w:t xml:space="preserve"> 1982;306(3):145-155.</w:t>
      </w:r>
    </w:p>
    <w:p w14:paraId="2CE61B7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Jacobson, L.O.</w:t>
      </w:r>
      <w:r w:rsidRPr="00806D8C">
        <w:rPr>
          <w:rFonts w:ascii="Times New Roman" w:hAnsi="Times New Roman" w:cs="Times New Roman"/>
          <w:i/>
        </w:rPr>
        <w:t>, et al.</w:t>
      </w:r>
      <w:r w:rsidRPr="00806D8C">
        <w:rPr>
          <w:rFonts w:ascii="Times New Roman" w:hAnsi="Times New Roman" w:cs="Times New Roman"/>
        </w:rPr>
        <w:t xml:space="preserve"> Role of the Kidney in Erythropoiesis. </w:t>
      </w:r>
      <w:r w:rsidRPr="00806D8C">
        <w:rPr>
          <w:rFonts w:ascii="Times New Roman" w:hAnsi="Times New Roman" w:cs="Times New Roman"/>
          <w:i/>
        </w:rPr>
        <w:t>Nature</w:t>
      </w:r>
      <w:r w:rsidRPr="00806D8C">
        <w:rPr>
          <w:rFonts w:ascii="Times New Roman" w:hAnsi="Times New Roman" w:cs="Times New Roman"/>
        </w:rPr>
        <w:t xml:space="preserve"> 1957;179(4560):633-634.</w:t>
      </w:r>
    </w:p>
    <w:p w14:paraId="3FF701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Jamison, R. and Lacy, F.B. Evidence for urinary dilution by the collecting tubule. </w:t>
      </w:r>
      <w:r w:rsidRPr="00806D8C">
        <w:rPr>
          <w:rFonts w:ascii="Times New Roman" w:hAnsi="Times New Roman" w:cs="Times New Roman"/>
          <w:i/>
        </w:rPr>
        <w:t>Am. J. Physiol</w:t>
      </w:r>
      <w:r w:rsidRPr="00806D8C">
        <w:rPr>
          <w:rFonts w:ascii="Times New Roman" w:hAnsi="Times New Roman" w:cs="Times New Roman"/>
        </w:rPr>
        <w:t xml:space="preserve"> 1972;223:898-902.</w:t>
      </w:r>
    </w:p>
    <w:p w14:paraId="769E537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Jamison, R.L.</w:t>
      </w:r>
      <w:r w:rsidRPr="00806D8C">
        <w:rPr>
          <w:rFonts w:ascii="Times New Roman" w:hAnsi="Times New Roman" w:cs="Times New Roman"/>
          <w:i/>
        </w:rPr>
        <w:t>, et al.</w:t>
      </w:r>
      <w:r w:rsidRPr="00806D8C">
        <w:rPr>
          <w:rFonts w:ascii="Times New Roman" w:hAnsi="Times New Roman" w:cs="Times New Roman"/>
        </w:rPr>
        <w:t xml:space="preserve"> A micropuncture study of collecting tubule function in rats with hereditary diabetes insipidus. </w:t>
      </w:r>
      <w:r w:rsidRPr="00806D8C">
        <w:rPr>
          <w:rFonts w:ascii="Times New Roman" w:hAnsi="Times New Roman" w:cs="Times New Roman"/>
          <w:i/>
        </w:rPr>
        <w:t>Journal of Clinical Investigation</w:t>
      </w:r>
      <w:r w:rsidRPr="00806D8C">
        <w:rPr>
          <w:rFonts w:ascii="Times New Roman" w:hAnsi="Times New Roman" w:cs="Times New Roman"/>
        </w:rPr>
        <w:t xml:space="preserve"> 1971;50(11):2444.</w:t>
      </w:r>
    </w:p>
    <w:p w14:paraId="10844E3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Jan, K.M. and Chien, S. Effect of hematocrit variations on coronary hemodynamics and oxygen utilization. 1977.</w:t>
      </w:r>
    </w:p>
    <w:p w14:paraId="6778928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JÉQuier, E. Leptin Signaling, Adiposity, and Energy Balance. </w:t>
      </w:r>
      <w:r w:rsidRPr="00806D8C">
        <w:rPr>
          <w:rFonts w:ascii="Times New Roman" w:hAnsi="Times New Roman" w:cs="Times New Roman"/>
          <w:i/>
        </w:rPr>
        <w:t>Annals of the New York Academy of Sciences</w:t>
      </w:r>
      <w:r w:rsidRPr="00806D8C">
        <w:rPr>
          <w:rFonts w:ascii="Times New Roman" w:hAnsi="Times New Roman" w:cs="Times New Roman"/>
        </w:rPr>
        <w:t xml:space="preserve"> 2002;967(1):379-388.</w:t>
      </w:r>
    </w:p>
    <w:p w14:paraId="267EC2D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Kamon, E. and Belding, H.S. Heat uptake and dermal conductance in forearm and hand when heated. 1968.</w:t>
      </w:r>
    </w:p>
    <w:p w14:paraId="2458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Katschinski, D.M. On heat and cells and proteins. </w:t>
      </w:r>
      <w:r w:rsidRPr="00806D8C">
        <w:rPr>
          <w:rFonts w:ascii="Times New Roman" w:hAnsi="Times New Roman" w:cs="Times New Roman"/>
          <w:i/>
        </w:rPr>
        <w:t>Physiology</w:t>
      </w:r>
      <w:r w:rsidRPr="00806D8C">
        <w:rPr>
          <w:rFonts w:ascii="Times New Roman" w:hAnsi="Times New Roman" w:cs="Times New Roman"/>
        </w:rPr>
        <w:t xml:space="preserve"> 2004;19(1):11-15.</w:t>
      </w:r>
    </w:p>
    <w:p w14:paraId="7CB574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Kety, S.S. and Schmidt, C.F. THE EFFECTS OF ALTERED ARTERIAL TENSIONS OF CARBON DIOXIDE AND OXYGEN ON CEREBRAL BLOOD FLOW AND CEREBRAL OXYGEN CONSUMPTION OF NORMAL YOUNG MEN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1948;27(4):484-492.</w:t>
      </w:r>
    </w:p>
    <w:p w14:paraId="514D73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Khokhar, A.</w:t>
      </w:r>
      <w:r w:rsidRPr="00806D8C">
        <w:rPr>
          <w:rFonts w:ascii="Times New Roman" w:hAnsi="Times New Roman" w:cs="Times New Roman"/>
          <w:i/>
        </w:rPr>
        <w:t>, et al.</w:t>
      </w:r>
      <w:r w:rsidRPr="00806D8C">
        <w:rPr>
          <w:rFonts w:ascii="Times New Roman" w:hAnsi="Times New Roman" w:cs="Times New Roman"/>
        </w:rPr>
        <w:t xml:space="preserve"> Effect of vasopressin on plasma volume and renin release in man. </w:t>
      </w:r>
      <w:r w:rsidRPr="00806D8C">
        <w:rPr>
          <w:rFonts w:ascii="Times New Roman" w:hAnsi="Times New Roman" w:cs="Times New Roman"/>
          <w:i/>
        </w:rPr>
        <w:t>Clinical Science</w:t>
      </w:r>
      <w:r w:rsidRPr="00806D8C">
        <w:rPr>
          <w:rFonts w:ascii="Times New Roman" w:hAnsi="Times New Roman" w:cs="Times New Roman"/>
        </w:rPr>
        <w:t xml:space="preserve"> 1976;50(Pt 5):415-424.</w:t>
      </w:r>
    </w:p>
    <w:p w14:paraId="197E8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Kintner, D.</w:t>
      </w:r>
      <w:r w:rsidRPr="00806D8C">
        <w:rPr>
          <w:rFonts w:ascii="Times New Roman" w:hAnsi="Times New Roman" w:cs="Times New Roman"/>
          <w:i/>
        </w:rPr>
        <w:t>, et al.</w:t>
      </w:r>
      <w:r w:rsidRPr="00806D8C">
        <w:rPr>
          <w:rFonts w:ascii="Times New Roman" w:hAnsi="Times New Roman" w:cs="Times New Roman"/>
        </w:rPr>
        <w:t xml:space="preserve"> 31P-MRS-based determination of brain intracellular and interstitial pH: its application to in vivo H+ compartmentation and cellular regulation during hypoxic/ischemic conditions. </w:t>
      </w:r>
      <w:r w:rsidRPr="00806D8C">
        <w:rPr>
          <w:rFonts w:ascii="Times New Roman" w:hAnsi="Times New Roman" w:cs="Times New Roman"/>
          <w:i/>
        </w:rPr>
        <w:t>Neurochemical research</w:t>
      </w:r>
      <w:r w:rsidRPr="00806D8C">
        <w:rPr>
          <w:rFonts w:ascii="Times New Roman" w:hAnsi="Times New Roman" w:cs="Times New Roman"/>
        </w:rPr>
        <w:t xml:space="preserve"> 2000;25(9-10):1385-1396.</w:t>
      </w:r>
    </w:p>
    <w:p w14:paraId="79E67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Kittnar, O. and Mlček, M. Atlas fyziologických regulací. Grada Publishing as; 2009.</w:t>
      </w:r>
    </w:p>
    <w:p w14:paraId="612618D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Complex model of blood acid-base balance. In: Ziethamlová, M., editor, </w:t>
      </w:r>
      <w:r w:rsidRPr="00806D8C">
        <w:rPr>
          <w:rFonts w:ascii="Times New Roman" w:hAnsi="Times New Roman" w:cs="Times New Roman"/>
          <w:i/>
        </w:rPr>
        <w:t>MEDSOFT 2009</w:t>
      </w:r>
      <w:r w:rsidRPr="00806D8C">
        <w:rPr>
          <w:rFonts w:ascii="Times New Roman" w:hAnsi="Times New Roman" w:cs="Times New Roman"/>
        </w:rPr>
        <w:t>. Creative Connections; 2009. p. 23-60.</w:t>
      </w:r>
    </w:p>
    <w:p w14:paraId="395D876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Mateják, M. and Privitzer, P. Leaving toil to machines - building simulation kernel of educational software in modern software environments. In, </w:t>
      </w:r>
      <w:r w:rsidRPr="00806D8C">
        <w:rPr>
          <w:rFonts w:ascii="Times New Roman" w:hAnsi="Times New Roman" w:cs="Times New Roman"/>
          <w:i/>
        </w:rPr>
        <w:t>Mefanet 2009</w:t>
      </w:r>
      <w:r w:rsidRPr="00806D8C">
        <w:rPr>
          <w:rFonts w:ascii="Times New Roman" w:hAnsi="Times New Roman" w:cs="Times New Roman"/>
        </w:rPr>
        <w:t>. Masaryk University, Brno; 2009.</w:t>
      </w:r>
    </w:p>
    <w:p w14:paraId="18FB50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Kofranek, J., Matousek, S. and Andrlik, M. Border flux balance approach towards modelling acid-base chemistry and blood gases transport. In, </w:t>
      </w:r>
      <w:r w:rsidRPr="00806D8C">
        <w:rPr>
          <w:rFonts w:ascii="Times New Roman" w:hAnsi="Times New Roman" w:cs="Times New Roman"/>
          <w:i/>
        </w:rPr>
        <w:t>In: Proceedings of the 6th EUROSIM congress on modelling and simulation. Ljubljana: University of Ljubljana</w:t>
      </w:r>
      <w:r w:rsidRPr="00806D8C">
        <w:rPr>
          <w:rFonts w:ascii="Times New Roman" w:hAnsi="Times New Roman" w:cs="Times New Roman"/>
        </w:rPr>
        <w:t>. 2007. p. 1-9.</w:t>
      </w:r>
    </w:p>
    <w:p w14:paraId="6034EB1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Kotani, K.</w:t>
      </w:r>
      <w:r w:rsidRPr="00806D8C">
        <w:rPr>
          <w:rFonts w:ascii="Times New Roman" w:hAnsi="Times New Roman" w:cs="Times New Roman"/>
          <w:i/>
        </w:rPr>
        <w:t>, et al.</w:t>
      </w:r>
      <w:r w:rsidRPr="00806D8C">
        <w:rPr>
          <w:rFonts w:ascii="Times New Roman" w:hAnsi="Times New Roman" w:cs="Times New Roman"/>
        </w:rPr>
        <w:t xml:space="preserve"> GLUT4 glucose transporter deficiency increases hepatic lipid production and peripheral lipid utilization. </w:t>
      </w:r>
      <w:r w:rsidRPr="00806D8C">
        <w:rPr>
          <w:rFonts w:ascii="Times New Roman" w:hAnsi="Times New Roman" w:cs="Times New Roman"/>
          <w:i/>
        </w:rPr>
        <w:t>The Journal of clinical investigation</w:t>
      </w:r>
      <w:r w:rsidRPr="00806D8C">
        <w:rPr>
          <w:rFonts w:ascii="Times New Roman" w:hAnsi="Times New Roman" w:cs="Times New Roman"/>
        </w:rPr>
        <w:t xml:space="preserve"> 2004;114(11):1666-1675.</w:t>
      </w:r>
    </w:p>
    <w:p w14:paraId="5B76BBF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Kulhánek, T., Kofránek, J. and Mateják, M. Modeling of short-term mechanism of arterial pressure control in the cardiovascular system: Object-oriented and acausal approach. </w:t>
      </w:r>
      <w:r w:rsidRPr="00806D8C">
        <w:rPr>
          <w:rFonts w:ascii="Times New Roman" w:hAnsi="Times New Roman" w:cs="Times New Roman"/>
          <w:i/>
        </w:rPr>
        <w:t>Computers in Biology and Medicine</w:t>
      </w:r>
      <w:r w:rsidRPr="00806D8C">
        <w:rPr>
          <w:rFonts w:ascii="Times New Roman" w:hAnsi="Times New Roman" w:cs="Times New Roman"/>
        </w:rPr>
        <w:t xml:space="preserve"> 2014;54(0):137-144.</w:t>
      </w:r>
    </w:p>
    <w:p w14:paraId="67EA17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Kulhánek, T.</w:t>
      </w:r>
      <w:r w:rsidRPr="00806D8C">
        <w:rPr>
          <w:rFonts w:ascii="Times New Roman" w:hAnsi="Times New Roman" w:cs="Times New Roman"/>
          <w:i/>
        </w:rPr>
        <w:t>, et al.</w:t>
      </w:r>
      <w:r w:rsidRPr="00806D8C">
        <w:rPr>
          <w:rFonts w:ascii="Times New Roman" w:hAnsi="Times New Roman" w:cs="Times New Roman"/>
        </w:rPr>
        <w:t xml:space="preserve"> Simple models of the cardiovascular system for educational and research purposes. </w:t>
      </w:r>
      <w:r w:rsidRPr="00806D8C">
        <w:rPr>
          <w:rFonts w:ascii="Times New Roman" w:hAnsi="Times New Roman" w:cs="Times New Roman"/>
          <w:i/>
        </w:rPr>
        <w:t>MEFANET Journal</w:t>
      </w:r>
      <w:r w:rsidRPr="00806D8C">
        <w:rPr>
          <w:rFonts w:ascii="Times New Roman" w:hAnsi="Times New Roman" w:cs="Times New Roman"/>
        </w:rPr>
        <w:t xml:space="preserve"> 2014.</w:t>
      </w:r>
    </w:p>
    <w:p w14:paraId="700D57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Lankford, S.P.</w:t>
      </w:r>
      <w:r w:rsidRPr="00806D8C">
        <w:rPr>
          <w:rFonts w:ascii="Times New Roman" w:hAnsi="Times New Roman" w:cs="Times New Roman"/>
          <w:i/>
        </w:rPr>
        <w:t>, et al.</w:t>
      </w:r>
      <w:r w:rsidRPr="00806D8C">
        <w:rPr>
          <w:rFonts w:ascii="Times New Roman" w:hAnsi="Times New Roman" w:cs="Times New Roman"/>
        </w:rPr>
        <w:t xml:space="preserve"> Regulation of collecting duct water permeability independent of cAMP-mediated AVP response. </w:t>
      </w:r>
      <w:r w:rsidRPr="00806D8C">
        <w:rPr>
          <w:rFonts w:ascii="Times New Roman" w:hAnsi="Times New Roman" w:cs="Times New Roman"/>
          <w:i/>
        </w:rPr>
        <w:t>American Journal of Physiology-Renal Physiology</w:t>
      </w:r>
      <w:r w:rsidRPr="00806D8C">
        <w:rPr>
          <w:rFonts w:ascii="Times New Roman" w:hAnsi="Times New Roman" w:cs="Times New Roman"/>
        </w:rPr>
        <w:t xml:space="preserve"> 1991;261(3):F554-F566.</w:t>
      </w:r>
    </w:p>
    <w:p w14:paraId="0C9BF9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Larsen, P.R. Direct immunoassay of triiodothyronine in human serum.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1972;51(8):1939-1949.</w:t>
      </w:r>
    </w:p>
    <w:p w14:paraId="633A19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Skeletal muscle blood flow capacity: role of muscle pump in exercise hyperemia. </w:t>
      </w:r>
      <w:r w:rsidRPr="00806D8C">
        <w:rPr>
          <w:rFonts w:ascii="Times New Roman" w:hAnsi="Times New Roman" w:cs="Times New Roman"/>
          <w:i/>
        </w:rPr>
        <w:t>Am J Physiol</w:t>
      </w:r>
      <w:r w:rsidRPr="00806D8C">
        <w:rPr>
          <w:rFonts w:ascii="Times New Roman" w:hAnsi="Times New Roman" w:cs="Times New Roman"/>
        </w:rPr>
        <w:t xml:space="preserve"> 1987;253:1004.</w:t>
      </w:r>
    </w:p>
    <w:p w14:paraId="25EA0FE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and Armstrong, R. Rat muscle blood flows as a function of time during prolonged slow treadmill exercise. </w:t>
      </w:r>
      <w:r w:rsidRPr="00806D8C">
        <w:rPr>
          <w:rFonts w:ascii="Times New Roman" w:hAnsi="Times New Roman" w:cs="Times New Roman"/>
          <w:i/>
        </w:rPr>
        <w:t>Am J Physiol Heart Circ Physiol</w:t>
      </w:r>
      <w:r w:rsidRPr="00806D8C">
        <w:rPr>
          <w:rFonts w:ascii="Times New Roman" w:hAnsi="Times New Roman" w:cs="Times New Roman"/>
        </w:rPr>
        <w:t xml:space="preserve"> 1983;244:H814-H824.</w:t>
      </w:r>
    </w:p>
    <w:p w14:paraId="43CC4CA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Levitin, H., Branscome, W. and Epstein, F.H. The pathogenesis of hypochloremia in respiratory acidosis. </w:t>
      </w:r>
      <w:r w:rsidRPr="00806D8C">
        <w:rPr>
          <w:rFonts w:ascii="Times New Roman" w:hAnsi="Times New Roman" w:cs="Times New Roman"/>
          <w:i/>
        </w:rPr>
        <w:t>Journal of Clinical Investigation</w:t>
      </w:r>
      <w:r w:rsidRPr="00806D8C">
        <w:rPr>
          <w:rFonts w:ascii="Times New Roman" w:hAnsi="Times New Roman" w:cs="Times New Roman"/>
        </w:rPr>
        <w:t xml:space="preserve"> 1958;37(12):1667.</w:t>
      </w:r>
    </w:p>
    <w:p w14:paraId="06CD84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Little, W.C. and Cheng, C.P. Effect of exercise on left ventricular-arterial coupling assessed in the pressure-volume plane. </w:t>
      </w:r>
      <w:r w:rsidRPr="00806D8C">
        <w:rPr>
          <w:rFonts w:ascii="Times New Roman" w:hAnsi="Times New Roman" w:cs="Times New Roman"/>
          <w:i/>
        </w:rPr>
        <w:t>AMERICAN JOURNAL OF PHYSIOLOGY</w:t>
      </w:r>
      <w:r w:rsidRPr="00806D8C">
        <w:rPr>
          <w:rFonts w:ascii="Times New Roman" w:hAnsi="Times New Roman" w:cs="Times New Roman"/>
        </w:rPr>
        <w:t xml:space="preserve"> 1993;264:H1629-H1629.</w:t>
      </w:r>
    </w:p>
    <w:p w14:paraId="6D462A3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Lohmeier, T.E. and Iliescu, R. Chronic lowering of blood pressure by carotid baroreflex activation mechanisms and potential for hypertension therapy. </w:t>
      </w:r>
      <w:r w:rsidRPr="00806D8C">
        <w:rPr>
          <w:rFonts w:ascii="Times New Roman" w:hAnsi="Times New Roman" w:cs="Times New Roman"/>
          <w:i/>
        </w:rPr>
        <w:t>Hypertension</w:t>
      </w:r>
      <w:r w:rsidRPr="00806D8C">
        <w:rPr>
          <w:rFonts w:ascii="Times New Roman" w:hAnsi="Times New Roman" w:cs="Times New Roman"/>
        </w:rPr>
        <w:t xml:space="preserve"> 2011;57(5):880-886.</w:t>
      </w:r>
    </w:p>
    <w:p w14:paraId="0DAEFDC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Maass-Moreno, R. and Rothe, C.F. Contribution of the large hepatic veins to postsinusoidal vascular resistance. </w:t>
      </w:r>
      <w:r w:rsidRPr="00806D8C">
        <w:rPr>
          <w:rFonts w:ascii="Times New Roman" w:hAnsi="Times New Roman" w:cs="Times New Roman"/>
          <w:i/>
        </w:rPr>
        <w:t>Am J Physiol Gastrointest Liver Physiol</w:t>
      </w:r>
      <w:r w:rsidRPr="00806D8C">
        <w:rPr>
          <w:rFonts w:ascii="Times New Roman" w:hAnsi="Times New Roman" w:cs="Times New Roman"/>
        </w:rPr>
        <w:t xml:space="preserve"> 1992;262:G14-G22.</w:t>
      </w:r>
    </w:p>
    <w:p w14:paraId="24113A6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Renal hemodynamic, fluid volume, and arterial pressure changes during hyperproteinemia. 1987.</w:t>
      </w:r>
    </w:p>
    <w:p w14:paraId="49AD49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Effects of hypoproteinemia on blood volume and arterial pressure of volume-loaded dogs. 1990.</w:t>
      </w:r>
    </w:p>
    <w:p w14:paraId="1D0E97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Mantzoros, C.S.</w:t>
      </w:r>
      <w:r w:rsidRPr="00806D8C">
        <w:rPr>
          <w:rFonts w:ascii="Times New Roman" w:hAnsi="Times New Roman" w:cs="Times New Roman"/>
          <w:i/>
        </w:rPr>
        <w:t>, et al.</w:t>
      </w:r>
      <w:r w:rsidRPr="00806D8C">
        <w:rPr>
          <w:rFonts w:ascii="Times New Roman" w:hAnsi="Times New Roman" w:cs="Times New Roman"/>
        </w:rPr>
        <w:t xml:space="preserve"> Leptin in human physiology and pathophysiology. 2011.</w:t>
      </w:r>
    </w:p>
    <w:p w14:paraId="02CE287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Simulovanie ketoacidózy. In, </w:t>
      </w:r>
      <w:r w:rsidRPr="00806D8C">
        <w:rPr>
          <w:rFonts w:ascii="Times New Roman" w:hAnsi="Times New Roman" w:cs="Times New Roman"/>
          <w:i/>
        </w:rPr>
        <w:t>Medsoft 2013</w:t>
      </w:r>
      <w:r w:rsidRPr="00806D8C">
        <w:rPr>
          <w:rFonts w:ascii="Times New Roman" w:hAnsi="Times New Roman" w:cs="Times New Roman"/>
        </w:rPr>
        <w:t>. 2013. p. 140-150.</w:t>
      </w:r>
    </w:p>
    <w:p w14:paraId="2D8876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Adairove viazanie O2, CO2 a H+ na hemoglobín In, </w:t>
      </w:r>
      <w:r w:rsidRPr="00806D8C">
        <w:rPr>
          <w:rFonts w:ascii="Times New Roman" w:hAnsi="Times New Roman" w:cs="Times New Roman"/>
          <w:i/>
        </w:rPr>
        <w:t>Medsoft 2015</w:t>
      </w:r>
      <w:r w:rsidRPr="00806D8C">
        <w:rPr>
          <w:rFonts w:ascii="Times New Roman" w:hAnsi="Times New Roman" w:cs="Times New Roman"/>
        </w:rPr>
        <w:t>. 2015. p. 140-149.</w:t>
      </w:r>
    </w:p>
    <w:p w14:paraId="5C0548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Rozsáhlý model fyziologických regulací v Modelice. In, </w:t>
      </w:r>
      <w:r w:rsidRPr="00806D8C">
        <w:rPr>
          <w:rFonts w:ascii="Times New Roman" w:hAnsi="Times New Roman" w:cs="Times New Roman"/>
          <w:i/>
        </w:rPr>
        <w:t>Medsoft 2010</w:t>
      </w:r>
      <w:r w:rsidRPr="00806D8C">
        <w:rPr>
          <w:rFonts w:ascii="Times New Roman" w:hAnsi="Times New Roman" w:cs="Times New Roman"/>
        </w:rPr>
        <w:t>. 2010. p. 126-146.</w:t>
      </w:r>
    </w:p>
    <w:p w14:paraId="1BE559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HumMod–Golem Edition–Rozsáhlý model fyziologických systémů. In, </w:t>
      </w:r>
      <w:r w:rsidRPr="00806D8C">
        <w:rPr>
          <w:rFonts w:ascii="Times New Roman" w:hAnsi="Times New Roman" w:cs="Times New Roman"/>
          <w:i/>
        </w:rPr>
        <w:t>Medsoft 2011</w:t>
      </w:r>
      <w:r w:rsidRPr="00806D8C">
        <w:rPr>
          <w:rFonts w:ascii="Times New Roman" w:hAnsi="Times New Roman" w:cs="Times New Roman"/>
        </w:rPr>
        <w:t>. 2011. p. 182-196.</w:t>
      </w:r>
    </w:p>
    <w:p w14:paraId="3879F5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Kofránek, J. and Rusz, J. Akauzální" vzkříšení" Guytonova diagramu. In, </w:t>
      </w:r>
      <w:r w:rsidRPr="00806D8C">
        <w:rPr>
          <w:rFonts w:ascii="Times New Roman" w:hAnsi="Times New Roman" w:cs="Times New Roman"/>
          <w:i/>
        </w:rPr>
        <w:t>Medsoft 2009</w:t>
      </w:r>
      <w:r w:rsidRPr="00806D8C">
        <w:rPr>
          <w:rFonts w:ascii="Times New Roman" w:hAnsi="Times New Roman" w:cs="Times New Roman"/>
        </w:rPr>
        <w:t>. 2009. p. 105.</w:t>
      </w:r>
    </w:p>
    <w:p w14:paraId="701E83B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Kulhánek, T. and Matoušek, S. Adair-based hemoglobin equilibrium with oxygen, carbon dioxide and hydrogen ion activity.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2015:1-8.</w:t>
      </w:r>
    </w:p>
    <w:p w14:paraId="272D54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Mateják, M.</w:t>
      </w:r>
      <w:r w:rsidRPr="00806D8C">
        <w:rPr>
          <w:rFonts w:ascii="Times New Roman" w:hAnsi="Times New Roman" w:cs="Times New Roman"/>
          <w:i/>
        </w:rPr>
        <w:t>, et al.</w:t>
      </w:r>
      <w:r w:rsidRPr="00806D8C">
        <w:rPr>
          <w:rFonts w:ascii="Times New Roman" w:hAnsi="Times New Roman" w:cs="Times New Roman"/>
        </w:rPr>
        <w:t xml:space="preserve"> Physiolibrary - Modelica library for Physiology. In, </w:t>
      </w:r>
      <w:r w:rsidRPr="00806D8C">
        <w:rPr>
          <w:rFonts w:ascii="Times New Roman" w:hAnsi="Times New Roman" w:cs="Times New Roman"/>
          <w:i/>
        </w:rPr>
        <w:t>10th International Modelica Conference</w:t>
      </w:r>
      <w:r w:rsidRPr="00806D8C">
        <w:rPr>
          <w:rFonts w:ascii="Times New Roman" w:hAnsi="Times New Roman" w:cs="Times New Roman"/>
        </w:rPr>
        <w:t>. Lund, Sweden; 2014.</w:t>
      </w:r>
    </w:p>
    <w:p w14:paraId="6EEAC3A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Mateják, M.</w:t>
      </w:r>
      <w:r w:rsidRPr="00806D8C">
        <w:rPr>
          <w:rFonts w:ascii="Times New Roman" w:hAnsi="Times New Roman" w:cs="Times New Roman"/>
          <w:i/>
        </w:rPr>
        <w:t>, et al.</w:t>
      </w:r>
      <w:r w:rsidRPr="00806D8C">
        <w:rPr>
          <w:rFonts w:ascii="Times New Roman" w:hAnsi="Times New Roman" w:cs="Times New Roman"/>
        </w:rPr>
        <w:t xml:space="preserve"> Model ECMO oxygenátoru. </w:t>
      </w:r>
      <w:r w:rsidRPr="00806D8C">
        <w:rPr>
          <w:rFonts w:ascii="Times New Roman" w:hAnsi="Times New Roman" w:cs="Times New Roman"/>
          <w:i/>
        </w:rPr>
        <w:t>Medsoft</w:t>
      </w:r>
      <w:r w:rsidRPr="00806D8C">
        <w:rPr>
          <w:rFonts w:ascii="Times New Roman" w:hAnsi="Times New Roman" w:cs="Times New Roman"/>
        </w:rPr>
        <w:t xml:space="preserve"> 2012:205-2014.</w:t>
      </w:r>
    </w:p>
    <w:p w14:paraId="71F5C0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Privitzer, P. and Kofránek, J. Modelica vs. blokovo-orientované jazyky matematického modelovania. In: Janech, J., editor, </w:t>
      </w:r>
      <w:r w:rsidRPr="00806D8C">
        <w:rPr>
          <w:rFonts w:ascii="Times New Roman" w:hAnsi="Times New Roman" w:cs="Times New Roman"/>
          <w:i/>
        </w:rPr>
        <w:t>OBJEKTY 2008</w:t>
      </w:r>
      <w:r w:rsidRPr="00806D8C">
        <w:rPr>
          <w:rFonts w:ascii="Times New Roman" w:hAnsi="Times New Roman" w:cs="Times New Roman"/>
        </w:rPr>
        <w:t>. Žilina, SR: Edis Žilina; 2008. p. 79-94.</w:t>
      </w:r>
    </w:p>
    <w:p w14:paraId="0B2169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Matthew, J.B.</w:t>
      </w:r>
      <w:r w:rsidRPr="00806D8C">
        <w:rPr>
          <w:rFonts w:ascii="Times New Roman" w:hAnsi="Times New Roman" w:cs="Times New Roman"/>
          <w:i/>
        </w:rPr>
        <w:t>, et al.</w:t>
      </w:r>
      <w:r w:rsidRPr="00806D8C">
        <w:rPr>
          <w:rFonts w:ascii="Times New Roman" w:hAnsi="Times New Roman" w:cs="Times New Roman"/>
        </w:rPr>
        <w:t xml:space="preserve"> Quantitative determination of carbamino adducts of alpha and beta chains in human adult hemoglobin in presence and absence of carbon monoxide and 2, 3-diphosphoglycerate. </w:t>
      </w:r>
      <w:r w:rsidRPr="00806D8C">
        <w:rPr>
          <w:rFonts w:ascii="Times New Roman" w:hAnsi="Times New Roman" w:cs="Times New Roman"/>
          <w:i/>
        </w:rPr>
        <w:t>J. Biol. Chem.</w:t>
      </w:r>
      <w:r w:rsidRPr="00806D8C">
        <w:rPr>
          <w:rFonts w:ascii="Times New Roman" w:hAnsi="Times New Roman" w:cs="Times New Roman"/>
        </w:rPr>
        <w:t xml:space="preserve"> 1977;252(7):2234-2244.</w:t>
      </w:r>
    </w:p>
    <w:p w14:paraId="3F118B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Mattson, S.E., Elmqvist, H. and Broenink, J.F. Modelica: An international effort to design the next generation modelling language. </w:t>
      </w:r>
      <w:r w:rsidRPr="00806D8C">
        <w:rPr>
          <w:rFonts w:ascii="Times New Roman" w:hAnsi="Times New Roman" w:cs="Times New Roman"/>
          <w:i/>
        </w:rPr>
        <w:t>Journal A</w:t>
      </w:r>
      <w:r w:rsidRPr="00806D8C">
        <w:rPr>
          <w:rFonts w:ascii="Times New Roman" w:hAnsi="Times New Roman" w:cs="Times New Roman"/>
        </w:rPr>
        <w:t xml:space="preserve"> 1997;38(3):16-19.</w:t>
      </w:r>
    </w:p>
    <w:p w14:paraId="4E1B5D1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Mattsson, S.E., Elmqvist, H. and Otter, M. Physical system modeling with Modelica. </w:t>
      </w:r>
      <w:r w:rsidRPr="00806D8C">
        <w:rPr>
          <w:rFonts w:ascii="Times New Roman" w:hAnsi="Times New Roman" w:cs="Times New Roman"/>
          <w:i/>
        </w:rPr>
        <w:t>Control Engineering Practice</w:t>
      </w:r>
      <w:r w:rsidRPr="00806D8C">
        <w:rPr>
          <w:rFonts w:ascii="Times New Roman" w:hAnsi="Times New Roman" w:cs="Times New Roman"/>
        </w:rPr>
        <w:t xml:space="preserve"> 1998;6(4):501-510.</w:t>
      </w:r>
    </w:p>
    <w:p w14:paraId="2C60A9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 Sweeney, H.M. and Toth, L.A. THE INFLUENCE OF POSTURE ON CIRCULATION TIME. 1939.</w:t>
      </w:r>
    </w:p>
    <w:p w14:paraId="73F841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w:t>
      </w:r>
      <w:r w:rsidRPr="00806D8C">
        <w:rPr>
          <w:rFonts w:ascii="Times New Roman" w:hAnsi="Times New Roman" w:cs="Times New Roman"/>
          <w:i/>
        </w:rPr>
        <w:t>, et al.</w:t>
      </w:r>
      <w:r w:rsidRPr="00806D8C">
        <w:rPr>
          <w:rFonts w:ascii="Times New Roman" w:hAnsi="Times New Roman" w:cs="Times New Roman"/>
        </w:rPr>
        <w:t xml:space="preserve"> Regional differences in capillary permeability. 1960.</w:t>
      </w:r>
    </w:p>
    <w:p w14:paraId="727AC3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McCulloch, W.S. and Pitts, W. A logical calculus of the ideas immanent in nervous activity. </w:t>
      </w:r>
      <w:r w:rsidRPr="00806D8C">
        <w:rPr>
          <w:rFonts w:ascii="Times New Roman" w:hAnsi="Times New Roman" w:cs="Times New Roman"/>
          <w:i/>
        </w:rPr>
        <w:t>The bulletin of mathematical biophysics</w:t>
      </w:r>
      <w:r w:rsidRPr="00806D8C">
        <w:rPr>
          <w:rFonts w:ascii="Times New Roman" w:hAnsi="Times New Roman" w:cs="Times New Roman"/>
        </w:rPr>
        <w:t xml:space="preserve"> 1943;5(4):115-133.</w:t>
      </w:r>
    </w:p>
    <w:p w14:paraId="11741B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Am J Med</w:t>
      </w:r>
      <w:r w:rsidRPr="00806D8C">
        <w:rPr>
          <w:rFonts w:ascii="Times New Roman" w:hAnsi="Times New Roman" w:cs="Times New Roman"/>
        </w:rPr>
        <w:t xml:space="preserve"> 1976;61(1):9-13.</w:t>
      </w:r>
    </w:p>
    <w:p w14:paraId="527B24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The American Journal of Medicine</w:t>
      </w:r>
      <w:r w:rsidRPr="00806D8C">
        <w:rPr>
          <w:rFonts w:ascii="Times New Roman" w:hAnsi="Times New Roman" w:cs="Times New Roman"/>
        </w:rPr>
        <w:t xml:space="preserve"> 1976;61(1):9-13.</w:t>
      </w:r>
    </w:p>
    <w:p w14:paraId="765415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Mellander, S. and Bjornberg, J. Regulation of Vascular Smooth Muscle Tone and Capillary Pressure. 1992.</w:t>
      </w:r>
    </w:p>
    <w:p w14:paraId="7B426D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METZLER, C.H.</w:t>
      </w:r>
      <w:r w:rsidRPr="00806D8C">
        <w:rPr>
          <w:rFonts w:ascii="Times New Roman" w:hAnsi="Times New Roman" w:cs="Times New Roman"/>
          <w:i/>
        </w:rPr>
        <w:t>, et al.</w:t>
      </w:r>
      <w:r w:rsidRPr="00806D8C">
        <w:rPr>
          <w:rFonts w:ascii="Times New Roman" w:hAnsi="Times New Roman" w:cs="Times New Roman"/>
        </w:rPr>
        <w:t xml:space="preserve"> Increased right or left atrial pressure stimulates release of atrial natriuretic peptides in conscious dogs. </w:t>
      </w:r>
      <w:r w:rsidRPr="00806D8C">
        <w:rPr>
          <w:rFonts w:ascii="Times New Roman" w:hAnsi="Times New Roman" w:cs="Times New Roman"/>
          <w:i/>
        </w:rPr>
        <w:t>Endocrinology</w:t>
      </w:r>
      <w:r w:rsidRPr="00806D8C">
        <w:rPr>
          <w:rFonts w:ascii="Times New Roman" w:hAnsi="Times New Roman" w:cs="Times New Roman"/>
        </w:rPr>
        <w:t xml:space="preserve"> 1986;119(5):2396-2398.</w:t>
      </w:r>
    </w:p>
    <w:p w14:paraId="0B98C6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Miles, P.D.</w:t>
      </w:r>
      <w:r w:rsidRPr="00806D8C">
        <w:rPr>
          <w:rFonts w:ascii="Times New Roman" w:hAnsi="Times New Roman" w:cs="Times New Roman"/>
          <w:i/>
        </w:rPr>
        <w:t>, et al.</w:t>
      </w:r>
      <w:r w:rsidRPr="00806D8C">
        <w:rPr>
          <w:rFonts w:ascii="Times New Roman" w:hAnsi="Times New Roman" w:cs="Times New Roman"/>
        </w:rPr>
        <w:t xml:space="preserve"> Kinetics of insulin action in vivo: identification of rate-limiting steps. </w:t>
      </w:r>
      <w:r w:rsidRPr="00806D8C">
        <w:rPr>
          <w:rFonts w:ascii="Times New Roman" w:hAnsi="Times New Roman" w:cs="Times New Roman"/>
          <w:i/>
        </w:rPr>
        <w:t>Diabetes</w:t>
      </w:r>
      <w:r w:rsidRPr="00806D8C">
        <w:rPr>
          <w:rFonts w:ascii="Times New Roman" w:hAnsi="Times New Roman" w:cs="Times New Roman"/>
        </w:rPr>
        <w:t xml:space="preserve"> 1995;44(8):947-953.</w:t>
      </w:r>
    </w:p>
    <w:p w14:paraId="611C76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Miller, M.E., Cronkite, E.P. and Garcia, J.F. Plasma levels of immunoreactive erythropoietin after acute blood loss in man. </w:t>
      </w:r>
      <w:r w:rsidRPr="00806D8C">
        <w:rPr>
          <w:rFonts w:ascii="Times New Roman" w:hAnsi="Times New Roman" w:cs="Times New Roman"/>
          <w:i/>
        </w:rPr>
        <w:t>British journal of haematology</w:t>
      </w:r>
      <w:r w:rsidRPr="00806D8C">
        <w:rPr>
          <w:rFonts w:ascii="Times New Roman" w:hAnsi="Times New Roman" w:cs="Times New Roman"/>
        </w:rPr>
        <w:t xml:space="preserve"> 1982;52(4):545-549.</w:t>
      </w:r>
    </w:p>
    <w:p w14:paraId="2D3B699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Mizelle, H.L.</w:t>
      </w:r>
      <w:r w:rsidRPr="00806D8C">
        <w:rPr>
          <w:rFonts w:ascii="Times New Roman" w:hAnsi="Times New Roman" w:cs="Times New Roman"/>
          <w:i/>
        </w:rPr>
        <w:t>, et al.</w:t>
      </w:r>
      <w:r w:rsidRPr="00806D8C">
        <w:rPr>
          <w:rFonts w:ascii="Times New Roman" w:hAnsi="Times New Roman" w:cs="Times New Roman"/>
        </w:rPr>
        <w:t xml:space="preserve"> Atrial natriuretic peptide induces sustained natriuresis in conscious dogs.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1990;258(6):R1445-R1452.</w:t>
      </w:r>
    </w:p>
    <w:p w14:paraId="5E602E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Monod, J., Wyman, J. and Changeux, J.-P. On the nature of allosteric transitions: a plausible model. </w:t>
      </w:r>
      <w:r w:rsidRPr="00806D8C">
        <w:rPr>
          <w:rFonts w:ascii="Times New Roman" w:hAnsi="Times New Roman" w:cs="Times New Roman"/>
          <w:i/>
        </w:rPr>
        <w:t>J. Mol. Biol.</w:t>
      </w:r>
      <w:r w:rsidRPr="00806D8C">
        <w:rPr>
          <w:rFonts w:ascii="Times New Roman" w:hAnsi="Times New Roman" w:cs="Times New Roman"/>
        </w:rPr>
        <w:t xml:space="preserve"> 1965;12(1):88-118.</w:t>
      </w:r>
    </w:p>
    <w:p w14:paraId="40D0C85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Moore, L.C. and Casellas, D. Tubuloglomerular feedback dependence of autoregulation in rat juxtamedullary afferent arterioles. </w:t>
      </w:r>
      <w:r w:rsidRPr="00806D8C">
        <w:rPr>
          <w:rFonts w:ascii="Times New Roman" w:hAnsi="Times New Roman" w:cs="Times New Roman"/>
          <w:i/>
        </w:rPr>
        <w:t>Kidney Int</w:t>
      </w:r>
      <w:r w:rsidRPr="00806D8C">
        <w:rPr>
          <w:rFonts w:ascii="Times New Roman" w:hAnsi="Times New Roman" w:cs="Times New Roman"/>
        </w:rPr>
        <w:t xml:space="preserve"> 1990;37(6):1402-1408.</w:t>
      </w:r>
    </w:p>
    <w:p w14:paraId="1CAF781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Mortimer, R.G. 8 - The Thermodynamics of Electrical Systems. In: Mortimer, R.G., editor, </w:t>
      </w:r>
      <w:r w:rsidRPr="00806D8C">
        <w:rPr>
          <w:rFonts w:ascii="Times New Roman" w:hAnsi="Times New Roman" w:cs="Times New Roman"/>
          <w:i/>
        </w:rPr>
        <w:t>Physical Chemistry (Third Edition)</w:t>
      </w:r>
      <w:r w:rsidRPr="00806D8C">
        <w:rPr>
          <w:rFonts w:ascii="Times New Roman" w:hAnsi="Times New Roman" w:cs="Times New Roman"/>
        </w:rPr>
        <w:t>. Burlington: Academic Press; 2008. p. 297.</w:t>
      </w:r>
    </w:p>
    <w:p w14:paraId="053F2F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Mortimer, R.G. Physical Chemistry (Third Edition). In: Mortimer, R.G., editor. Burlington: Academic Press; 2008. p. 1-1385.</w:t>
      </w:r>
    </w:p>
    <w:p w14:paraId="13D8D6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Moss, R.</w:t>
      </w:r>
      <w:r w:rsidRPr="00806D8C">
        <w:rPr>
          <w:rFonts w:ascii="Times New Roman" w:hAnsi="Times New Roman" w:cs="Times New Roman"/>
          <w:i/>
        </w:rPr>
        <w:t>, et al.</w:t>
      </w:r>
      <w:r w:rsidRPr="00806D8C">
        <w:rPr>
          <w:rFonts w:ascii="Times New Roman" w:hAnsi="Times New Roman" w:cs="Times New Roman"/>
        </w:rPr>
        <w:t xml:space="preserve"> Virtual patients and sensitivity analysis of the Guyton model of blood pressure regulation: towards individualized models of whole-body physiology. </w:t>
      </w:r>
      <w:r w:rsidRPr="00806D8C">
        <w:rPr>
          <w:rFonts w:ascii="Times New Roman" w:hAnsi="Times New Roman" w:cs="Times New Roman"/>
          <w:i/>
        </w:rPr>
        <w:t>PLoS Comput Biol</w:t>
      </w:r>
      <w:r w:rsidRPr="00806D8C">
        <w:rPr>
          <w:rFonts w:ascii="Times New Roman" w:hAnsi="Times New Roman" w:cs="Times New Roman"/>
        </w:rPr>
        <w:t xml:space="preserve"> 2012;8(6):e1002571-e1002571.</w:t>
      </w:r>
    </w:p>
    <w:p w14:paraId="2C6C5C8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Naeraa, N., Petersen, E.S. and Boye, E. The influence of simultaneous, independent changes in pH and carbon dioxide tension on the in vitro oxygen tension-saturation relationship of human blood. </w:t>
      </w:r>
      <w:r w:rsidRPr="00806D8C">
        <w:rPr>
          <w:rFonts w:ascii="Times New Roman" w:hAnsi="Times New Roman" w:cs="Times New Roman"/>
          <w:i/>
        </w:rPr>
        <w:t>Scand. J. Clin. Lab. Invest.</w:t>
      </w:r>
      <w:r w:rsidRPr="00806D8C">
        <w:rPr>
          <w:rFonts w:ascii="Times New Roman" w:hAnsi="Times New Roman" w:cs="Times New Roman"/>
        </w:rPr>
        <w:t xml:space="preserve"> 1963;15(2):141-151.</w:t>
      </w:r>
    </w:p>
    <w:p w14:paraId="04235F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Nicoloff, J.T.</w:t>
      </w:r>
      <w:r w:rsidRPr="00806D8C">
        <w:rPr>
          <w:rFonts w:ascii="Times New Roman" w:hAnsi="Times New Roman" w:cs="Times New Roman"/>
          <w:i/>
        </w:rPr>
        <w:t>, et al.</w:t>
      </w:r>
      <w:r w:rsidRPr="00806D8C">
        <w:rPr>
          <w:rFonts w:ascii="Times New Roman" w:hAnsi="Times New Roman" w:cs="Times New Roman"/>
        </w:rPr>
        <w:t xml:space="preserve"> Simultaneous Measurement of Thyroxine and Triiodothyronine Peripheral Turnover Kinetics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1972;51(3):473-483.</w:t>
      </w:r>
    </w:p>
    <w:p w14:paraId="1633297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Nielsen, S.</w:t>
      </w:r>
      <w:r w:rsidRPr="00806D8C">
        <w:rPr>
          <w:rFonts w:ascii="Times New Roman" w:hAnsi="Times New Roman" w:cs="Times New Roman"/>
          <w:i/>
        </w:rPr>
        <w:t>, et al.</w:t>
      </w:r>
      <w:r w:rsidRPr="00806D8C">
        <w:rPr>
          <w:rFonts w:ascii="Times New Roman" w:hAnsi="Times New Roman" w:cs="Times New Roman"/>
        </w:rPr>
        <w:t xml:space="preserve"> Key roles of renal aquaporins in water balance and water-balance disorders. </w:t>
      </w:r>
      <w:r w:rsidRPr="00806D8C">
        <w:rPr>
          <w:rFonts w:ascii="Times New Roman" w:hAnsi="Times New Roman" w:cs="Times New Roman"/>
          <w:i/>
        </w:rPr>
        <w:t>Physiology</w:t>
      </w:r>
      <w:r w:rsidRPr="00806D8C">
        <w:rPr>
          <w:rFonts w:ascii="Times New Roman" w:hAnsi="Times New Roman" w:cs="Times New Roman"/>
        </w:rPr>
        <w:t xml:space="preserve"> 2000;15(3):136-143.</w:t>
      </w:r>
    </w:p>
    <w:p w14:paraId="335EB69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Nicholls, M. and Richards, A. Human studies with atrial natriuretic factor. </w:t>
      </w:r>
      <w:r w:rsidRPr="00806D8C">
        <w:rPr>
          <w:rFonts w:ascii="Times New Roman" w:hAnsi="Times New Roman" w:cs="Times New Roman"/>
          <w:i/>
        </w:rPr>
        <w:t>Endocrinology and metabolism clinics of North America</w:t>
      </w:r>
      <w:r w:rsidRPr="00806D8C">
        <w:rPr>
          <w:rFonts w:ascii="Times New Roman" w:hAnsi="Times New Roman" w:cs="Times New Roman"/>
        </w:rPr>
        <w:t xml:space="preserve"> 1987;16(1):199-223.</w:t>
      </w:r>
    </w:p>
    <w:p w14:paraId="2C9B82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NODA, T.</w:t>
      </w:r>
      <w:r w:rsidRPr="00806D8C">
        <w:rPr>
          <w:rFonts w:ascii="Times New Roman" w:hAnsi="Times New Roman" w:cs="Times New Roman"/>
          <w:i/>
        </w:rPr>
        <w:t>, et al.</w:t>
      </w:r>
      <w:r w:rsidRPr="00806D8C">
        <w:rPr>
          <w:rFonts w:ascii="Times New Roman" w:hAnsi="Times New Roman" w:cs="Times New Roman"/>
        </w:rPr>
        <w:t xml:space="preserve"> Curvilinearity of LV end-systolic pressure-volume and dP/dt,-end-diastolic volume relations. 1993.</w:t>
      </w:r>
    </w:p>
    <w:p w14:paraId="14C134E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OCHSNER, A., COLP, R. and BURCH, G.E. Normal Blood Pressure in the Superficial Venous System of Man at Rest in the Supine Position. </w:t>
      </w:r>
      <w:r w:rsidRPr="00806D8C">
        <w:rPr>
          <w:rFonts w:ascii="Times New Roman" w:hAnsi="Times New Roman" w:cs="Times New Roman"/>
          <w:i/>
        </w:rPr>
        <w:t>Circulation</w:t>
      </w:r>
      <w:r w:rsidRPr="00806D8C">
        <w:rPr>
          <w:rFonts w:ascii="Times New Roman" w:hAnsi="Times New Roman" w:cs="Times New Roman"/>
        </w:rPr>
        <w:t xml:space="preserve"> 1951;3(5):674-680.</w:t>
      </w:r>
    </w:p>
    <w:p w14:paraId="7ED7E1F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Osiba, S. THE SEASONAL VARIATION OF BASAL METABOLISM AND ACTIVITY OF THYROID GLAND IN MAN. </w:t>
      </w:r>
      <w:r w:rsidRPr="00806D8C">
        <w:rPr>
          <w:rFonts w:ascii="Times New Roman" w:hAnsi="Times New Roman" w:cs="Times New Roman"/>
          <w:i/>
        </w:rPr>
        <w:t>The Japanese Journal of Physiology</w:t>
      </w:r>
      <w:r w:rsidRPr="00806D8C">
        <w:rPr>
          <w:rFonts w:ascii="Times New Roman" w:hAnsi="Times New Roman" w:cs="Times New Roman"/>
        </w:rPr>
        <w:t xml:space="preserve"> 1957;7:355-365.</w:t>
      </w:r>
    </w:p>
    <w:p w14:paraId="2C7948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Owen, O.E.</w:t>
      </w:r>
      <w:r w:rsidRPr="00806D8C">
        <w:rPr>
          <w:rFonts w:ascii="Times New Roman" w:hAnsi="Times New Roman" w:cs="Times New Roman"/>
          <w:i/>
        </w:rPr>
        <w:t>, et al.</w:t>
      </w:r>
      <w:r w:rsidRPr="00806D8C">
        <w:rPr>
          <w:rFonts w:ascii="Times New Roman" w:hAnsi="Times New Roman" w:cs="Times New Roman"/>
        </w:rPr>
        <w:t xml:space="preserve"> Brain Metabolism during Fasting*. </w:t>
      </w:r>
      <w:r w:rsidRPr="00806D8C">
        <w:rPr>
          <w:rFonts w:ascii="Times New Roman" w:hAnsi="Times New Roman" w:cs="Times New Roman"/>
          <w:i/>
        </w:rPr>
        <w:t>The Journal of Clinical Investigation</w:t>
      </w:r>
      <w:r w:rsidRPr="00806D8C">
        <w:rPr>
          <w:rFonts w:ascii="Times New Roman" w:hAnsi="Times New Roman" w:cs="Times New Roman"/>
        </w:rPr>
        <w:t xml:space="preserve"> 1967;46(10):1589-1595.</w:t>
      </w:r>
    </w:p>
    <w:p w14:paraId="3DAC2B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Pagel, H., Jelkmann, W. and Weiss, C. A comparison of the effects of renal artery constriction and anemia on the production of erythropoietin. </w:t>
      </w:r>
      <w:r w:rsidRPr="00806D8C">
        <w:rPr>
          <w:rFonts w:ascii="Times New Roman" w:hAnsi="Times New Roman" w:cs="Times New Roman"/>
          <w:i/>
        </w:rPr>
        <w:t>Pflugers Arch.</w:t>
      </w:r>
      <w:r w:rsidRPr="00806D8C">
        <w:rPr>
          <w:rFonts w:ascii="Times New Roman" w:hAnsi="Times New Roman" w:cs="Times New Roman"/>
        </w:rPr>
        <w:t xml:space="preserve"> 1988;413(1):62-66.</w:t>
      </w:r>
    </w:p>
    <w:p w14:paraId="64A840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Piwonka, R.W. and Robinson, S. Acclimatization of highly trained men to work in severe heat. 1967.</w:t>
      </w:r>
    </w:p>
    <w:p w14:paraId="5A05CA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Pollack, A.A. and Wood, E.H. Venous Pressure in the Saphenous Vein at the Ankle in Man during Exercise and Changes in Posture. 1949.</w:t>
      </w:r>
    </w:p>
    <w:p w14:paraId="5BAEB86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Porter, D. and Goldberg, M. Regulation of erythropoietin production. </w:t>
      </w:r>
      <w:r w:rsidRPr="00806D8C">
        <w:rPr>
          <w:rFonts w:ascii="Times New Roman" w:hAnsi="Times New Roman" w:cs="Times New Roman"/>
          <w:i/>
        </w:rPr>
        <w:t>Experimental hematology</w:t>
      </w:r>
      <w:r w:rsidRPr="00806D8C">
        <w:rPr>
          <w:rFonts w:ascii="Times New Roman" w:hAnsi="Times New Roman" w:cs="Times New Roman"/>
        </w:rPr>
        <w:t xml:space="preserve"> 1993;21(3):399-404.</w:t>
      </w:r>
    </w:p>
    <w:p w14:paraId="6267B0B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Prager, R., Wallace, P. and Olefsky, J.M. In vivo kinetics of insulin action on peripheral glucose disposal and hepatic glucose output in normal and obese subjects.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1986;78(2):472-481.</w:t>
      </w:r>
    </w:p>
    <w:p w14:paraId="778558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Prager, R., Wallace, P. and Olefsky, J.M. Hyperinsulinemia Does Not Compensate for Peripheral Insulin Resistance in Obesity. </w:t>
      </w:r>
      <w:r w:rsidRPr="00806D8C">
        <w:rPr>
          <w:rFonts w:ascii="Times New Roman" w:hAnsi="Times New Roman" w:cs="Times New Roman"/>
          <w:i/>
        </w:rPr>
        <w:t>Diabetes</w:t>
      </w:r>
      <w:r w:rsidRPr="00806D8C">
        <w:rPr>
          <w:rFonts w:ascii="Times New Roman" w:hAnsi="Times New Roman" w:cs="Times New Roman"/>
        </w:rPr>
        <w:t xml:space="preserve"> 1987;36(3):327-334.</w:t>
      </w:r>
    </w:p>
    <w:p w14:paraId="2AC6891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Previs, S.F.</w:t>
      </w:r>
      <w:r w:rsidRPr="00806D8C">
        <w:rPr>
          <w:rFonts w:ascii="Times New Roman" w:hAnsi="Times New Roman" w:cs="Times New Roman"/>
          <w:i/>
        </w:rPr>
        <w:t>, et al.</w:t>
      </w:r>
      <w:r w:rsidRPr="00806D8C">
        <w:rPr>
          <w:rFonts w:ascii="Times New Roman" w:hAnsi="Times New Roman" w:cs="Times New Roman"/>
        </w:rPr>
        <w:t xml:space="preserve"> Contrasting effects of IRS-1 versus IRS-2 gene disruption on carbohydrate and lipid metabolism in vivo. </w:t>
      </w:r>
      <w:r w:rsidRPr="00806D8C">
        <w:rPr>
          <w:rFonts w:ascii="Times New Roman" w:hAnsi="Times New Roman" w:cs="Times New Roman"/>
          <w:i/>
        </w:rPr>
        <w:t>J Biol Chem</w:t>
      </w:r>
      <w:r w:rsidRPr="00806D8C">
        <w:rPr>
          <w:rFonts w:ascii="Times New Roman" w:hAnsi="Times New Roman" w:cs="Times New Roman"/>
        </w:rPr>
        <w:t xml:space="preserve"> 2000;275(50):38990-38994.</w:t>
      </w:r>
    </w:p>
    <w:p w14:paraId="219225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Pruett, W.A.</w:t>
      </w:r>
      <w:r w:rsidRPr="00806D8C">
        <w:rPr>
          <w:rFonts w:ascii="Times New Roman" w:hAnsi="Times New Roman" w:cs="Times New Roman"/>
          <w:i/>
        </w:rPr>
        <w:t>, et al.</w:t>
      </w:r>
      <w:r w:rsidRPr="00806D8C">
        <w:rPr>
          <w:rFonts w:ascii="Times New Roman" w:hAnsi="Times New Roman" w:cs="Times New Roman"/>
        </w:rPr>
        <w:t xml:space="preserve"> A population model of integrative cardiovascular physiology. </w:t>
      </w:r>
      <w:r w:rsidRPr="00806D8C">
        <w:rPr>
          <w:rFonts w:ascii="Times New Roman" w:hAnsi="Times New Roman" w:cs="Times New Roman"/>
          <w:i/>
        </w:rPr>
        <w:t>PloS one</w:t>
      </w:r>
      <w:r w:rsidRPr="00806D8C">
        <w:rPr>
          <w:rFonts w:ascii="Times New Roman" w:hAnsi="Times New Roman" w:cs="Times New Roman"/>
        </w:rPr>
        <w:t xml:space="preserve"> 2013;8(9).</w:t>
      </w:r>
    </w:p>
    <w:p w14:paraId="42EB3C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Raftos, J.E., Bulliman, B.T. and Kuchel, P.W. Evaluation of an electrochemical model of erythrocyte pH buffering using 31P nuclear magnetic resonance data. </w:t>
      </w:r>
      <w:r w:rsidRPr="00806D8C">
        <w:rPr>
          <w:rFonts w:ascii="Times New Roman" w:hAnsi="Times New Roman" w:cs="Times New Roman"/>
          <w:i/>
        </w:rPr>
        <w:t>The Journal of general physiology</w:t>
      </w:r>
      <w:r w:rsidRPr="00806D8C">
        <w:rPr>
          <w:rFonts w:ascii="Times New Roman" w:hAnsi="Times New Roman" w:cs="Times New Roman"/>
        </w:rPr>
        <w:t xml:space="preserve"> 1990;95(6):1183-1204.</w:t>
      </w:r>
    </w:p>
    <w:p w14:paraId="4D14F4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Randle, P.J. Fuel selection in animals. </w:t>
      </w:r>
      <w:r w:rsidRPr="00806D8C">
        <w:rPr>
          <w:rFonts w:ascii="Times New Roman" w:hAnsi="Times New Roman" w:cs="Times New Roman"/>
          <w:i/>
        </w:rPr>
        <w:t>Biochemical Society Transactions</w:t>
      </w:r>
      <w:r w:rsidRPr="00806D8C">
        <w:rPr>
          <w:rFonts w:ascii="Times New Roman" w:hAnsi="Times New Roman" w:cs="Times New Roman"/>
        </w:rPr>
        <w:t xml:space="preserve"> 1986;14(5):799.</w:t>
      </w:r>
    </w:p>
    <w:p w14:paraId="6B8DB87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Rees, S.E. and Andreassen, S. Mathematical models of oxygen and carbon dioxide storage and transport: the acid-base chemistry of blood. </w:t>
      </w:r>
      <w:r w:rsidRPr="00806D8C">
        <w:rPr>
          <w:rFonts w:ascii="Times New Roman" w:hAnsi="Times New Roman" w:cs="Times New Roman"/>
          <w:i/>
        </w:rPr>
        <w:t>Crit. Rev. Biomed. Eng.</w:t>
      </w:r>
      <w:r w:rsidRPr="00806D8C">
        <w:rPr>
          <w:rFonts w:ascii="Times New Roman" w:hAnsi="Times New Roman" w:cs="Times New Roman"/>
        </w:rPr>
        <w:t xml:space="preserve"> 2005;33(3).</w:t>
      </w:r>
    </w:p>
    <w:p w14:paraId="4719DA7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Reeves, R.B. The effect of temperature on the oxygen equilibrium curve of human blood. </w:t>
      </w:r>
      <w:r w:rsidRPr="00806D8C">
        <w:rPr>
          <w:rFonts w:ascii="Times New Roman" w:hAnsi="Times New Roman" w:cs="Times New Roman"/>
          <w:i/>
        </w:rPr>
        <w:t>Respir. Physiol.</w:t>
      </w:r>
      <w:r w:rsidRPr="00806D8C">
        <w:rPr>
          <w:rFonts w:ascii="Times New Roman" w:hAnsi="Times New Roman" w:cs="Times New Roman"/>
        </w:rPr>
        <w:t xml:space="preserve"> 1980;42(3):317-328.</w:t>
      </w:r>
    </w:p>
    <w:p w14:paraId="72A70A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Reissmann, K.R.</w:t>
      </w:r>
      <w:r w:rsidRPr="00806D8C">
        <w:rPr>
          <w:rFonts w:ascii="Times New Roman" w:hAnsi="Times New Roman" w:cs="Times New Roman"/>
          <w:i/>
        </w:rPr>
        <w:t>, et al.</w:t>
      </w:r>
      <w:r w:rsidRPr="00806D8C">
        <w:rPr>
          <w:rFonts w:ascii="Times New Roman" w:hAnsi="Times New Roman" w:cs="Times New Roman"/>
        </w:rPr>
        <w:t xml:space="preserve"> Influence of disappearance rate and distribution space on plasma concentration of erythropoietin in normal rats. </w:t>
      </w:r>
      <w:r w:rsidRPr="00806D8C">
        <w:rPr>
          <w:rFonts w:ascii="Times New Roman" w:hAnsi="Times New Roman" w:cs="Times New Roman"/>
          <w:i/>
        </w:rPr>
        <w:t>J Lab Clin Med</w:t>
      </w:r>
      <w:r w:rsidRPr="00806D8C">
        <w:rPr>
          <w:rFonts w:ascii="Times New Roman" w:hAnsi="Times New Roman" w:cs="Times New Roman"/>
        </w:rPr>
        <w:t xml:space="preserve"> 1965;65:967-975.</w:t>
      </w:r>
    </w:p>
    <w:p w14:paraId="15C25C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Renkin, E. and Tucker, V. Atrial Natriuretic Peptide as a Regulator of Transvascular Fluid Balance. </w:t>
      </w:r>
      <w:r w:rsidRPr="00806D8C">
        <w:rPr>
          <w:rFonts w:ascii="Times New Roman" w:hAnsi="Times New Roman" w:cs="Times New Roman"/>
          <w:i/>
        </w:rPr>
        <w:t>Physiology</w:t>
      </w:r>
      <w:r w:rsidRPr="00806D8C">
        <w:rPr>
          <w:rFonts w:ascii="Times New Roman" w:hAnsi="Times New Roman" w:cs="Times New Roman"/>
        </w:rPr>
        <w:t xml:space="preserve"> 1996;11(3):138-143.</w:t>
      </w:r>
    </w:p>
    <w:p w14:paraId="13EC004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Ridgway, E.C., Weintraub, B.D. and Maloof, F. Metabolic Clearance and Production Rates of Human Thyrotropin.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1974;53(3):895-903.</w:t>
      </w:r>
    </w:p>
    <w:p w14:paraId="7B7BE4F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Roach, M.R. and Burton, A.C. THE REASON FOR THE SHAPE OF THE DISTENSIBILITY CURVES OF ARTERIES. </w:t>
      </w:r>
      <w:r w:rsidRPr="00806D8C">
        <w:rPr>
          <w:rFonts w:ascii="Times New Roman" w:hAnsi="Times New Roman" w:cs="Times New Roman"/>
          <w:i/>
        </w:rPr>
        <w:t>Canadian Journal of Biochemistry and Physiology</w:t>
      </w:r>
      <w:r w:rsidRPr="00806D8C">
        <w:rPr>
          <w:rFonts w:ascii="Times New Roman" w:hAnsi="Times New Roman" w:cs="Times New Roman"/>
        </w:rPr>
        <w:t xml:space="preserve"> 1957;35(8):681-690.</w:t>
      </w:r>
    </w:p>
    <w:p w14:paraId="0D461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Rother, K.I.</w:t>
      </w:r>
      <w:r w:rsidRPr="00806D8C">
        <w:rPr>
          <w:rFonts w:ascii="Times New Roman" w:hAnsi="Times New Roman" w:cs="Times New Roman"/>
          <w:i/>
        </w:rPr>
        <w:t>, et al.</w:t>
      </w:r>
      <w:r w:rsidRPr="00806D8C">
        <w:rPr>
          <w:rFonts w:ascii="Times New Roman" w:hAnsi="Times New Roman" w:cs="Times New Roman"/>
        </w:rPr>
        <w:t xml:space="preserve"> Evidence That IRS-2 Phosphorylation Is Required for Insulin Action in Hepatocytes. </w:t>
      </w:r>
      <w:r w:rsidRPr="00806D8C">
        <w:rPr>
          <w:rFonts w:ascii="Times New Roman" w:hAnsi="Times New Roman" w:cs="Times New Roman"/>
          <w:i/>
        </w:rPr>
        <w:t>Journal of Biological Chemistry</w:t>
      </w:r>
      <w:r w:rsidRPr="00806D8C">
        <w:rPr>
          <w:rFonts w:ascii="Times New Roman" w:hAnsi="Times New Roman" w:cs="Times New Roman"/>
        </w:rPr>
        <w:t xml:space="preserve"> 1998;273(28):17491-17497.</w:t>
      </w:r>
    </w:p>
    <w:p w14:paraId="2E2C53E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Roush, W. An "off switch" for red blood cells. </w:t>
      </w:r>
      <w:r w:rsidRPr="00806D8C">
        <w:rPr>
          <w:rFonts w:ascii="Times New Roman" w:hAnsi="Times New Roman" w:cs="Times New Roman"/>
          <w:i/>
        </w:rPr>
        <w:t>Science</w:t>
      </w:r>
      <w:r w:rsidRPr="00806D8C">
        <w:rPr>
          <w:rFonts w:ascii="Times New Roman" w:hAnsi="Times New Roman" w:cs="Times New Roman"/>
        </w:rPr>
        <w:t xml:space="preserve"> 1995;268(5207):27-28.</w:t>
      </w:r>
    </w:p>
    <w:p w14:paraId="7CCAA1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Rutter, G.A. and Hill, E.V. Insulin Vesicle Release: Walk, Kiss, Pause … Then Run. 2006.</w:t>
      </w:r>
    </w:p>
    <w:p w14:paraId="74E32D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Sagawa, K.</w:t>
      </w:r>
      <w:r w:rsidRPr="00806D8C">
        <w:rPr>
          <w:rFonts w:ascii="Times New Roman" w:hAnsi="Times New Roman" w:cs="Times New Roman"/>
          <w:i/>
        </w:rPr>
        <w:t>, et al.</w:t>
      </w:r>
      <w:r w:rsidRPr="00806D8C">
        <w:rPr>
          <w:rFonts w:ascii="Times New Roman" w:hAnsi="Times New Roman" w:cs="Times New Roman"/>
        </w:rPr>
        <w:t xml:space="preserve"> Cardiac contraction and the pressure-volume relationship. Oxford University Press New York; 1988.</w:t>
      </w:r>
    </w:p>
    <w:p w14:paraId="6EA43F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Saltin, B. and Hermansen, L. Esophageal, rectal, and muscle temperature during exercise. 1966.</w:t>
      </w:r>
    </w:p>
    <w:p w14:paraId="4485162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Sands, J.M. Urea Transport: It’s Not Just “Freely Diffusible” Anymore. 1999.</w:t>
      </w:r>
    </w:p>
    <w:p w14:paraId="03158D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Sato, K. The physiology, pharmacology, and biochemistry of the eccrine sweat gland. In, </w:t>
      </w:r>
      <w:r w:rsidRPr="00806D8C">
        <w:rPr>
          <w:rFonts w:ascii="Times New Roman" w:hAnsi="Times New Roman" w:cs="Times New Roman"/>
          <w:i/>
        </w:rPr>
        <w:t>Reviews of Physiology, Biochemistry and Pharmacology, Volume 79</w:t>
      </w:r>
      <w:r w:rsidRPr="00806D8C">
        <w:rPr>
          <w:rFonts w:ascii="Times New Roman" w:hAnsi="Times New Roman" w:cs="Times New Roman"/>
        </w:rPr>
        <w:t>. Springer; 1977. p. 51-131.</w:t>
      </w:r>
    </w:p>
    <w:p w14:paraId="414D24D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Seeliger, E.</w:t>
      </w:r>
      <w:r w:rsidRPr="00806D8C">
        <w:rPr>
          <w:rFonts w:ascii="Times New Roman" w:hAnsi="Times New Roman" w:cs="Times New Roman"/>
          <w:i/>
        </w:rPr>
        <w:t>, et al.</w:t>
      </w:r>
      <w:r w:rsidRPr="00806D8C">
        <w:rPr>
          <w:rFonts w:ascii="Times New Roman" w:hAnsi="Times New Roman" w:cs="Times New Roman"/>
        </w:rPr>
        <w:t xml:space="preserve"> Pressure-dependent renin release: effects of sodium intake and changes of total body sodium.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1999;277(2):R548-R555.</w:t>
      </w:r>
    </w:p>
    <w:p w14:paraId="3B591E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Severinghaus, J.W. Simple, accurate equations for human blood O2 dissociation computations. </w:t>
      </w:r>
      <w:r w:rsidRPr="00806D8C">
        <w:rPr>
          <w:rFonts w:ascii="Times New Roman" w:hAnsi="Times New Roman" w:cs="Times New Roman"/>
          <w:i/>
        </w:rPr>
        <w:t>J. Appl. Physiol.</w:t>
      </w:r>
      <w:r w:rsidRPr="00806D8C">
        <w:rPr>
          <w:rFonts w:ascii="Times New Roman" w:hAnsi="Times New Roman" w:cs="Times New Roman"/>
        </w:rPr>
        <w:t xml:space="preserve"> 1979;46(3):599-602.</w:t>
      </w:r>
    </w:p>
    <w:p w14:paraId="2924B1C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Sheppard, C. The Theory of the Study of Transfers within a Multi</w:t>
      </w:r>
      <w:r w:rsidRPr="00806D8C">
        <w:rPr>
          <w:rFonts w:ascii="Cambria Math" w:hAnsi="Cambria Math" w:cs="Cambria Math"/>
        </w:rPr>
        <w:t>‐</w:t>
      </w:r>
      <w:r w:rsidRPr="00806D8C">
        <w:rPr>
          <w:rFonts w:ascii="Times New Roman" w:hAnsi="Times New Roman" w:cs="Times New Roman"/>
        </w:rPr>
        <w:t xml:space="preserve">Compartment System Using Isotopic Tracers. </w:t>
      </w:r>
      <w:r w:rsidRPr="00806D8C">
        <w:rPr>
          <w:rFonts w:ascii="Times New Roman" w:hAnsi="Times New Roman" w:cs="Times New Roman"/>
          <w:i/>
        </w:rPr>
        <w:t>Journal of Applied Physics</w:t>
      </w:r>
      <w:r w:rsidRPr="00806D8C">
        <w:rPr>
          <w:rFonts w:ascii="Times New Roman" w:hAnsi="Times New Roman" w:cs="Times New Roman"/>
        </w:rPr>
        <w:t xml:space="preserve"> 1948;19(1):70-76.</w:t>
      </w:r>
    </w:p>
    <w:p w14:paraId="586D22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Shigemi, K., Brunner, M.J. and Shoukas, A.A. -and -Adrenergic mechanisms in the control of vascular capacitance by the carotid sinus baroreflex system. </w:t>
      </w:r>
      <w:r w:rsidRPr="00806D8C">
        <w:rPr>
          <w:rFonts w:ascii="Times New Roman" w:hAnsi="Times New Roman" w:cs="Times New Roman"/>
          <w:i/>
        </w:rPr>
        <w:t>AMERICAN JOURNAL OF PHYSIOLOGY</w:t>
      </w:r>
      <w:r w:rsidRPr="00806D8C">
        <w:rPr>
          <w:rFonts w:ascii="Times New Roman" w:hAnsi="Times New Roman" w:cs="Times New Roman"/>
        </w:rPr>
        <w:t xml:space="preserve"> 1994;267:H201-H201.</w:t>
      </w:r>
    </w:p>
    <w:p w14:paraId="228DEC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Shiryaeva, A. On the stationary state of a mixture of reacting gases. </w:t>
      </w:r>
      <w:r w:rsidRPr="00806D8C">
        <w:rPr>
          <w:rFonts w:ascii="Times New Roman" w:hAnsi="Times New Roman" w:cs="Times New Roman"/>
          <w:i/>
        </w:rPr>
        <w:t>Russian Journal of Physical Chemistry B</w:t>
      </w:r>
      <w:r w:rsidRPr="00806D8C">
        <w:rPr>
          <w:rFonts w:ascii="Times New Roman" w:hAnsi="Times New Roman" w:cs="Times New Roman"/>
        </w:rPr>
        <w:t xml:space="preserve"> 2010;4(3):413-422.</w:t>
      </w:r>
    </w:p>
    <w:p w14:paraId="1CC33C0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Schrier, R.W.</w:t>
      </w:r>
      <w:r w:rsidRPr="00806D8C">
        <w:rPr>
          <w:rFonts w:ascii="Times New Roman" w:hAnsi="Times New Roman" w:cs="Times New Roman"/>
          <w:i/>
        </w:rPr>
        <w:t>, et al.</w:t>
      </w:r>
      <w:r w:rsidRPr="00806D8C">
        <w:rPr>
          <w:rFonts w:ascii="Times New Roman" w:hAnsi="Times New Roman" w:cs="Times New Roman"/>
        </w:rPr>
        <w:t xml:space="preserve"> Influence of hematocrit and colloid on whole blood viscosity during volume expansion. </w:t>
      </w:r>
      <w:r w:rsidRPr="00806D8C">
        <w:rPr>
          <w:rFonts w:ascii="Times New Roman" w:hAnsi="Times New Roman" w:cs="Times New Roman"/>
          <w:i/>
        </w:rPr>
        <w:t>Am. J. Physiol</w:t>
      </w:r>
      <w:r w:rsidRPr="00806D8C">
        <w:rPr>
          <w:rFonts w:ascii="Times New Roman" w:hAnsi="Times New Roman" w:cs="Times New Roman"/>
        </w:rPr>
        <w:t xml:space="preserve"> 1970;218(346):77.</w:t>
      </w:r>
    </w:p>
    <w:p w14:paraId="14EECC4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Oxygen-Linked Hydrogen Ion Binding of Human Hemoglobin. Effects of Carbon Dioxide and 2, 3-Diphosphoglycerate I. Studies on Erythrolysate. </w:t>
      </w:r>
      <w:r w:rsidRPr="00806D8C">
        <w:rPr>
          <w:rFonts w:ascii="Times New Roman" w:hAnsi="Times New Roman" w:cs="Times New Roman"/>
          <w:i/>
        </w:rPr>
        <w:t>Scand. J. Clin. Lab. Invest.</w:t>
      </w:r>
      <w:r w:rsidRPr="00806D8C">
        <w:rPr>
          <w:rFonts w:ascii="Times New Roman" w:hAnsi="Times New Roman" w:cs="Times New Roman"/>
        </w:rPr>
        <w:t xml:space="preserve"> 1971;27(4):351-360.</w:t>
      </w:r>
    </w:p>
    <w:p w14:paraId="025E1A0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Acid-base balance. </w:t>
      </w:r>
      <w:r w:rsidRPr="00806D8C">
        <w:rPr>
          <w:rFonts w:ascii="Times New Roman" w:hAnsi="Times New Roman" w:cs="Times New Roman"/>
          <w:i/>
        </w:rPr>
        <w:t>Encyclopedia of respiratory medicine</w:t>
      </w:r>
      <w:r w:rsidRPr="00806D8C">
        <w:rPr>
          <w:rFonts w:ascii="Times New Roman" w:hAnsi="Times New Roman" w:cs="Times New Roman"/>
        </w:rPr>
        <w:t xml:space="preserve"> 2005:1-6.</w:t>
      </w:r>
    </w:p>
    <w:p w14:paraId="3969446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Garby, L. The Bohr effect and the Haldane effect. </w:t>
      </w:r>
      <w:r w:rsidRPr="00806D8C">
        <w:rPr>
          <w:rFonts w:ascii="Times New Roman" w:hAnsi="Times New Roman" w:cs="Times New Roman"/>
          <w:i/>
        </w:rPr>
        <w:t>Scand. J. Clin. Lab. Invest.</w:t>
      </w:r>
      <w:r w:rsidRPr="00806D8C">
        <w:rPr>
          <w:rFonts w:ascii="Times New Roman" w:hAnsi="Times New Roman" w:cs="Times New Roman"/>
        </w:rPr>
        <w:t xml:space="preserve"> 1973;31(1):1-8.</w:t>
      </w:r>
    </w:p>
    <w:p w14:paraId="6683F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Siggaard-Andersen, M. The oxygen status algorithm: a computer program for calculating and displaying pH and blood gas data. </w:t>
      </w:r>
      <w:r w:rsidRPr="00806D8C">
        <w:rPr>
          <w:rFonts w:ascii="Times New Roman" w:hAnsi="Times New Roman" w:cs="Times New Roman"/>
          <w:i/>
        </w:rPr>
        <w:t>Scand. J. Clin. Lab. Invest.</w:t>
      </w:r>
      <w:r w:rsidRPr="00806D8C">
        <w:rPr>
          <w:rFonts w:ascii="Times New Roman" w:hAnsi="Times New Roman" w:cs="Times New Roman"/>
        </w:rPr>
        <w:t xml:space="preserve"> 1990;50(S203):29-45.</w:t>
      </w:r>
    </w:p>
    <w:p w14:paraId="100F135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Skarlatos, S.</w:t>
      </w:r>
      <w:r w:rsidRPr="00806D8C">
        <w:rPr>
          <w:rFonts w:ascii="Times New Roman" w:hAnsi="Times New Roman" w:cs="Times New Roman"/>
          <w:i/>
        </w:rPr>
        <w:t>, et al.</w:t>
      </w:r>
      <w:r w:rsidRPr="00806D8C">
        <w:rPr>
          <w:rFonts w:ascii="Times New Roman" w:hAnsi="Times New Roman" w:cs="Times New Roman"/>
        </w:rPr>
        <w:t xml:space="preserve"> Spontaneous pressure-flow relationships in renal circulation of conscious dogs. </w:t>
      </w:r>
      <w:r w:rsidRPr="00806D8C">
        <w:rPr>
          <w:rFonts w:ascii="Times New Roman" w:hAnsi="Times New Roman" w:cs="Times New Roman"/>
          <w:i/>
        </w:rPr>
        <w:t>Am J Physiol</w:t>
      </w:r>
      <w:r w:rsidRPr="00806D8C">
        <w:rPr>
          <w:rFonts w:ascii="Times New Roman" w:hAnsi="Times New Roman" w:cs="Times New Roman"/>
        </w:rPr>
        <w:t xml:space="preserve"> 1993;264(5 Pt 2):H1517-1527.</w:t>
      </w:r>
    </w:p>
    <w:p w14:paraId="12FA71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Sonna, L.A.</w:t>
      </w:r>
      <w:r w:rsidRPr="00806D8C">
        <w:rPr>
          <w:rFonts w:ascii="Times New Roman" w:hAnsi="Times New Roman" w:cs="Times New Roman"/>
          <w:i/>
        </w:rPr>
        <w:t>, et al.</w:t>
      </w:r>
      <w:r w:rsidRPr="00806D8C">
        <w:rPr>
          <w:rFonts w:ascii="Times New Roman" w:hAnsi="Times New Roman" w:cs="Times New Roman"/>
        </w:rPr>
        <w:t xml:space="preserve"> Invited review: effects of heat and cold stress on mammalian gene expression. </w:t>
      </w:r>
      <w:r w:rsidRPr="00806D8C">
        <w:rPr>
          <w:rFonts w:ascii="Times New Roman" w:hAnsi="Times New Roman" w:cs="Times New Roman"/>
          <w:i/>
        </w:rPr>
        <w:t>Journal of Applied Physiology</w:t>
      </w:r>
      <w:r w:rsidRPr="00806D8C">
        <w:rPr>
          <w:rFonts w:ascii="Times New Roman" w:hAnsi="Times New Roman" w:cs="Times New Roman"/>
        </w:rPr>
        <w:t xml:space="preserve"> 2002;92(4):1725-1742.</w:t>
      </w:r>
    </w:p>
    <w:p w14:paraId="3A0778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[meeting held in Geneva from 22 to 27 September 1958]: Twelfth report. 1958:10.</w:t>
      </w:r>
    </w:p>
    <w:p w14:paraId="7ECC87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Thirty-seventh Report. 1987:26.</w:t>
      </w:r>
    </w:p>
    <w:p w14:paraId="4CE31E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Stewart, P.A. How to understand acid-base: a quantitative acid-base primer for biology and medicine. Edward Arnold London; 1981.</w:t>
      </w:r>
    </w:p>
    <w:p w14:paraId="6DD206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Stokes, R.H. and Robinson, R.A. Ionic Hydration and Activity in Electrolyte Solutions. </w:t>
      </w:r>
      <w:r w:rsidRPr="00806D8C">
        <w:rPr>
          <w:rFonts w:ascii="Times New Roman" w:hAnsi="Times New Roman" w:cs="Times New Roman"/>
          <w:i/>
        </w:rPr>
        <w:t>J. Am. Chem. Soc.</w:t>
      </w:r>
      <w:r w:rsidRPr="00806D8C">
        <w:rPr>
          <w:rFonts w:ascii="Times New Roman" w:hAnsi="Times New Roman" w:cs="Times New Roman"/>
        </w:rPr>
        <w:t xml:space="preserve"> 1948;70(5):1870-1878.</w:t>
      </w:r>
    </w:p>
    <w:p w14:paraId="044DFA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Stone, H., Thompson HK and Schmidt-Nielsen, K. Influence of erythrocytes on blood viscosity. 1968.</w:t>
      </w:r>
    </w:p>
    <w:p w14:paraId="0095D00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SUGA, H. and SAGAWA, K. Instantaneous Pressure-Volume Relationships and Their Ratio in the Excised, Supported Canine Left Ventricle. </w:t>
      </w:r>
      <w:r w:rsidRPr="00806D8C">
        <w:rPr>
          <w:rFonts w:ascii="Times New Roman" w:hAnsi="Times New Roman" w:cs="Times New Roman"/>
          <w:i/>
        </w:rPr>
        <w:t>Circulation Research</w:t>
      </w:r>
      <w:r w:rsidRPr="00806D8C">
        <w:rPr>
          <w:rFonts w:ascii="Times New Roman" w:hAnsi="Times New Roman" w:cs="Times New Roman"/>
        </w:rPr>
        <w:t xml:space="preserve"> 1974;35(1):117-126.</w:t>
      </w:r>
    </w:p>
    <w:p w14:paraId="342AE1A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SUGA, H., SAGAWA, K. and KOSTIUK, D.P. Controls of ventricular contractility assessed by pressure-volume ratio, Emax. </w:t>
      </w:r>
      <w:r w:rsidRPr="00806D8C">
        <w:rPr>
          <w:rFonts w:ascii="Times New Roman" w:hAnsi="Times New Roman" w:cs="Times New Roman"/>
          <w:i/>
        </w:rPr>
        <w:t>Cardiovascular Research</w:t>
      </w:r>
      <w:r w:rsidRPr="00806D8C">
        <w:rPr>
          <w:rFonts w:ascii="Times New Roman" w:hAnsi="Times New Roman" w:cs="Times New Roman"/>
        </w:rPr>
        <w:t xml:space="preserve"> 1976;10(5):582-592.</w:t>
      </w:r>
    </w:p>
    <w:p w14:paraId="70F8DD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Summers, R. and Coleman, T. Computer systems analysis of the cardiovascular mechanisms of reentry orthostasis in astronauts. In, </w:t>
      </w:r>
      <w:r w:rsidRPr="00806D8C">
        <w:rPr>
          <w:rFonts w:ascii="Times New Roman" w:hAnsi="Times New Roman" w:cs="Times New Roman"/>
          <w:i/>
        </w:rPr>
        <w:t>Computers in Cardiology, 2002</w:t>
      </w:r>
      <w:r w:rsidRPr="00806D8C">
        <w:rPr>
          <w:rFonts w:ascii="Times New Roman" w:hAnsi="Times New Roman" w:cs="Times New Roman"/>
        </w:rPr>
        <w:t>. IEEE; 2002. p. 521-524.</w:t>
      </w:r>
    </w:p>
    <w:p w14:paraId="606BCEF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Summers, R.L.</w:t>
      </w:r>
      <w:r w:rsidRPr="00806D8C">
        <w:rPr>
          <w:rFonts w:ascii="Times New Roman" w:hAnsi="Times New Roman" w:cs="Times New Roman"/>
          <w:i/>
        </w:rPr>
        <w:t>, et al.</w:t>
      </w:r>
      <w:r w:rsidRPr="00806D8C">
        <w:rPr>
          <w:rFonts w:ascii="Times New Roman" w:hAnsi="Times New Roman" w:cs="Times New Roman"/>
        </w:rPr>
        <w:t xml:space="preserve"> Theoretical analysis of the mechanisms of chronic hyperinsulinemia. </w:t>
      </w:r>
      <w:r w:rsidRPr="00806D8C">
        <w:rPr>
          <w:rFonts w:ascii="Times New Roman" w:hAnsi="Times New Roman" w:cs="Times New Roman"/>
          <w:i/>
        </w:rPr>
        <w:t>Computers in Biology and Medicine</w:t>
      </w:r>
      <w:r w:rsidRPr="00806D8C">
        <w:rPr>
          <w:rFonts w:ascii="Times New Roman" w:hAnsi="Times New Roman" w:cs="Times New Roman"/>
        </w:rPr>
        <w:t xml:space="preserve"> 1997;27(3):249-256.</w:t>
      </w:r>
    </w:p>
    <w:p w14:paraId="56DBAC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LIFSCHITZ, B.M. Biphasic Thyrotropin Suppression in Euthyroid and Hypothyroid Rats. </w:t>
      </w:r>
      <w:r w:rsidRPr="00806D8C">
        <w:rPr>
          <w:rFonts w:ascii="Times New Roman" w:hAnsi="Times New Roman" w:cs="Times New Roman"/>
          <w:i/>
        </w:rPr>
        <w:t>Endocrinology</w:t>
      </w:r>
      <w:r w:rsidRPr="00806D8C">
        <w:rPr>
          <w:rFonts w:ascii="Times New Roman" w:hAnsi="Times New Roman" w:cs="Times New Roman"/>
        </w:rPr>
        <w:t xml:space="preserve"> 1977;101(3):769-775.</w:t>
      </w:r>
    </w:p>
    <w:p w14:paraId="1F1DF4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OPPENHEIMER, J.H. Incomplete Suppression of Thyrotropin Secretion after Single Injection of Large L-Triiodothyronine Doses into Hypothyroid Rats. </w:t>
      </w:r>
      <w:r w:rsidRPr="00806D8C">
        <w:rPr>
          <w:rFonts w:ascii="Times New Roman" w:hAnsi="Times New Roman" w:cs="Times New Roman"/>
          <w:i/>
        </w:rPr>
        <w:t>Endocrinology</w:t>
      </w:r>
      <w:r w:rsidRPr="00806D8C">
        <w:rPr>
          <w:rFonts w:ascii="Times New Roman" w:hAnsi="Times New Roman" w:cs="Times New Roman"/>
        </w:rPr>
        <w:t xml:space="preserve"> 1976;99(6):1432-1441.</w:t>
      </w:r>
    </w:p>
    <w:p w14:paraId="7654A8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Takeshita, A.</w:t>
      </w:r>
      <w:r w:rsidRPr="00806D8C">
        <w:rPr>
          <w:rFonts w:ascii="Times New Roman" w:hAnsi="Times New Roman" w:cs="Times New Roman"/>
          <w:i/>
        </w:rPr>
        <w:t>, et al.</w:t>
      </w:r>
      <w:r w:rsidRPr="00806D8C">
        <w:rPr>
          <w:rFonts w:ascii="Times New Roman" w:hAnsi="Times New Roman" w:cs="Times New Roman"/>
        </w:rPr>
        <w:t xml:space="preserve"> Effect of central venous pressure on arterial baroreflex control of heart rate. 1979.</w:t>
      </w:r>
    </w:p>
    <w:p w14:paraId="238F9E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Thompson, W.O., Thompson, P.K. and Dailey, M.E. THE EFFECT OF POSTURE UPON THE COMPOSITION AND VOLUME OF THE BLOOD IN MAN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1928;5(4):573-604.</w:t>
      </w:r>
    </w:p>
    <w:p w14:paraId="35A4B0F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Lund University; 2002. Design and implementation of object-oriented model libraries using modelica.</w:t>
      </w:r>
    </w:p>
    <w:p w14:paraId="5EF6F0F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Design and implementation of object-oriented model libraries using modelica. 2002.</w:t>
      </w:r>
    </w:p>
    <w:p w14:paraId="7AB1F8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Vandegriff, K.</w:t>
      </w:r>
      <w:r w:rsidRPr="00806D8C">
        <w:rPr>
          <w:rFonts w:ascii="Times New Roman" w:hAnsi="Times New Roman" w:cs="Times New Roman"/>
          <w:i/>
        </w:rPr>
        <w:t>, et al.</w:t>
      </w:r>
      <w:r w:rsidRPr="00806D8C">
        <w:rPr>
          <w:rFonts w:ascii="Times New Roman" w:hAnsi="Times New Roman" w:cs="Times New Roman"/>
        </w:rPr>
        <w:t xml:space="preserve"> Carbon dioxide binding to human hemoglobin cross-linked between the alpha chains. </w:t>
      </w:r>
      <w:r w:rsidRPr="00806D8C">
        <w:rPr>
          <w:rFonts w:ascii="Times New Roman" w:hAnsi="Times New Roman" w:cs="Times New Roman"/>
          <w:i/>
        </w:rPr>
        <w:t>J. Biol. Chem.</w:t>
      </w:r>
      <w:r w:rsidRPr="00806D8C">
        <w:rPr>
          <w:rFonts w:ascii="Times New Roman" w:hAnsi="Times New Roman" w:cs="Times New Roman"/>
        </w:rPr>
        <w:t xml:space="preserve"> 1991;266(5):2697-2700.</w:t>
      </w:r>
    </w:p>
    <w:p w14:paraId="7E5170D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Wahren, J. and Ekberg, K. Splanchnic regulation of glucose production. </w:t>
      </w:r>
      <w:r w:rsidRPr="00806D8C">
        <w:rPr>
          <w:rFonts w:ascii="Times New Roman" w:hAnsi="Times New Roman" w:cs="Times New Roman"/>
          <w:i/>
        </w:rPr>
        <w:t>Annu. Rev. Nutr.</w:t>
      </w:r>
      <w:r w:rsidRPr="00806D8C">
        <w:rPr>
          <w:rFonts w:ascii="Times New Roman" w:hAnsi="Times New Roman" w:cs="Times New Roman"/>
        </w:rPr>
        <w:t xml:space="preserve"> 2007;27:329-345.</w:t>
      </w:r>
    </w:p>
    <w:p w14:paraId="65588A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Warner, H.R. and Cox, A. A mathematical model of heart rate control by sympathetic and vagus efferent information. 1962.</w:t>
      </w:r>
    </w:p>
    <w:p w14:paraId="2D6F472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and Campbell, K.L. Temperature dependence of haemoglobin–oxygen affinity in heterothermic vertebrates: mechanisms and biological significance. </w:t>
      </w:r>
      <w:r w:rsidRPr="00806D8C">
        <w:rPr>
          <w:rFonts w:ascii="Times New Roman" w:hAnsi="Times New Roman" w:cs="Times New Roman"/>
          <w:i/>
        </w:rPr>
        <w:t>Acta Physiologica</w:t>
      </w:r>
      <w:r w:rsidRPr="00806D8C">
        <w:rPr>
          <w:rFonts w:ascii="Times New Roman" w:hAnsi="Times New Roman" w:cs="Times New Roman"/>
        </w:rPr>
        <w:t xml:space="preserve"> 2011;202(3):549-562.</w:t>
      </w:r>
    </w:p>
    <w:p w14:paraId="0CA3946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Fago, A. and Campbell, K.L. Enthalpic partitioning of the reduced temperature sensitivity of O2 binding in bovine hemoglobin. </w:t>
      </w:r>
      <w:r w:rsidRPr="00806D8C">
        <w:rPr>
          <w:rFonts w:ascii="Times New Roman" w:hAnsi="Times New Roman" w:cs="Times New Roman"/>
          <w:i/>
        </w:rPr>
        <w:t>Comparative Biochemistry and Physiology Part A: Molecular &amp; Integrative Physiology</w:t>
      </w:r>
      <w:r w:rsidRPr="00806D8C">
        <w:rPr>
          <w:rFonts w:ascii="Times New Roman" w:hAnsi="Times New Roman" w:cs="Times New Roman"/>
        </w:rPr>
        <w:t xml:space="preserve"> 2014.</w:t>
      </w:r>
    </w:p>
    <w:p w14:paraId="5A754A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Weidmann, P.</w:t>
      </w:r>
      <w:r w:rsidRPr="00806D8C">
        <w:rPr>
          <w:rFonts w:ascii="Times New Roman" w:hAnsi="Times New Roman" w:cs="Times New Roman"/>
          <w:i/>
        </w:rPr>
        <w:t>, et al.</w:t>
      </w:r>
      <w:r w:rsidRPr="00806D8C">
        <w:rPr>
          <w:rFonts w:ascii="Times New Roman" w:hAnsi="Times New Roman" w:cs="Times New Roman"/>
        </w:rPr>
        <w:t xml:space="preserve"> Blood levels and renal effects of atrial natriuretic peptide in normal man. </w:t>
      </w:r>
      <w:r w:rsidRPr="00806D8C">
        <w:rPr>
          <w:rFonts w:ascii="Times New Roman" w:hAnsi="Times New Roman" w:cs="Times New Roman"/>
          <w:i/>
        </w:rPr>
        <w:t>Journal of Clinical Investigation</w:t>
      </w:r>
      <w:r w:rsidRPr="00806D8C">
        <w:rPr>
          <w:rFonts w:ascii="Times New Roman" w:hAnsi="Times New Roman" w:cs="Times New Roman"/>
        </w:rPr>
        <w:t xml:space="preserve"> 1986;77(3):734.</w:t>
      </w:r>
    </w:p>
    <w:p w14:paraId="7BC63D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Whittaker, S.R.F. and Winton, F.R. The apparent viscosity of blood flowing in the isolated hindlimb of the dog, and its variation with corpuscular concentration. </w:t>
      </w:r>
      <w:r w:rsidRPr="00806D8C">
        <w:rPr>
          <w:rFonts w:ascii="Times New Roman" w:hAnsi="Times New Roman" w:cs="Times New Roman"/>
          <w:i/>
        </w:rPr>
        <w:t>J. Physiol. (Lond.)</w:t>
      </w:r>
      <w:r w:rsidRPr="00806D8C">
        <w:rPr>
          <w:rFonts w:ascii="Times New Roman" w:hAnsi="Times New Roman" w:cs="Times New Roman"/>
        </w:rPr>
        <w:t xml:space="preserve"> 1933;78(4):339-369.</w:t>
      </w:r>
    </w:p>
    <w:p w14:paraId="315139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Winearls, C.</w:t>
      </w:r>
      <w:r w:rsidRPr="00806D8C">
        <w:rPr>
          <w:rFonts w:ascii="Times New Roman" w:hAnsi="Times New Roman" w:cs="Times New Roman"/>
          <w:i/>
        </w:rPr>
        <w:t>, et al.</w:t>
      </w:r>
      <w:r w:rsidRPr="00806D8C">
        <w:rPr>
          <w:rFonts w:ascii="Times New Roman" w:hAnsi="Times New Roman" w:cs="Times New Roman"/>
        </w:rPr>
        <w:t xml:space="preserve"> EFFECT OF HUMAN ERYTHROPOIETIN DERIVED FROM RECOMBINANT DNA ON THE ANAEMIA OF PATIENTS MAINTAINED BY CHRONIC HAEMODIALYSIS. </w:t>
      </w:r>
      <w:r w:rsidRPr="00806D8C">
        <w:rPr>
          <w:rFonts w:ascii="Times New Roman" w:hAnsi="Times New Roman" w:cs="Times New Roman"/>
          <w:i/>
        </w:rPr>
        <w:t>The Lancet</w:t>
      </w:r>
      <w:r w:rsidRPr="00806D8C">
        <w:rPr>
          <w:rFonts w:ascii="Times New Roman" w:hAnsi="Times New Roman" w:cs="Times New Roman"/>
        </w:rPr>
        <w:t xml:space="preserve"> 1986;328(8517):1175-1178.</w:t>
      </w:r>
    </w:p>
    <w:p w14:paraId="34FD2E8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WINER, N.</w:t>
      </w:r>
      <w:r w:rsidRPr="00806D8C">
        <w:rPr>
          <w:rFonts w:ascii="Times New Roman" w:hAnsi="Times New Roman" w:cs="Times New Roman"/>
          <w:i/>
        </w:rPr>
        <w:t>, et al.</w:t>
      </w:r>
      <w:r w:rsidRPr="00806D8C">
        <w:rPr>
          <w:rFonts w:ascii="Times New Roman" w:hAnsi="Times New Roman" w:cs="Times New Roman"/>
        </w:rPr>
        <w:t xml:space="preserve"> Adrenergic receptor mediation of renin secretion.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1969;29(9):1168-1175.</w:t>
      </w:r>
    </w:p>
    <w:p w14:paraId="2E4A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Wolf, M.B. Whole body acid-base and fluid-electrolyte balance: a mathematical model. 2013.</w:t>
      </w:r>
    </w:p>
    <w:p w14:paraId="0D2F97C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Wolf, M.B. and DeLand, E.C. A mathematical model of blood-interstitial acid-base balance: application to dilution acidosis and acid-base status. </w:t>
      </w:r>
      <w:r w:rsidRPr="00806D8C">
        <w:rPr>
          <w:rFonts w:ascii="Times New Roman" w:hAnsi="Times New Roman" w:cs="Times New Roman"/>
          <w:i/>
        </w:rPr>
        <w:t>J. Appl. Physiol.</w:t>
      </w:r>
      <w:r w:rsidRPr="00806D8C">
        <w:rPr>
          <w:rFonts w:ascii="Times New Roman" w:hAnsi="Times New Roman" w:cs="Times New Roman"/>
        </w:rPr>
        <w:t xml:space="preserve"> 2011;110(4):988-1002.</w:t>
      </w:r>
    </w:p>
    <w:p w14:paraId="32C75B4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Wong, S.L.</w:t>
      </w:r>
      <w:r w:rsidRPr="00806D8C">
        <w:rPr>
          <w:rFonts w:ascii="Times New Roman" w:hAnsi="Times New Roman" w:cs="Times New Roman"/>
          <w:i/>
        </w:rPr>
        <w:t>, et al.</w:t>
      </w:r>
      <w:r w:rsidRPr="00806D8C">
        <w:rPr>
          <w:rFonts w:ascii="Times New Roman" w:hAnsi="Times New Roman" w:cs="Times New Roman"/>
        </w:rPr>
        <w:t xml:space="preserve"> Leptin hormonal kinetics in the fed state: effects of adiposity, age, and gender on endogenous leptin production and clearance rates.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2004;89(6):2672-2677.</w:t>
      </w:r>
    </w:p>
    <w:p w14:paraId="4817B2B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Wyndham, C.H.</w:t>
      </w:r>
      <w:r w:rsidRPr="00806D8C">
        <w:rPr>
          <w:rFonts w:ascii="Times New Roman" w:hAnsi="Times New Roman" w:cs="Times New Roman"/>
          <w:i/>
        </w:rPr>
        <w:t>, et al.</w:t>
      </w:r>
      <w:r w:rsidRPr="00806D8C">
        <w:rPr>
          <w:rFonts w:ascii="Times New Roman" w:hAnsi="Times New Roman" w:cs="Times New Roman"/>
        </w:rPr>
        <w:t xml:space="preserve"> Fatigue of the sweat gland response. 1966.</w:t>
      </w:r>
    </w:p>
    <w:p w14:paraId="5E4B895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Xenopoulos, N.P. and Applegate, R.J. The effect of vagal stimulation on left ventricular systolic and diastolic performance.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1994;35(6):H2167.</w:t>
      </w:r>
    </w:p>
    <w:p w14:paraId="796A4E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Xie, S.</w:t>
      </w:r>
      <w:r w:rsidRPr="00806D8C">
        <w:rPr>
          <w:rFonts w:ascii="Times New Roman" w:hAnsi="Times New Roman" w:cs="Times New Roman"/>
          <w:i/>
        </w:rPr>
        <w:t>, et al.</w:t>
      </w:r>
      <w:r w:rsidRPr="00806D8C">
        <w:rPr>
          <w:rFonts w:ascii="Times New Roman" w:hAnsi="Times New Roman" w:cs="Times New Roman"/>
        </w:rPr>
        <w:t xml:space="preserve"> A model of human microvascular exchange. </w:t>
      </w:r>
      <w:r w:rsidRPr="00806D8C">
        <w:rPr>
          <w:rFonts w:ascii="Times New Roman" w:hAnsi="Times New Roman" w:cs="Times New Roman"/>
          <w:i/>
        </w:rPr>
        <w:t>Microvascular research</w:t>
      </w:r>
      <w:r w:rsidRPr="00806D8C">
        <w:rPr>
          <w:rFonts w:ascii="Times New Roman" w:hAnsi="Times New Roman" w:cs="Times New Roman"/>
        </w:rPr>
        <w:t xml:space="preserve"> 1995;49(2):141-162.</w:t>
      </w:r>
    </w:p>
    <w:p w14:paraId="28BE77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Yandle, T.G.</w:t>
      </w:r>
      <w:r w:rsidRPr="00806D8C">
        <w:rPr>
          <w:rFonts w:ascii="Times New Roman" w:hAnsi="Times New Roman" w:cs="Times New Roman"/>
          <w:i/>
        </w:rPr>
        <w:t>, et al.</w:t>
      </w:r>
      <w:r w:rsidRPr="00806D8C">
        <w:rPr>
          <w:rFonts w:ascii="Times New Roman" w:hAnsi="Times New Roman" w:cs="Times New Roman"/>
        </w:rPr>
        <w:t xml:space="preserve"> Metabolic clearance rate and plasma half life of alpha-human atrial natriuretic peptide in man. </w:t>
      </w:r>
      <w:r w:rsidRPr="00806D8C">
        <w:rPr>
          <w:rFonts w:ascii="Times New Roman" w:hAnsi="Times New Roman" w:cs="Times New Roman"/>
          <w:i/>
        </w:rPr>
        <w:t>Life Sci</w:t>
      </w:r>
      <w:r w:rsidRPr="00806D8C">
        <w:rPr>
          <w:rFonts w:ascii="Times New Roman" w:hAnsi="Times New Roman" w:cs="Times New Roman"/>
        </w:rPr>
        <w:t xml:space="preserve"> 1986;38(20):1827-1833.</w:t>
      </w:r>
    </w:p>
    <w:p w14:paraId="68CB93B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Young, D.B., Pan, Y. and Guyton, A.C. Control of extracellular sodium concentration by antidiuretic hormone-thirst feedback mechanism. </w:t>
      </w:r>
      <w:r w:rsidRPr="00806D8C">
        <w:rPr>
          <w:rFonts w:ascii="Times New Roman" w:hAnsi="Times New Roman" w:cs="Times New Roman"/>
          <w:i/>
        </w:rPr>
        <w:t>Am J Physiol</w:t>
      </w:r>
      <w:r w:rsidRPr="00806D8C">
        <w:rPr>
          <w:rFonts w:ascii="Times New Roman" w:hAnsi="Times New Roman" w:cs="Times New Roman"/>
        </w:rPr>
        <w:t xml:space="preserve"> 1977;232(5).</w:t>
      </w:r>
    </w:p>
    <w:p w14:paraId="4BF0F6FA" w14:textId="77777777" w:rsidR="005B66D8" w:rsidRPr="00806D8C" w:rsidRDefault="005B66D8" w:rsidP="00806D8C">
      <w:pPr>
        <w:pStyle w:val="EndNoteBibliography"/>
        <w:spacing w:before="240"/>
        <w:rPr>
          <w:rFonts w:ascii="Times New Roman" w:hAnsi="Times New Roman" w:cs="Times New Roman"/>
        </w:rPr>
      </w:pPr>
      <w:r w:rsidRPr="00806D8C">
        <w:rPr>
          <w:rFonts w:ascii="Times New Roman" w:hAnsi="Times New Roman" w:cs="Times New Roman"/>
        </w:rPr>
        <w:t xml:space="preserve">Zhang, S., Pruett, W.A. and Hester, R. Visualization and classification of physiological failure modes in ensemble hemorrhage simulation. In, </w:t>
      </w:r>
      <w:r w:rsidRPr="00806D8C">
        <w:rPr>
          <w:rFonts w:ascii="Times New Roman" w:hAnsi="Times New Roman" w:cs="Times New Roman"/>
          <w:i/>
        </w:rPr>
        <w:t>IS&amp;T/SPIE Electronic Imaging</w:t>
      </w:r>
      <w:r w:rsidRPr="00806D8C">
        <w:rPr>
          <w:rFonts w:ascii="Times New Roman" w:hAnsi="Times New Roman" w:cs="Times New Roman"/>
        </w:rPr>
        <w:t>. International Society for Optics and Photonics; 2015. p. 93970O-93970O-93978.</w:t>
      </w:r>
    </w:p>
    <w:p w14:paraId="461DF3E4" w14:textId="5D4F72B8" w:rsidR="00247A0F" w:rsidRPr="00806D8C" w:rsidRDefault="00F71B55" w:rsidP="00806D8C">
      <w:pPr>
        <w:spacing w:before="240" w:after="200"/>
        <w:rPr>
          <w:rFonts w:ascii="Times New Roman" w:hAnsi="Times New Roman" w:cs="Times New Roman"/>
          <w:lang w:val="en-US"/>
        </w:rPr>
      </w:pPr>
      <w:r w:rsidRPr="00806D8C">
        <w:rPr>
          <w:rFonts w:ascii="Times New Roman" w:hAnsi="Times New Roman" w:cs="Times New Roman"/>
          <w:lang w:val="en-US"/>
        </w:rPr>
        <w:fldChar w:fldCharType="end"/>
      </w:r>
      <w:r w:rsidR="00247A0F" w:rsidRPr="00806D8C">
        <w:rPr>
          <w:rFonts w:ascii="Times New Roman" w:hAnsi="Times New Roman" w:cs="Times New Roman"/>
          <w:lang w:val="en-US"/>
        </w:rPr>
        <w:t>http://</w:t>
      </w:r>
      <w:hyperlink r:id="rId215" w:history="1">
        <w:r w:rsidR="00247A0F" w:rsidRPr="00806D8C">
          <w:rPr>
            <w:rStyle w:val="Hypertextovodkaz"/>
            <w:rFonts w:ascii="Times New Roman" w:hAnsi="Times New Roman" w:cs="Times New Roman"/>
            <w:lang w:val="en-US"/>
          </w:rPr>
          <w:t>www.hummod.org</w:t>
        </w:r>
      </w:hyperlink>
      <w:r w:rsidR="00247A0F" w:rsidRPr="00806D8C">
        <w:rPr>
          <w:rFonts w:ascii="Times New Roman" w:hAnsi="Times New Roman" w:cs="Times New Roman"/>
          <w:lang w:val="en-US"/>
        </w:rPr>
        <w:t xml:space="preserve"> – model HumMod, University of Mississippi Medical Center</w:t>
      </w:r>
      <w:r w:rsidR="00D97DC3" w:rsidRPr="00806D8C">
        <w:rPr>
          <w:rFonts w:ascii="Times New Roman" w:hAnsi="Times New Roman" w:cs="Times New Roman"/>
          <w:lang w:val="en-US"/>
        </w:rPr>
        <w:t>, 2015</w:t>
      </w:r>
    </w:p>
    <w:p w14:paraId="6F5970DA" w14:textId="212FCFA3"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6" w:history="1">
        <w:r w:rsidRPr="00806D8C">
          <w:rPr>
            <w:rStyle w:val="Hypertextovodkaz"/>
            <w:rFonts w:ascii="Times New Roman" w:hAnsi="Times New Roman" w:cs="Times New Roman"/>
            <w:lang w:val="en-US"/>
          </w:rPr>
          <w:t>www.physiolibrary.org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Physiolibrary</w:t>
      </w:r>
      <w:proofErr w:type="gramStart"/>
      <w:r w:rsidRPr="00806D8C">
        <w:rPr>
          <w:rFonts w:ascii="Times New Roman" w:hAnsi="Times New Roman" w:cs="Times New Roman"/>
          <w:lang w:val="en-US"/>
        </w:rPr>
        <w:t>,</w:t>
      </w:r>
      <w:r w:rsidR="00D97DC3" w:rsidRPr="00806D8C">
        <w:rPr>
          <w:rFonts w:ascii="Times New Roman" w:hAnsi="Times New Roman" w:cs="Times New Roman"/>
          <w:lang w:val="en-US"/>
        </w:rPr>
        <w:t>Charles</w:t>
      </w:r>
      <w:proofErr w:type="gramEnd"/>
      <w:r w:rsidR="00D97DC3" w:rsidRPr="00806D8C">
        <w:rPr>
          <w:rFonts w:ascii="Times New Roman" w:hAnsi="Times New Roman" w:cs="Times New Roman"/>
          <w:lang w:val="en-US"/>
        </w:rPr>
        <w:t xml:space="preserve"> University in Prague, </w:t>
      </w:r>
      <w:r w:rsidRPr="00806D8C">
        <w:rPr>
          <w:rFonts w:ascii="Times New Roman" w:hAnsi="Times New Roman" w:cs="Times New Roman"/>
          <w:lang w:val="en-US"/>
        </w:rPr>
        <w:t>M</w:t>
      </w:r>
      <w:r w:rsidR="00D97DC3" w:rsidRPr="00806D8C">
        <w:rPr>
          <w:rFonts w:ascii="Times New Roman" w:hAnsi="Times New Roman" w:cs="Times New Roman"/>
          <w:lang w:val="en-US"/>
        </w:rPr>
        <w:t xml:space="preserve">. </w:t>
      </w:r>
      <w:r w:rsidRPr="00806D8C">
        <w:rPr>
          <w:rFonts w:ascii="Times New Roman" w:hAnsi="Times New Roman" w:cs="Times New Roman"/>
          <w:lang w:val="en-US"/>
        </w:rPr>
        <w:t>Mateják</w:t>
      </w:r>
      <w:r w:rsidR="00D97DC3" w:rsidRPr="00806D8C">
        <w:rPr>
          <w:rFonts w:ascii="Times New Roman" w:hAnsi="Times New Roman" w:cs="Times New Roman"/>
          <w:lang w:val="en-US"/>
        </w:rPr>
        <w:t>, 2015</w:t>
      </w:r>
    </w:p>
    <w:p w14:paraId="554B558D" w14:textId="4A99C1E8"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7" w:history="1">
        <w:r w:rsidRPr="00806D8C">
          <w:rPr>
            <w:rStyle w:val="Hypertextovodkaz"/>
            <w:rFonts w:ascii="Times New Roman" w:hAnsi="Times New Roman" w:cs="Times New Roman"/>
            <w:lang w:val="en-US"/>
          </w:rPr>
          <w:t>www.physiomodel.org</w:t>
        </w:r>
      </w:hyperlink>
      <w:r w:rsidRPr="00806D8C">
        <w:rPr>
          <w:rFonts w:ascii="Times New Roman" w:hAnsi="Times New Roman" w:cs="Times New Roman"/>
          <w:lang w:val="en-US"/>
        </w:rPr>
        <w:t xml:space="preserve"> – Physiomodel</w:t>
      </w:r>
      <w:r w:rsidR="00D97DC3" w:rsidRPr="00806D8C">
        <w:rPr>
          <w:rFonts w:ascii="Times New Roman" w:hAnsi="Times New Roman" w:cs="Times New Roman"/>
          <w:lang w:val="en-US"/>
        </w:rPr>
        <w:t>, Charles University in Prague, M. Mateják, 2015</w:t>
      </w:r>
    </w:p>
    <w:p w14:paraId="26AB3890" w14:textId="7DC83AA7" w:rsidR="004B62C1" w:rsidRPr="00806D8C" w:rsidRDefault="00247A0F" w:rsidP="00C31F84">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8" w:history="1">
        <w:r w:rsidRPr="00806D8C">
          <w:rPr>
            <w:rStyle w:val="Hypertextovodkaz"/>
            <w:rFonts w:ascii="Times New Roman" w:hAnsi="Times New Roman" w:cs="Times New Roman"/>
            <w:lang w:val="en-US"/>
          </w:rPr>
          <w:t>www.wikipedia.org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w:t>
      </w:r>
      <w:r w:rsidR="00D97DC3" w:rsidRPr="00806D8C">
        <w:rPr>
          <w:rFonts w:ascii="Times New Roman" w:hAnsi="Times New Roman" w:cs="Times New Roman"/>
          <w:lang w:val="en-US"/>
        </w:rPr>
        <w:t>Wikipedia, Wikimedia Foundation, 2015</w:t>
      </w:r>
    </w:p>
    <w:p w14:paraId="78A0F893" w14:textId="3152561D" w:rsidR="00806D8C" w:rsidRDefault="00806D8C">
      <w:pPr>
        <w:rPr>
          <w:rFonts w:ascii="Times New Roman" w:hAnsi="Times New Roman" w:cs="Times New Roman"/>
          <w:lang w:val="en-US"/>
        </w:rPr>
      </w:pPr>
      <w:r>
        <w:rPr>
          <w:rFonts w:ascii="Times New Roman" w:hAnsi="Times New Roman" w:cs="Times New Roman"/>
          <w:lang w:val="en-US"/>
        </w:rPr>
        <w:br w:type="page"/>
      </w:r>
    </w:p>
    <w:p w14:paraId="3D663097" w14:textId="4923083C" w:rsidR="00C56200" w:rsidRDefault="00C56200" w:rsidP="00C56200">
      <w:pPr>
        <w:pStyle w:val="Nadpis1"/>
        <w:numPr>
          <w:ilvl w:val="0"/>
          <w:numId w:val="0"/>
        </w:numPr>
        <w:ind w:left="432"/>
        <w:jc w:val="both"/>
        <w:rPr>
          <w:lang w:val="en-US"/>
        </w:rPr>
      </w:pPr>
      <w:bookmarkStart w:id="361" w:name="_Toc421792698"/>
      <w:r>
        <w:rPr>
          <w:lang w:val="en-US"/>
        </w:rPr>
        <w:lastRenderedPageBreak/>
        <w:t xml:space="preserve">Appendix </w:t>
      </w:r>
      <w:proofErr w:type="gramStart"/>
      <w:r>
        <w:rPr>
          <w:lang w:val="en-US"/>
        </w:rPr>
        <w:t>A</w:t>
      </w:r>
      <w:proofErr w:type="gramEnd"/>
      <w:r>
        <w:rPr>
          <w:lang w:val="en-US"/>
        </w:rPr>
        <w:t xml:space="preserve"> – List of publications of author</w:t>
      </w:r>
      <w:bookmarkEnd w:id="361"/>
    </w:p>
    <w:p w14:paraId="3BAC1049" w14:textId="4976295F" w:rsidR="00D1530F" w:rsidRPr="00352DEC" w:rsidRDefault="00352DEC" w:rsidP="00352DEC">
      <w:pPr>
        <w:pStyle w:val="nadpis20"/>
        <w:rPr>
          <w:rStyle w:val="Keywordstitle"/>
          <w:rFonts w:ascii="Times New Roman" w:hAnsi="Times New Roman"/>
          <w:color w:val="1F4E79" w:themeColor="accent1" w:themeShade="80"/>
        </w:rPr>
      </w:pPr>
      <w:r w:rsidRPr="00352DEC">
        <w:rPr>
          <w:rStyle w:val="Keywordstitle"/>
          <w:rFonts w:ascii="Times New Roman" w:hAnsi="Times New Roman"/>
          <w:color w:val="1F4E79" w:themeColor="accent1" w:themeShade="80"/>
        </w:rPr>
        <w:t>Publications not related to thesis</w:t>
      </w:r>
    </w:p>
    <w:p w14:paraId="0289066B" w14:textId="457E37E1" w:rsidR="00352DEC" w:rsidRPr="001F5320" w:rsidRDefault="00D1530F" w:rsidP="001F5320">
      <w:pPr>
        <w:pStyle w:val="Odstavecseseznamem"/>
        <w:numPr>
          <w:ilvl w:val="0"/>
          <w:numId w:val="36"/>
        </w:numPr>
        <w:shd w:val="clear" w:color="auto" w:fill="FFFFFF"/>
        <w:spacing w:line="314" w:lineRule="atLeast"/>
        <w:rPr>
          <w:rFonts w:ascii="Times New Roman" w:hAnsi="Times New Roman" w:cs="Times New Roman"/>
          <w:lang w:val="en-US"/>
        </w:rPr>
      </w:pPr>
      <w:r w:rsidRPr="00C16A75">
        <w:rPr>
          <w:rFonts w:ascii="Times New Roman" w:eastAsia="Times New Roman" w:hAnsi="Times New Roman" w:cs="Times New Roman"/>
          <w:lang w:val="en-US"/>
        </w:rPr>
        <w:t xml:space="preserve">Mateják Marek, Kulhánek Tomáš, Matoušek Stanislav. Adair-based hemoglobin equilibrium with oxygen, carbon dioxide and hydrogen ion activity. Scandinavian Journal of Clinical and Laboratory Investigation, </w:t>
      </w:r>
      <w:r w:rsidRPr="00C16A75">
        <w:rPr>
          <w:rFonts w:ascii="Times New Roman" w:eastAsia="Times New Roman" w:hAnsi="Times New Roman" w:cs="Times New Roman"/>
          <w:b/>
          <w:bCs/>
          <w:lang w:val="en-US"/>
        </w:rPr>
        <w:t>IF: 2.009</w:t>
      </w:r>
      <w:r w:rsidRPr="00C16A75">
        <w:rPr>
          <w:rFonts w:ascii="Times New Roman" w:eastAsia="Times New Roman" w:hAnsi="Times New Roman" w:cs="Times New Roman"/>
          <w:lang w:val="en-US"/>
        </w:rPr>
        <w:t>, ISSN: 0036-5513 (print), 1502-7686 (electronic).</w:t>
      </w:r>
    </w:p>
    <w:p w14:paraId="22A581E1" w14:textId="77777777" w:rsidR="001F5320" w:rsidRPr="00352DEC" w:rsidRDefault="001F5320" w:rsidP="001F5320">
      <w:pPr>
        <w:pStyle w:val="Odstavecseseznamem"/>
        <w:shd w:val="clear" w:color="auto" w:fill="FFFFFF"/>
        <w:spacing w:line="314" w:lineRule="atLeast"/>
        <w:ind w:left="340"/>
        <w:rPr>
          <w:rFonts w:ascii="Times New Roman" w:hAnsi="Times New Roman" w:cs="Times New Roman"/>
          <w:lang w:val="en-US"/>
        </w:rPr>
      </w:pPr>
    </w:p>
    <w:p w14:paraId="5194120B" w14:textId="76B21CF9" w:rsidR="00C56200" w:rsidRDefault="00D1530F" w:rsidP="001F5320">
      <w:pPr>
        <w:pStyle w:val="Odstavecseseznamem"/>
        <w:numPr>
          <w:ilvl w:val="0"/>
          <w:numId w:val="36"/>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lang w:val="en-US"/>
        </w:rPr>
        <w:t>T. Kulhánek, J. Kofránek, and M. Mateják. Modeling of short-term mechanism of arterial pressure control in the cardiovascular system: Object oriented and acausal approach. Computers in Biology and Medicine, Received 15 May 2014, Accepted 22 August 2014, Available online 1 September 2014.</w:t>
      </w:r>
      <w:hyperlink r:id="rId219" w:tooltip="http://dx.doi.org/10.1016/j.compbiomed.2014.08.025" w:history="1">
        <w:r w:rsidRPr="00C16A75">
          <w:rPr>
            <w:rStyle w:val="Hypertextovodkaz"/>
            <w:rFonts w:ascii="Times New Roman" w:hAnsi="Times New Roman" w:cs="Times New Roman"/>
            <w:color w:val="auto"/>
            <w:lang w:val="en-US"/>
          </w:rPr>
          <w:t>http://dx.doi.org/10.1016/j.compbiomed.2014.08.025</w:t>
        </w:r>
      </w:hyperlink>
      <w:r w:rsidRPr="00C16A75">
        <w:rPr>
          <w:rFonts w:ascii="Times New Roman" w:hAnsi="Times New Roman" w:cs="Times New Roman"/>
          <w:lang w:val="en-US"/>
        </w:rPr>
        <w:t>,</w:t>
      </w:r>
      <w:r w:rsidRPr="00C16A75">
        <w:rPr>
          <w:rStyle w:val="apple-converted-space"/>
          <w:rFonts w:ascii="Times New Roman" w:hAnsi="Times New Roman" w:cs="Times New Roman"/>
          <w:lang w:val="en-US"/>
        </w:rPr>
        <w:t> </w:t>
      </w:r>
      <w:r w:rsidRPr="00C16A75">
        <w:rPr>
          <w:rFonts w:ascii="Times New Roman" w:hAnsi="Times New Roman" w:cs="Times New Roman"/>
          <w:b/>
          <w:lang w:val="en-US"/>
        </w:rPr>
        <w:t>IF: 1.475</w:t>
      </w:r>
      <w:r w:rsidRPr="00C16A75">
        <w:rPr>
          <w:rFonts w:ascii="Times New Roman" w:hAnsi="Times New Roman" w:cs="Times New Roman"/>
          <w:lang w:val="en-US"/>
        </w:rPr>
        <w:t xml:space="preserve">, ISSN: 0010-4825 </w:t>
      </w:r>
    </w:p>
    <w:p w14:paraId="2A0E73E5" w14:textId="77777777" w:rsidR="00352DEC" w:rsidRPr="00352DEC" w:rsidRDefault="00352DEC" w:rsidP="001F5320">
      <w:pPr>
        <w:shd w:val="clear" w:color="auto" w:fill="FFFFFF"/>
        <w:spacing w:before="240" w:line="314" w:lineRule="atLeast"/>
        <w:rPr>
          <w:rFonts w:ascii="Times New Roman" w:hAnsi="Times New Roman" w:cs="Times New Roman"/>
          <w:lang w:val="en-US"/>
        </w:rPr>
      </w:pPr>
    </w:p>
    <w:p w14:paraId="00A9B3B1" w14:textId="77777777" w:rsidR="00D1530F" w:rsidRPr="00C16A75" w:rsidRDefault="00D1530F" w:rsidP="001F5320">
      <w:pPr>
        <w:numPr>
          <w:ilvl w:val="0"/>
          <w:numId w:val="34"/>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shd w:val="clear" w:color="auto" w:fill="FFFFFF"/>
          <w:lang w:val="en-US"/>
        </w:rPr>
        <w:t>T. Kulhanek, M. Matejak, J. Silar, and J. Kofranek. Parameter estimation of complex mathematical models of human physiology using remote simulation distributed in scientific cloud. In Biomedical and Health Informatics (BHI), 2014 IEEE EMBS International Conference on, pages 712–715, June 2014.</w:t>
      </w:r>
    </w:p>
    <w:p w14:paraId="095F4EA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Marek Mateják, Tomáš Kulhánek, Jan Šilar, Pavol Privitzer, Filip Ježek, Jiří Kofránek:</w:t>
      </w:r>
      <w:r w:rsidRPr="00C16A75">
        <w:rPr>
          <w:rStyle w:val="apple-converted-space"/>
          <w:rFonts w:ascii="Times New Roman" w:hAnsi="Times New Roman" w:cs="Times New Roman"/>
          <w:lang w:val="en-US"/>
        </w:rPr>
        <w:t> </w:t>
      </w:r>
      <w:hyperlink r:id="rId220" w:tooltip="http://www.researchgate.net/publication/259892318_Physiolibrary_-Modelica_library_for_Physiology" w:history="1">
        <w:r w:rsidRPr="00C16A75">
          <w:rPr>
            <w:rStyle w:val="Hypertextovodkaz"/>
            <w:rFonts w:ascii="Times New Roman" w:hAnsi="Times New Roman" w:cs="Times New Roman"/>
            <w:color w:val="auto"/>
            <w:lang w:val="en-US"/>
          </w:rPr>
          <w:t>Physiolibrary -Modelica library for Physiology</w:t>
        </w:r>
      </w:hyperlink>
      <w:r w:rsidRPr="00C16A75">
        <w:rPr>
          <w:rFonts w:ascii="Times New Roman" w:hAnsi="Times New Roman" w:cs="Times New Roman"/>
          <w:lang w:val="en-US"/>
        </w:rPr>
        <w:t>, In Conference Proceeding, 10th International Modelica Conference 2014, March 12, 2014 (</w:t>
      </w:r>
      <w:hyperlink r:id="rId221" w:tooltip="modelicafreelibraryaward2014.pdf (2.3 MB)" w:history="1">
        <w:r w:rsidRPr="00C16A75">
          <w:rPr>
            <w:rStyle w:val="Hypertextovodkaz"/>
            <w:rFonts w:ascii="Times New Roman" w:hAnsi="Times New Roman" w:cs="Times New Roman"/>
            <w:color w:val="auto"/>
            <w:lang w:val="en-US"/>
          </w:rPr>
          <w:t>1st price</w:t>
        </w:r>
      </w:hyperlink>
      <w:r w:rsidRPr="00C16A75">
        <w:rPr>
          <w:rFonts w:ascii="Times New Roman" w:hAnsi="Times New Roman" w:cs="Times New Roman"/>
          <w:lang w:val="en-US"/>
        </w:rPr>
        <w:t>)</w:t>
      </w:r>
    </w:p>
    <w:p w14:paraId="2858AC0B"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Tomáš Kulhánek, Marek Mateják, Jan Šilar, Jiří Kofránek: Identifikace fyziologických systémů, sborník příspěvků MEDSOFT 2014, ISSN 1803-8115, 148-153</w:t>
      </w:r>
    </w:p>
    <w:p w14:paraId="6CCCE56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Marek Mateják: Physiolibrary - fyziológia v Modelice, sborník příspěvků MEDSOFT 2014, ISSN 1803-8115, 165-172</w:t>
      </w:r>
    </w:p>
    <w:p w14:paraId="0B892927"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Filip Ježek, Anna Doležalová, Marek Mateják: Vývoj modelu pro výukovou aplikaci ECMO, sborník příspěvků MEDSOFT 2014, ISSN 1803-8115, 82-89</w:t>
      </w:r>
    </w:p>
    <w:p w14:paraId="27FC63C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w:t>
      </w:r>
      <w:proofErr w:type="gramStart"/>
      <w:r w:rsidRPr="00C16A75">
        <w:rPr>
          <w:rFonts w:ascii="Times New Roman" w:hAnsi="Times New Roman" w:cs="Times New Roman"/>
          <w:lang w:val="en-US"/>
        </w:rPr>
        <w:t>,M</w:t>
      </w:r>
      <w:proofErr w:type="gramEnd"/>
      <w:r w:rsidRPr="00C16A75">
        <w:rPr>
          <w:rFonts w:ascii="Times New Roman" w:hAnsi="Times New Roman" w:cs="Times New Roman"/>
          <w:lang w:val="en-US"/>
        </w:rPr>
        <w:t>.: Krvné plyny, acidobáza a hemoglobín. 19. Konferencia Slovenských a Českých Patofyziológov, Lekárska fakulta MU Brno, 5.-6. září 2013, GRIFTART s.r.o. Brno, ISBN 978-80-905337-3-8</w:t>
      </w:r>
    </w:p>
    <w:p w14:paraId="188BD1DC"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Simulovanie ketoacidózy. In MEDSOFT 2013, (Milena Ziethamlová Ed.) Praha: Agentura Action M, Praha, str.140-150, ISSN 1803-8115.</w:t>
      </w:r>
    </w:p>
    <w:p w14:paraId="46FEAA3B"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Nedvědová, Barbora, Doležaloví, Anna, Kofránek, Jiří, Kulhánek, Tomáš: Model ECMO oxygenátoru. In MEDSOFT 2012, (Milena Ziethamlová Ed.) Praha: Agentura Action M, Praha, str. 205-214, ISSN 1803-8115.</w:t>
      </w:r>
    </w:p>
    <w:p w14:paraId="32D573F3"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lastRenderedPageBreak/>
        <w:t>Jiří Kofránek, Marek Mateják, Pavol Privitzer: HumMod - large scale physiological model in Modelica. 8th International Modelica Conference 2011, Dresden.</w:t>
      </w:r>
    </w:p>
    <w:p w14:paraId="41CDF4F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Marek Mateják, Jiří Kofránek: HUMMOD - GOLEM EDITION - ROZSÁHLÝ MODEL FYZIOLOGICKÝCH SYSTÉMŮ. In Medsoft 2011</w:t>
      </w:r>
    </w:p>
    <w:p w14:paraId="153A75D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Jiří Kofránek: KOMPLEXNÍ MODELY FYZIOLOGICKÝCH SYSTÉMŮ JAKO TEORETICKÝ PODKLAD PRO VÝUKOVÉ SIMULÁTORY. In Medsoft 2011</w:t>
      </w:r>
    </w:p>
    <w:p w14:paraId="7EC7FDC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Filip Ježek, Marek Mateják, Pavol Privitzer: Simulace tlakových a průtokových křivek u různě velikých pacientů s pulsatilní srdeční podporou. In Medsoft 2011</w:t>
      </w:r>
    </w:p>
    <w:p w14:paraId="5960272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w:t>
      </w:r>
      <w:proofErr w:type="gramStart"/>
      <w:r w:rsidRPr="00C16A75">
        <w:rPr>
          <w:rFonts w:ascii="Times New Roman" w:hAnsi="Times New Roman" w:cs="Times New Roman"/>
          <w:lang w:val="en-US"/>
        </w:rPr>
        <w:t>,M</w:t>
      </w:r>
      <w:proofErr w:type="gramEnd"/>
      <w:r w:rsidRPr="00C16A75">
        <w:rPr>
          <w:rFonts w:ascii="Times New Roman" w:hAnsi="Times New Roman" w:cs="Times New Roman"/>
          <w:lang w:val="en-US"/>
        </w:rPr>
        <w:t>., Kofránek,J.: Quantitative human physiology – rozsiahly model fyziologických regulácií ako podklad pre lekársky výukový simulátor. 18. Konferencia Slovenských a Českých Patofyziológov, Lekárska fakulta UPJŠ Košice, 9.-10. september 2010, (Roman Beňačka Ed.), Equilibria s.r.o. Košice</w:t>
      </w:r>
    </w:p>
    <w:p w14:paraId="58CB6E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Privitzer</w:t>
      </w:r>
      <w:proofErr w:type="gramStart"/>
      <w:r w:rsidRPr="00C16A75">
        <w:rPr>
          <w:rFonts w:ascii="Times New Roman" w:hAnsi="Times New Roman" w:cs="Times New Roman"/>
          <w:lang w:val="en-US"/>
        </w:rPr>
        <w:t>,P</w:t>
      </w:r>
      <w:proofErr w:type="gramEnd"/>
      <w:r w:rsidRPr="00C16A75">
        <w:rPr>
          <w:rFonts w:ascii="Times New Roman" w:hAnsi="Times New Roman" w:cs="Times New Roman"/>
          <w:lang w:val="en-US"/>
        </w:rPr>
        <w:t xml:space="preserve">., Mateják,M., Šilar,J., Tribula,M., Kofránek,J.: Od modelu k simulátoru v internetovom prehliadači. 18. Konferencia Slovenských a Českých Patofyziológov, Lekárska fakulta UPJŠ Košice, 9.-10. september 2010, (Roman Beňačka Ed.), Equilibria s.r.o. Košice </w:t>
      </w:r>
    </w:p>
    <w:p w14:paraId="0F6CEB7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Rozsáhlý model fyziologických regulací v modelice. MEDSOFT 2010. Praha: Agentura Action M, Praha 2010, str. 66-80. ISSN 1803-81115</w:t>
      </w:r>
    </w:p>
    <w:p w14:paraId="6092507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Matoušek Stanislav, Marek Mateják: </w:t>
      </w:r>
      <w:proofErr w:type="gramStart"/>
      <w:r w:rsidRPr="00C16A75">
        <w:rPr>
          <w:rFonts w:ascii="Times New Roman" w:hAnsi="Times New Roman" w:cs="Times New Roman"/>
          <w:lang w:val="en-US"/>
        </w:rPr>
        <w:t>Modelování  acidobazické</w:t>
      </w:r>
      <w:proofErr w:type="gramEnd"/>
      <w:r w:rsidRPr="00C16A75">
        <w:rPr>
          <w:rFonts w:ascii="Times New Roman" w:hAnsi="Times New Roman" w:cs="Times New Roman"/>
          <w:lang w:val="en-US"/>
        </w:rPr>
        <w:t xml:space="preserve"> rovnováhy. MEDSOFT 2010. Praha: Agentura Action M, Praha 2010, str. 66-80. ISSN 1803-81115</w:t>
      </w:r>
    </w:p>
    <w:p w14:paraId="682567A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Electrophysiology in Modelica, Introduction to large models: Quantitative Human Physiology; Modeling Multiscale Cardiovascular and Respiratory System Dynamics, Physiome Project – National Simulation Project. August 23-27,2010, N140 William H.Foege Building, Univesity of Washington, Seattle, WA 98195;  </w:t>
      </w:r>
      <w:hyperlink r:id="rId222" w:history="1">
        <w:r w:rsidRPr="00C16A75">
          <w:rPr>
            <w:rStyle w:val="Hypertextovodkaz"/>
            <w:rFonts w:ascii="Times New Roman" w:hAnsi="Times New Roman" w:cs="Times New Roman"/>
            <w:color w:val="auto"/>
            <w:lang w:val="en-US"/>
          </w:rPr>
          <w:t>http://www.physiome.org/Course/Session_1/index.html</w:t>
        </w:r>
      </w:hyperlink>
      <w:r w:rsidRPr="00C16A75">
        <w:rPr>
          <w:rFonts w:ascii="Times New Roman" w:hAnsi="Times New Roman" w:cs="Times New Roman"/>
          <w:lang w:val="en-US"/>
        </w:rPr>
        <w:t xml:space="preserve"> </w:t>
      </w:r>
    </w:p>
    <w:p w14:paraId="7E055E21"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Marek Mateják, Pavol Privitzer: Dřinu strojům – moderní softwarové nástroje pro tvorbu simulačního jádra výukových programů, MEFANET 2009, 3. Konference lékařských fakult ČR a SR s mezinárodní účastí na téma e-learning a zdravotnická informatika ve výuce lékařských oborů, Masarykova Univezita, Brno, 2009, ISBN 978-80-7392-118-7</w:t>
      </w:r>
    </w:p>
    <w:p w14:paraId="2EF9259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Pavol Privitzer: Kreativní propojení objektových technológií pro tvorbu výukových biomedicínkých simulátorů. </w:t>
      </w:r>
      <w:r w:rsidRPr="00C16A75">
        <w:rPr>
          <w:rStyle w:val="Siln"/>
          <w:rFonts w:ascii="Times New Roman" w:hAnsi="Times New Roman" w:cs="Times New Roman"/>
          <w:color w:val="auto"/>
          <w:lang w:val="en-US"/>
        </w:rPr>
        <w:t>OBJEKTY 2009</w:t>
      </w:r>
      <w:r w:rsidRPr="00C16A75">
        <w:rPr>
          <w:rFonts w:ascii="Times New Roman" w:hAnsi="Times New Roman" w:cs="Times New Roman"/>
          <w:lang w:val="en-US"/>
        </w:rPr>
        <w:t xml:space="preserve">, </w:t>
      </w:r>
    </w:p>
    <w:p w14:paraId="27246A7A" w14:textId="77777777" w:rsidR="00D1530F" w:rsidRPr="00C16A75" w:rsidRDefault="00D1530F" w:rsidP="001F5320">
      <w:p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Ročník konference, Hradec Králové, 5.-6.11.2009, (Pavel Kříž Ed.), Gaudeamus, Hradec Králové, s. 1-21. ISBN 978-80-7435-009-2</w:t>
      </w:r>
    </w:p>
    <w:p w14:paraId="3B15828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Pavol Privitzer, Marek Mateják, Martin Tribula: Akauzální modelování – nový přístup pro tvorbu simulačních her. MEDSOFT 2009. (Milena Zeithamlová Ed.) Praha: Agentura Action M, Praha 2008, str. 31-37. ISBN 978-80-904326-0-4</w:t>
      </w:r>
    </w:p>
    <w:p w14:paraId="433CE4A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w:t>
      </w:r>
      <w:proofErr w:type="gramStart"/>
      <w:r w:rsidRPr="00C16A75">
        <w:rPr>
          <w:rFonts w:ascii="Times New Roman" w:hAnsi="Times New Roman" w:cs="Times New Roman"/>
          <w:lang w:val="en-US"/>
        </w:rPr>
        <w:t>Pavol</w:t>
      </w:r>
      <w:proofErr w:type="gramEnd"/>
      <w:r w:rsidRPr="00C16A75">
        <w:rPr>
          <w:rFonts w:ascii="Times New Roman" w:hAnsi="Times New Roman" w:cs="Times New Roman"/>
          <w:lang w:val="en-US"/>
        </w:rPr>
        <w:t xml:space="preserve"> Privitzer: Causal or acausal modeling: labour for humans or labour for machines. In </w:t>
      </w:r>
      <w:r w:rsidRPr="00C16A75">
        <w:rPr>
          <w:rFonts w:ascii="Times New Roman" w:hAnsi="Times New Roman" w:cs="Times New Roman"/>
          <w:bCs/>
          <w:lang w:val="en-US"/>
        </w:rPr>
        <w:t>Technical Conmputing Prague 2008, 16th Annual Conference Proceedings.</w:t>
      </w:r>
      <w:r w:rsidRPr="00C16A75">
        <w:rPr>
          <w:rFonts w:ascii="Times New Roman" w:hAnsi="Times New Roman" w:cs="Times New Roman"/>
          <w:lang w:val="en-US"/>
        </w:rPr>
        <w:t xml:space="preserve"> (Cleve Moler, Aleš Procházka, Robert bartko, Martin Folin, Jan </w:t>
      </w:r>
      <w:r w:rsidRPr="00C16A75">
        <w:rPr>
          <w:rFonts w:ascii="Times New Roman" w:hAnsi="Times New Roman" w:cs="Times New Roman"/>
          <w:lang w:val="en-US"/>
        </w:rPr>
        <w:lastRenderedPageBreak/>
        <w:t>Houška, Petr Byron Eds). Humusoft s.r.o., Prague, 2008, ISBN 978-80-7080-692-0. CD ROM, str. 1-16, [Online] http://www2.humusoft.cz/kofranek/058_Kofranek.pdf.</w:t>
      </w:r>
    </w:p>
    <w:p w14:paraId="121BFD29"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Jan Rusz: Akauzální „vzkřísení</w:t>
      </w:r>
      <w:proofErr w:type="gramStart"/>
      <w:r w:rsidRPr="00C16A75">
        <w:rPr>
          <w:rFonts w:ascii="Times New Roman" w:hAnsi="Times New Roman" w:cs="Times New Roman"/>
          <w:lang w:val="en-US"/>
        </w:rPr>
        <w:t>“ Guytonova</w:t>
      </w:r>
      <w:proofErr w:type="gramEnd"/>
      <w:r w:rsidRPr="00C16A75">
        <w:rPr>
          <w:rFonts w:ascii="Times New Roman" w:hAnsi="Times New Roman" w:cs="Times New Roman"/>
          <w:lang w:val="en-US"/>
        </w:rPr>
        <w:t xml:space="preserve"> diagramu. MEDSOFT 2009. (Milena Zeithamlová Ed.) Praha: Agentura Action M, Praha 2008, str. 105-120. ISBN 978-80-904326-0-4</w:t>
      </w:r>
    </w:p>
    <w:p w14:paraId="56CBCD5C"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Jan Rusz, Marek Mateják: From Guyton’s graphic diagram to multimedia simulators for teaching physiology. (Resurection of Guyton’s Chart for educational purpose) </w:t>
      </w:r>
      <w:r w:rsidRPr="00C16A75">
        <w:rPr>
          <w:rStyle w:val="Siln"/>
          <w:rFonts w:ascii="Times New Roman" w:hAnsi="Times New Roman" w:cs="Times New Roman"/>
          <w:color w:val="auto"/>
          <w:lang w:val="en-US"/>
        </w:rPr>
        <w:t>Proceedings of the Jackson Cardiovascular-Renal Meeting 2008</w:t>
      </w:r>
      <w:r w:rsidRPr="00C16A75">
        <w:rPr>
          <w:rFonts w:ascii="Times New Roman" w:hAnsi="Times New Roman" w:cs="Times New Roman"/>
          <w:lang w:val="en-US"/>
        </w:rPr>
        <w:t xml:space="preserve">. (Stephanie Lucas Ed,), CD ROM, 11. pp. </w:t>
      </w:r>
    </w:p>
    <w:p w14:paraId="6392167D"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Marek Mateják, Jiří Kofránek: </w:t>
      </w:r>
      <w:hyperlink r:id="rId223" w:tooltip="modelica_vs.pdf" w:history="1">
        <w:r w:rsidRPr="00C16A75">
          <w:rPr>
            <w:rStyle w:val="Hypertextovodkaz"/>
            <w:rFonts w:ascii="Times New Roman" w:hAnsi="Times New Roman" w:cs="Times New Roman"/>
            <w:color w:val="auto"/>
            <w:lang w:val="en-US"/>
          </w:rPr>
          <w:t>Modelica vs. blokovo-orientované jazyky matematického modelovania.</w:t>
        </w:r>
      </w:hyperlink>
      <w:r w:rsidRPr="00C16A75">
        <w:rPr>
          <w:rFonts w:ascii="Times New Roman" w:hAnsi="Times New Roman" w:cs="Times New Roman"/>
          <w:lang w:val="en-US"/>
        </w:rPr>
        <w:t xml:space="preserve"> In </w:t>
      </w:r>
      <w:r w:rsidRPr="00C16A75">
        <w:rPr>
          <w:rStyle w:val="Siln"/>
          <w:rFonts w:ascii="Times New Roman" w:hAnsi="Times New Roman" w:cs="Times New Roman"/>
          <w:color w:val="auto"/>
          <w:lang w:val="en-US"/>
        </w:rPr>
        <w:t>OBJEKTY 2008</w:t>
      </w:r>
      <w:r w:rsidRPr="00C16A75">
        <w:rPr>
          <w:rFonts w:ascii="Times New Roman" w:hAnsi="Times New Roman" w:cs="Times New Roman"/>
          <w:lang w:val="en-US"/>
        </w:rPr>
        <w:t xml:space="preserve"> (Žilina SR): Žilinská Univerzita, 20.-21.11.2008, (Jan Janech Ed.), Edis, Žilina, s. 79-94. ISBN 978-80-8070-923-3</w:t>
      </w:r>
    </w:p>
    <w:p w14:paraId="7675B1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SVK 9/ Jazyky pre fyziologické modelovanie</w:t>
      </w:r>
    </w:p>
    <w:p w14:paraId="1C395AE7" w14:textId="18408AFA" w:rsidR="00A0490C"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 xml:space="preserve">Kofránek Jiří, Andrlík Michal, Mateják Marek, Matoušek Stanislav, Privitzer Pavol, Stodulka Petr, Tribula Martin, Vacek Ondřej: Škola (multimediální simulační) hrou: využití multimediálních aplikací a simulačních modelů ve výuce patologické fyziologie, Sborník 17. Konference českých a slovenských patofyziologů, 11-12. září 2008, </w:t>
      </w:r>
      <w:r w:rsidRPr="00C16A75">
        <w:rPr>
          <w:rStyle w:val="A1"/>
          <w:rFonts w:eastAsiaTheme="majorEastAsia"/>
          <w:color w:val="auto"/>
          <w:sz w:val="22"/>
          <w:szCs w:val="22"/>
          <w:lang w:val="en-US"/>
        </w:rPr>
        <w:t xml:space="preserve">ISBN 978-80-254-0863-6, </w:t>
      </w:r>
      <w:r w:rsidRPr="00C16A75">
        <w:rPr>
          <w:sz w:val="22"/>
          <w:szCs w:val="22"/>
          <w:lang w:val="en-US"/>
        </w:rPr>
        <w:t>CD ROM příloha</w:t>
      </w:r>
    </w:p>
    <w:p w14:paraId="7ADD3B96" w14:textId="77777777" w:rsidR="00352DEC" w:rsidRDefault="00352DEC" w:rsidP="001F5320">
      <w:pPr>
        <w:rPr>
          <w:lang w:val="en-US"/>
        </w:rPr>
      </w:pPr>
    </w:p>
    <w:p w14:paraId="3AED8241" w14:textId="30EC78A6" w:rsidR="00352DEC" w:rsidRPr="00352DEC" w:rsidRDefault="00352DEC" w:rsidP="001F5320">
      <w:pPr>
        <w:rPr>
          <w:rStyle w:val="Keywordstitle"/>
          <w:rFonts w:ascii="Times New Roman" w:hAnsi="Times New Roman" w:cs="Times New Roman"/>
          <w:color w:val="1F4E79" w:themeColor="accent1" w:themeShade="80"/>
        </w:rPr>
      </w:pPr>
      <w:r w:rsidRPr="00352DEC">
        <w:rPr>
          <w:rStyle w:val="Keywordstitle"/>
          <w:rFonts w:ascii="Times New Roman" w:hAnsi="Times New Roman" w:cs="Times New Roman"/>
          <w:color w:val="1F4E79" w:themeColor="accent1" w:themeShade="80"/>
        </w:rPr>
        <w:t>Publications not related to thesis</w:t>
      </w:r>
    </w:p>
    <w:p w14:paraId="4B578BF6" w14:textId="4F587E3E" w:rsidR="00C56200"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Jiří Kofránek, Stanislav Matoušek, Jan Rusz, Petr Stodulka, Pavol Privitzer, Marek Mateják, Martin Tribula</w:t>
      </w:r>
      <w:proofErr w:type="gramStart"/>
      <w:r w:rsidRPr="00C16A75">
        <w:rPr>
          <w:sz w:val="22"/>
          <w:szCs w:val="22"/>
          <w:lang w:val="en-US"/>
        </w:rPr>
        <w:t>,:</w:t>
      </w:r>
      <w:proofErr w:type="gramEnd"/>
      <w:r w:rsidRPr="00C16A75">
        <w:rPr>
          <w:sz w:val="22"/>
          <w:szCs w:val="22"/>
          <w:lang w:val="en-US"/>
        </w:rPr>
        <w:t xml:space="preserve"> Atlas of physiology and pathophysiology - web-based multimedia teaching tool with simulation games. Computer Methods and Programs in Biomedicine 2011, </w:t>
      </w:r>
      <w:r w:rsidRPr="00C16A75">
        <w:rPr>
          <w:b/>
          <w:sz w:val="22"/>
          <w:szCs w:val="22"/>
          <w:lang w:val="en-US"/>
        </w:rPr>
        <w:t>IF: 1.516</w:t>
      </w:r>
      <w:proofErr w:type="gramStart"/>
      <w:r w:rsidRPr="00C16A75">
        <w:rPr>
          <w:sz w:val="22"/>
          <w:szCs w:val="22"/>
          <w:lang w:val="en-US"/>
        </w:rPr>
        <w:t>,  ISSN</w:t>
      </w:r>
      <w:proofErr w:type="gramEnd"/>
      <w:r w:rsidRPr="00C16A75">
        <w:rPr>
          <w:sz w:val="22"/>
          <w:szCs w:val="22"/>
          <w:lang w:val="en-US"/>
        </w:rPr>
        <w:t xml:space="preserve">: 0169-2607. </w:t>
      </w:r>
    </w:p>
    <w:p w14:paraId="673CCED1" w14:textId="77777777" w:rsidR="00352DEC" w:rsidRPr="00352DEC" w:rsidRDefault="00352DEC" w:rsidP="001F5320">
      <w:pPr>
        <w:pStyle w:val="nadpis20"/>
        <w:spacing w:before="240" w:beforeAutospacing="0" w:after="0" w:afterAutospacing="0"/>
        <w:ind w:left="340"/>
        <w:jc w:val="left"/>
        <w:rPr>
          <w:sz w:val="22"/>
          <w:szCs w:val="22"/>
          <w:lang w:val="en-US"/>
        </w:rPr>
      </w:pPr>
    </w:p>
    <w:p w14:paraId="03E1DC7B"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w:t>
      </w:r>
      <w:proofErr w:type="gramStart"/>
      <w:r w:rsidRPr="00C16A75">
        <w:rPr>
          <w:sz w:val="22"/>
          <w:szCs w:val="22"/>
          <w:shd w:val="clear" w:color="auto" w:fill="FFFFFF"/>
          <w:lang w:val="en-US"/>
        </w:rPr>
        <w:t>,Privitzer</w:t>
      </w:r>
      <w:proofErr w:type="gramEnd"/>
      <w:r w:rsidRPr="00C16A75">
        <w:rPr>
          <w:sz w:val="22"/>
          <w:szCs w:val="22"/>
          <w:shd w:val="clear" w:color="auto" w:fill="FFFFFF"/>
          <w:lang w:val="en-US"/>
        </w:rPr>
        <w:t xml:space="preserve"> P., Tribula M., Ježek F., Kofránek J.: Hybridní architektura pro webové simulátory. MEDSOFT 2013, str. 115-121, ISSN 1803-8115</w:t>
      </w:r>
    </w:p>
    <w:p w14:paraId="0AD40193"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Šilar J., Stavåker K., Mateják M., Privitzer P., Nagy J.: Modeling with Partial Differential Equations - Modelica Language Extension Proposal. OpenModelica Annual Workshop February 3, 2014</w:t>
      </w:r>
    </w:p>
    <w:p w14:paraId="024D224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T.,Mateják M., Šilar J.,Privitzer P., Tribula M., Ježek F., Kofránek J.: RESTful web service to build loosely coupled web based simulation of human physiology: IEEE EMBC 2013, Osaka, Japan 3-7 July 2013, late breaking research poster, published in August 2013, Trans JSMBE, ONLINE ISSN: 1881-4379</w:t>
      </w:r>
    </w:p>
    <w:p w14:paraId="6429726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J.,Privitzer P., Tribula M., Ježek F., Kofránek J. Hybrid architecture for web simulators of pathological physiology. EFMI STC 2013 Prague 17-19 April 2013. WS1 workshop.</w:t>
      </w:r>
    </w:p>
    <w:p w14:paraId="2517E857"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Privitzer P., Šilar J., Kulhánek T., Mateják M., Kofránek J.</w:t>
      </w:r>
      <w:proofErr w:type="gramStart"/>
      <w:r w:rsidRPr="00C16A75">
        <w:rPr>
          <w:sz w:val="22"/>
          <w:szCs w:val="22"/>
          <w:shd w:val="clear" w:color="auto" w:fill="FFFFFF"/>
          <w:lang w:val="en-US"/>
        </w:rPr>
        <w:t>:Simulation</w:t>
      </w:r>
      <w:proofErr w:type="gramEnd"/>
      <w:r w:rsidRPr="00C16A75">
        <w:rPr>
          <w:sz w:val="22"/>
          <w:szCs w:val="22"/>
          <w:shd w:val="clear" w:color="auto" w:fill="FFFFFF"/>
          <w:lang w:val="en-US"/>
        </w:rPr>
        <w:t xml:space="preserve"> Applications in Medical Education. EFMI STC 2013 Prague 17-19 April 2013. WS1 workshop.</w:t>
      </w:r>
    </w:p>
    <w:p w14:paraId="21391E2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lastRenderedPageBreak/>
        <w:t xml:space="preserve">Ježek, Filip, Kroček, Tomáš, Mateják, Marek, Kofránek, Jiří: Zkušenosti z inovace výuky modelování a simulace </w:t>
      </w:r>
      <w:proofErr w:type="gramStart"/>
      <w:r w:rsidRPr="00C16A75">
        <w:rPr>
          <w:sz w:val="22"/>
          <w:szCs w:val="22"/>
          <w:lang w:val="en-US"/>
        </w:rPr>
        <w:t>na</w:t>
      </w:r>
      <w:proofErr w:type="gramEnd"/>
      <w:r w:rsidRPr="00C16A75">
        <w:rPr>
          <w:sz w:val="22"/>
          <w:szCs w:val="22"/>
          <w:lang w:val="en-US"/>
        </w:rPr>
        <w:t xml:space="preserve"> FEL ČVUT. In MEDSOFT 2012, (Milena Ziethamlová Ed.) Praha: Agentura Action M, Praha, str. 139-146, ISSN 1803-8115.</w:t>
      </w:r>
    </w:p>
    <w:p w14:paraId="2747BCFA"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Stanislav Matoušek: Use of Web Multimedia Simulation in Biomedical Teaching, Worldcomp 2011, Las Vegas.</w:t>
      </w:r>
    </w:p>
    <w:p w14:paraId="06299CBD"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Martin Tribula, Marek Mateják, Pavol Privitzer: Webový simulátor ledvin. MEDSOFT 2010. Praha: Agentura Action M, Praha 2010, str. 201-210. ISSN 1803-81115</w:t>
      </w:r>
    </w:p>
    <w:p w14:paraId="056EB0F1"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Ondřej Vacek, Martin Tribula, Jan Rusz: Schola ludus in modern garment: use of web multimedia simulation in biomedical teaching. Proceedings of the 7th IFAC Symposium on Modeling and Control in Biomedical Systems, Aalborg, Denmark, August 12-14, 2009, 425-430</w:t>
      </w:r>
    </w:p>
    <w:p w14:paraId="0286BC76"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 xml:space="preserve">Jiří Kofránek, Marek Mateják, Stanislav Matoušek, Pavol Privitzer, Martin Tribula, </w:t>
      </w:r>
      <w:proofErr w:type="gramStart"/>
      <w:r w:rsidRPr="00C16A75">
        <w:rPr>
          <w:rFonts w:ascii="Times New Roman" w:hAnsi="Times New Roman" w:cs="Times New Roman"/>
          <w:lang w:val="en-US"/>
        </w:rPr>
        <w:t>Ondřej</w:t>
      </w:r>
      <w:proofErr w:type="gramEnd"/>
      <w:r w:rsidRPr="00C16A75">
        <w:rPr>
          <w:rFonts w:ascii="Times New Roman" w:hAnsi="Times New Roman" w:cs="Times New Roman"/>
          <w:lang w:val="en-US"/>
        </w:rPr>
        <w:t xml:space="preserve"> Vacek: School as a (multimedia simulation) play: use of multimedia applications in teaching of pathological physiology. In </w:t>
      </w:r>
      <w:r w:rsidRPr="00C16A75">
        <w:rPr>
          <w:rFonts w:ascii="Times New Roman" w:hAnsi="Times New Roman" w:cs="Times New Roman"/>
          <w:bCs/>
          <w:lang w:val="en-US"/>
        </w:rPr>
        <w:t>MEFANET 2008</w:t>
      </w:r>
      <w:r w:rsidRPr="00C16A75">
        <w:rPr>
          <w:rFonts w:ascii="Times New Roman" w:hAnsi="Times New Roman" w:cs="Times New Roman"/>
          <w:lang w:val="en-US"/>
        </w:rPr>
        <w:t>. (Daniel Schwarz, Ladislav Dušek, Stanislav Štípek, Vladimír Mihál Eds.), Masarykova Univerzita, Brno, 2008, ISBN 978-80-7392-065-4, CD ROM, str. 1-26, [Online] http://www.mefanet.cz/res/file/articles/prispevek-mefanet-anglicky-kofranek.pdf</w:t>
      </w:r>
    </w:p>
    <w:p w14:paraId="05F8A31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Mateják Marek, Matoušek Stanislav, Privitzer Pavol, Stodulka Petr, Tribula Martin, Vacek Ondřej, Hlaváček Josef: Škola (simulační) hrou. Sborník 17. Konference českých a slovenských patofyziologů, 11-12. září 2008, str.14</w:t>
      </w:r>
    </w:p>
    <w:p w14:paraId="64598C29" w14:textId="03925752" w:rsidR="00300CD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Privitzer Pavol, Stodulka Petr, Tribula Martin, Mateják Marek: Metodologie tvorby webových výukových simulátorů. Sborník 17. Konference českých a slovenských patofyziologů, 11-12. září 2008, str.19-20</w:t>
      </w:r>
    </w:p>
    <w:p w14:paraId="202C9AE4" w14:textId="77777777" w:rsidR="00300CD5" w:rsidRDefault="00300CD5">
      <w:pPr>
        <w:rPr>
          <w:rFonts w:ascii="Times New Roman" w:eastAsia="Times New Roman" w:hAnsi="Times New Roman" w:cs="Times New Roman"/>
          <w:lang w:val="en-US"/>
        </w:rPr>
      </w:pPr>
      <w:r>
        <w:rPr>
          <w:lang w:val="en-US"/>
        </w:rPr>
        <w:br w:type="page"/>
      </w:r>
    </w:p>
    <w:p w14:paraId="66471F12" w14:textId="7C6E9AB5" w:rsidR="00300CD5" w:rsidRDefault="00C56200" w:rsidP="00300CD5">
      <w:pPr>
        <w:pStyle w:val="Nadpis1"/>
        <w:numPr>
          <w:ilvl w:val="0"/>
          <w:numId w:val="0"/>
        </w:numPr>
        <w:ind w:left="432"/>
        <w:jc w:val="both"/>
        <w:rPr>
          <w:rStyle w:val="Znaknadpisu1"/>
          <w:rFonts w:ascii="Times New Roman" w:hAnsi="Times New Roman" w:cs="Times New Roman"/>
        </w:rPr>
      </w:pPr>
      <w:bookmarkStart w:id="362" w:name="_Toc421792699"/>
      <w:r>
        <w:rPr>
          <w:lang w:val="en-US"/>
        </w:rPr>
        <w:lastRenderedPageBreak/>
        <w:t xml:space="preserve">Appendix B – </w:t>
      </w:r>
      <w:r w:rsidR="00953180">
        <w:rPr>
          <w:lang w:val="en-US"/>
        </w:rPr>
        <w:t>Selected</w:t>
      </w:r>
      <w:r>
        <w:rPr>
          <w:lang w:val="en-US"/>
        </w:rPr>
        <w:t xml:space="preserve"> Equations</w:t>
      </w:r>
      <w:bookmarkEnd w:id="362"/>
    </w:p>
    <w:p w14:paraId="50A21438" w14:textId="77777777" w:rsidR="00C56200" w:rsidRDefault="00C56200" w:rsidP="00C56200">
      <w:pPr>
        <w:rPr>
          <w:lang w:val="en-US" w:eastAsia="cs-CZ"/>
        </w:rPr>
      </w:pPr>
    </w:p>
    <w:tbl>
      <w:tblPr>
        <w:tblStyle w:val="Tabulkaseznamu3zvraznn3"/>
        <w:tblW w:w="0" w:type="auto"/>
        <w:tblLook w:val="04A0" w:firstRow="1" w:lastRow="0" w:firstColumn="1" w:lastColumn="0" w:noHBand="0" w:noVBand="1"/>
      </w:tblPr>
      <w:tblGrid>
        <w:gridCol w:w="2549"/>
        <w:gridCol w:w="2691"/>
        <w:gridCol w:w="3119"/>
      </w:tblGrid>
      <w:tr w:rsidR="00C05123" w:rsidRPr="00C16A75" w14:paraId="1E31A72D"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3"/>
            <w:vAlign w:val="center"/>
          </w:tcPr>
          <w:p w14:paraId="5A62DFD4" w14:textId="5BA58964" w:rsidR="00C05123" w:rsidRPr="00C16A75" w:rsidRDefault="00C05123" w:rsidP="00701956">
            <w:pPr>
              <w:jc w:val="both"/>
              <w:rPr>
                <w:rFonts w:ascii="Times New Roman" w:hAnsi="Times New Roman" w:cs="Times New Roman"/>
                <w:color w:val="auto"/>
                <w:lang w:val="en-US"/>
              </w:rPr>
            </w:pPr>
            <w:r w:rsidRPr="00C16A75">
              <w:rPr>
                <w:rFonts w:ascii="Times New Roman" w:hAnsi="Times New Roman" w:cs="Times New Roman"/>
                <w:lang w:val="en-US"/>
              </w:rPr>
              <w:br w:type="page"/>
            </w:r>
            <w:r w:rsidRPr="00C16A75">
              <w:rPr>
                <w:rFonts w:ascii="Times New Roman" w:hAnsi="Times New Roman" w:cs="Times New Roman"/>
                <w:sz w:val="28"/>
                <w:szCs w:val="28"/>
                <w:lang w:val="en-US"/>
              </w:rPr>
              <w:t xml:space="preserve">Chemical </w:t>
            </w:r>
            <w:r w:rsidR="00701956" w:rsidRPr="00C16A75">
              <w:rPr>
                <w:rFonts w:ascii="Times New Roman" w:hAnsi="Times New Roman" w:cs="Times New Roman"/>
                <w:sz w:val="28"/>
                <w:szCs w:val="28"/>
                <w:lang w:val="en-US"/>
              </w:rPr>
              <w:t>equation</w:t>
            </w:r>
            <w:r w:rsidRPr="00C16A75">
              <w:rPr>
                <w:rFonts w:ascii="Times New Roman" w:hAnsi="Times New Roman" w:cs="Times New Roman"/>
                <w:sz w:val="28"/>
                <w:szCs w:val="28"/>
                <w:lang w:val="en-US"/>
              </w:rPr>
              <w:t>s</w:t>
            </w:r>
          </w:p>
        </w:tc>
      </w:tr>
      <w:tr w:rsidR="00C05123" w:rsidRPr="00C16A75" w14:paraId="4943BB46"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1E7370C" w14:textId="77777777" w:rsidR="00C05123" w:rsidRPr="00C16A75" w:rsidRDefault="002C7EC8"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 xml:space="preserve"> </m:t>
                    </m:r>
                  </m:e>
                </m:nary>
              </m:oMath>
            </m:oMathPara>
          </w:p>
        </w:tc>
        <w:tc>
          <w:tcPr>
            <w:tcW w:w="3119" w:type="dxa"/>
            <w:vAlign w:val="center"/>
          </w:tcPr>
          <w:p w14:paraId="4E37AF0F"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Amount of substance </w:t>
            </w:r>
            <w:r w:rsidRPr="00C16A75">
              <w:rPr>
                <w:rFonts w:ascii="Times New Roman" w:eastAsia="Times New Roman" w:hAnsi="Times New Roman" w:cs="Times New Roman"/>
                <w:szCs w:val="24"/>
                <w:lang w:val="en-US"/>
              </w:rPr>
              <w:t>A</w:t>
            </w:r>
          </w:p>
        </w:tc>
      </w:tr>
      <w:tr w:rsidR="00C05123" w:rsidRPr="00C16A75" w14:paraId="2FB6119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46744AB0" w14:textId="77777777" w:rsidR="00C05123" w:rsidRPr="00C16A75" w:rsidRDefault="002C7EC8"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V</m:t>
                        </m:r>
                      </m:e>
                      <m:sub>
                        <m:r>
                          <m:rPr>
                            <m:sty m:val="bi"/>
                          </m:rPr>
                          <w:rPr>
                            <w:rFonts w:ascii="Cambria Math" w:eastAsia="Times New Roman" w:hAnsi="Cambria Math" w:cs="Times New Roman"/>
                            <w:szCs w:val="24"/>
                            <w:lang w:val="en-US"/>
                          </w:rPr>
                          <m:t>solution</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b</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m</m:t>
                        </m:r>
                      </m:e>
                      <m:sub>
                        <m:r>
                          <m:rPr>
                            <m:sty m:val="bi"/>
                          </m:rPr>
                          <w:rPr>
                            <w:rFonts w:ascii="Cambria Math" w:eastAsia="Times New Roman" w:hAnsi="Cambria Math" w:cs="Times New Roman"/>
                            <w:szCs w:val="24"/>
                            <w:lang w:val="en-US"/>
                          </w:rPr>
                          <m:t>solvent</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oMath>
            </m:oMathPara>
          </w:p>
        </w:tc>
        <w:tc>
          <w:tcPr>
            <w:tcW w:w="3119" w:type="dxa"/>
            <w:vAlign w:val="center"/>
          </w:tcPr>
          <w:p w14:paraId="76622F1B"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Mole fraction </w:t>
            </w:r>
            <w:r w:rsidRPr="00C16A75">
              <w:rPr>
                <w:rFonts w:ascii="Times New Roman" w:eastAsia="Times New Roman" w:hAnsi="Times New Roman" w:cs="Times New Roman"/>
                <w:szCs w:val="24"/>
                <w:lang w:val="en-US"/>
              </w:rPr>
              <w:t>of the substance A</w:t>
            </w:r>
          </w:p>
        </w:tc>
      </w:tr>
      <w:tr w:rsidR="00C05123" w:rsidRPr="00C16A75" w14:paraId="72131A83"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6CDFEE8" w14:textId="77777777" w:rsidR="00C05123" w:rsidRPr="00C16A75" w:rsidRDefault="002C7EC8"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119" w:type="dxa"/>
            <w:vAlign w:val="center"/>
          </w:tcPr>
          <w:p w14:paraId="57B912CD"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hAnsi="Times New Roman" w:cs="Times New Roman"/>
                <w:lang w:val="en-US"/>
              </w:rPr>
              <w:t xml:space="preserve">Mole fraction based </w:t>
            </w:r>
            <w:r w:rsidRPr="00C16A75">
              <w:rPr>
                <w:rFonts w:ascii="Times New Roman" w:hAnsi="Times New Roman" w:cs="Times New Roman"/>
                <w:b/>
                <w:lang w:val="en-US"/>
              </w:rPr>
              <w:t>a</w:t>
            </w:r>
            <w:r w:rsidRPr="00C16A75">
              <w:rPr>
                <w:rFonts w:ascii="Times New Roman" w:eastAsia="Times New Roman" w:hAnsi="Times New Roman" w:cs="Times New Roman"/>
                <w:b/>
                <w:lang w:val="en-US"/>
              </w:rPr>
              <w:t>ctivity</w:t>
            </w:r>
            <w:r w:rsidRPr="00C16A75">
              <w:rPr>
                <w:rFonts w:ascii="Times New Roman" w:eastAsia="Times New Roman" w:hAnsi="Times New Roman" w:cs="Times New Roman"/>
                <w:lang w:val="en-US"/>
              </w:rPr>
              <w:t xml:space="preserve"> of the substance A</w:t>
            </w:r>
          </w:p>
        </w:tc>
      </w:tr>
      <w:tr w:rsidR="00C05123" w:rsidRPr="00C16A75" w14:paraId="4579840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single" w:sz="4" w:space="0" w:color="A5A5A5" w:themeColor="accent3"/>
            </w:tcBorders>
            <w:vAlign w:val="center"/>
          </w:tcPr>
          <w:p w14:paraId="61ECFDD6" w14:textId="77777777" w:rsidR="00C05123" w:rsidRPr="00C16A75" w:rsidRDefault="002C7EC8"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μ</m:t>
                    </m:r>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eastAsia="Times New Roman" w:hAnsi="Cambria Math" w:cs="Times New Roman"/>
                        <w:b w:val="0"/>
                        <w:i/>
                        <w:szCs w:val="24"/>
                        <w:lang w:val="en-US"/>
                      </w:rPr>
                    </m:ctrlPr>
                  </m:sSubSupPr>
                  <m:e>
                    <m:r>
                      <m:rPr>
                        <m:sty m:val="bi"/>
                      </m:rPr>
                      <w:rPr>
                        <w:rFonts w:ascii="Cambria Math" w:hAnsi="Cambria Math" w:cs="Times New Roman"/>
                        <w:lang w:val="en-US"/>
                      </w:rPr>
                      <m:t>μ</m:t>
                    </m:r>
                  </m:e>
                  <m:sub>
                    <m:r>
                      <m:rPr>
                        <m:sty m:val="bi"/>
                      </m:rPr>
                      <w:rPr>
                        <w:rFonts w:ascii="Cambria Math" w:eastAsia="Times New Roman" w:hAnsi="Cambria Math" w:cs="Times New Roman"/>
                        <w:szCs w:val="24"/>
                        <w:lang w:val="en-US"/>
                      </w:rPr>
                      <m:t>A</m:t>
                    </m:r>
                  </m:sub>
                  <m:sup>
                    <m:r>
                      <m:rPr>
                        <m:sty m:val="bi"/>
                      </m:rPr>
                      <w:rPr>
                        <w:rFonts w:ascii="Cambria Math" w:eastAsia="Times New Roman" w:hAnsi="Cambria Math" w:cs="Times New Roman"/>
                        <w:szCs w:val="24"/>
                        <w:lang w:val="en-US"/>
                      </w:rPr>
                      <m:t>o</m:t>
                    </m:r>
                  </m:sup>
                </m:sSubSup>
                <m:r>
                  <m:rPr>
                    <m:sty m:val="bi"/>
                  </m:rPr>
                  <w:rPr>
                    <w:rFonts w:ascii="Cambria Math" w:eastAsia="Times New Roman" w:hAnsi="Cambria Math" w:cs="Times New Roman"/>
                    <w:szCs w:val="24"/>
                    <w:lang w:val="en-US"/>
                  </w:rPr>
                  <m:t>+T</m:t>
                </m:r>
                <m:r>
                  <m:rPr>
                    <m:sty m:val="bi"/>
                  </m:rPr>
                  <w:rPr>
                    <w:rFonts w:ascii="Cambria Math" w:hAnsi="Cambria Math" w:cs="Times New Roman"/>
                    <w:lang w:val="en-US"/>
                  </w:rPr>
                  <m:t>∙</m:t>
                </m:r>
                <m:r>
                  <m:rPr>
                    <m:sty m:val="b"/>
                  </m:rPr>
                  <w:rPr>
                    <w:rFonts w:ascii="Cambria Math" w:hAnsi="Cambria Math" w:cs="Times New Roman"/>
                    <w:lang w:val="en-US"/>
                  </w:rPr>
                  <m:t>R</m:t>
                </m:r>
                <m:r>
                  <m:rPr>
                    <m:sty m:val="bi"/>
                  </m:rPr>
                  <w:rPr>
                    <w:rFonts w:ascii="Cambria Math" w:hAnsi="Cambria Math" w:cs="Times New Roman"/>
                    <w:lang w:val="en-US"/>
                  </w:rPr>
                  <m:t>∙</m:t>
                </m:r>
                <m:r>
                  <m:rPr>
                    <m:sty m:val="b"/>
                  </m:rPr>
                  <w:rPr>
                    <w:rFonts w:ascii="Cambria Math" w:hAnsi="Cambria Math" w:cs="Times New Roman"/>
                    <w:lang w:val="en-US"/>
                  </w:rPr>
                  <m:t>ln</m:t>
                </m:r>
                <m:d>
                  <m:dPr>
                    <m:ctrlPr>
                      <w:rPr>
                        <w:rFonts w:ascii="Cambria Math" w:hAnsi="Cambria Math" w:cs="Times New Roman"/>
                        <w:b w:val="0"/>
                        <w:bCs w:val="0"/>
                        <w:i/>
                        <w:lang w:val="en-US"/>
                      </w:rPr>
                    </m:ctrlPr>
                  </m:dPr>
                  <m:e>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bCs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∙φ</m:t>
                </m:r>
              </m:oMath>
            </m:oMathPara>
          </w:p>
        </w:tc>
        <w:tc>
          <w:tcPr>
            <w:tcW w:w="3119" w:type="dxa"/>
            <w:tcBorders>
              <w:bottom w:val="single" w:sz="4" w:space="0" w:color="A5A5A5" w:themeColor="accent3"/>
            </w:tcBorders>
            <w:vAlign w:val="center"/>
          </w:tcPr>
          <w:p w14:paraId="5BD2EA75"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 xml:space="preserve">Electrochemical potential </w:t>
            </w:r>
            <w:r w:rsidRPr="00C16A75">
              <w:rPr>
                <w:rFonts w:ascii="Times New Roman" w:hAnsi="Times New Roman" w:cs="Times New Roman"/>
                <w:lang w:val="en-US"/>
              </w:rPr>
              <w:t>of the substance A in the solution</w:t>
            </w:r>
          </w:p>
        </w:tc>
      </w:tr>
      <w:tr w:rsidR="00C05123" w:rsidRPr="00C16A75" w14:paraId="4F91771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61CB3EEF" w14:textId="77777777" w:rsidR="00C05123" w:rsidRPr="00C16A75" w:rsidRDefault="002C7EC8" w:rsidP="00C56200">
            <w:pPr>
              <w:keepNext/>
              <w:jc w:val="center"/>
              <w:rPr>
                <w:rFonts w:ascii="Times New Roman" w:eastAsia="Times New Roman" w:hAnsi="Times New Roman" w:cs="Times New Roman"/>
                <w:b w:val="0"/>
                <w:szCs w:val="24"/>
                <w:lang w:val="en-US"/>
              </w:rPr>
            </w:pPr>
            <m:oMathPara>
              <m:oMath>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m,A</m:t>
                    </m:r>
                  </m:sub>
                </m:sSub>
                <m:r>
                  <m:rPr>
                    <m:sty m:val="bi"/>
                  </m:rPr>
                  <w:rPr>
                    <w:rFonts w:ascii="Cambria Math" w:hAnsi="Cambria Math" w:cs="Times New Roman"/>
                    <w:lang w:val="en-US"/>
                  </w:rPr>
                  <m:t>-T∙</m:t>
                </m:r>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m,A</m:t>
                    </m:r>
                  </m:sub>
                </m:sSub>
              </m:oMath>
            </m:oMathPara>
          </w:p>
        </w:tc>
        <w:tc>
          <w:tcPr>
            <w:tcW w:w="3119" w:type="dxa"/>
            <w:vAlign w:val="center"/>
          </w:tcPr>
          <w:p w14:paraId="4D3A45B8"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Chemical potential of the pure substance A</w:t>
            </w:r>
          </w:p>
        </w:tc>
      </w:tr>
      <w:tr w:rsidR="00C05123" w:rsidRPr="00C16A75" w14:paraId="0F769547"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7E2F0AD1" w14:textId="77777777" w:rsidR="00C05123" w:rsidRPr="00C16A75" w:rsidRDefault="002C7EC8" w:rsidP="00C56200">
            <w:pPr>
              <w:keepNext/>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r>
                  <m:rPr>
                    <m:sty m:val="bi"/>
                  </m:rPr>
                  <w:rPr>
                    <w:rFonts w:ascii="Cambria Math" w:hAnsi="Cambria Math" w:cs="Times New Roman"/>
                    <w:lang w:val="en-US"/>
                  </w:rPr>
                  <m:t>∙</m:t>
                </m:r>
                <m:nary>
                  <m:naryPr>
                    <m:chr m:val="∑"/>
                    <m:limLoc m:val="undOvr"/>
                    <m:subHide m:val="1"/>
                    <m:supHide m:val="1"/>
                    <m:ctrlPr>
                      <w:rPr>
                        <w:rFonts w:ascii="Cambria Math" w:hAnsi="Cambria Math" w:cs="Times New Roman"/>
                        <w:b w:val="0"/>
                        <w:i/>
                        <w:lang w:val="en-US"/>
                      </w:rPr>
                    </m:ctrlPr>
                  </m:naryPr>
                  <m:sub/>
                  <m:sup/>
                  <m:e>
                    <m:d>
                      <m:dPr>
                        <m:ctrlPr>
                          <w:rPr>
                            <w:rFonts w:ascii="Cambria Math" w:eastAsia="Times New Roman" w:hAnsi="Cambria Math" w:cs="Times New Roman"/>
                            <w:b w:val="0"/>
                            <w:i/>
                            <w:szCs w:val="24"/>
                            <w:lang w:val="en-US"/>
                          </w:rPr>
                        </m:ctrlPr>
                      </m:dPr>
                      <m:e>
                        <m:sSub>
                          <m:sSubPr>
                            <m:ctrlPr>
                              <w:rPr>
                                <w:rFonts w:ascii="Cambria Math" w:eastAsia="Times New Roman" w:hAnsi="Cambria Math" w:cs="Times New Roman"/>
                                <w:b w:val="0"/>
                                <w:i/>
                                <w:szCs w:val="24"/>
                                <w:lang w:val="en-US"/>
                              </w:rPr>
                            </m:ctrlPr>
                          </m:sSubPr>
                          <m:e>
                            <m:sSub>
                              <m:sSubPr>
                                <m:ctrlPr>
                                  <w:rPr>
                                    <w:rFonts w:ascii="Cambria Math" w:eastAsia="Times New Roman" w:hAnsi="Cambria Math" w:cs="Times New Roman"/>
                                    <w:b w:val="0"/>
                                    <w:szCs w:val="24"/>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i</m:t>
                                </m:r>
                              </m:sub>
                            </m:sSub>
                            <m:r>
                              <m:rPr>
                                <m:sty m:val="bi"/>
                              </m:rPr>
                              <w:rPr>
                                <w:rFonts w:ascii="Cambria Math" w:hAnsi="Cambria Math" w:cs="Times New Roman"/>
                                <w:lang w:val="en-US"/>
                              </w:rPr>
                              <m:t>∙μ</m:t>
                            </m:r>
                          </m:e>
                          <m:sub>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m:t>
                                </m:r>
                              </m:sub>
                            </m:sSub>
                          </m:sub>
                        </m:sSub>
                      </m:e>
                    </m:d>
                  </m:e>
                </m:nary>
              </m:oMath>
            </m:oMathPara>
          </w:p>
        </w:tc>
        <w:tc>
          <w:tcPr>
            <w:tcW w:w="3119" w:type="dxa"/>
            <w:tcBorders>
              <w:top w:val="single" w:sz="4" w:space="0" w:color="A5A5A5" w:themeColor="accent3"/>
              <w:left w:val="nil"/>
              <w:bottom w:val="nil"/>
            </w:tcBorders>
            <w:vAlign w:val="center"/>
          </w:tcPr>
          <w:p w14:paraId="6DBEF45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Rate of chemical process</w:t>
            </w:r>
          </w:p>
          <w:p w14:paraId="51B1076C"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lang w:val="en-US"/>
              </w:rPr>
            </w:pPr>
            <w:r w:rsidRPr="00C16A75">
              <w:rPr>
                <w:rFonts w:ascii="Times New Roman" w:eastAsia="Times New Roman" w:hAnsi="Times New Roman" w:cs="Times New Roman"/>
                <w:i/>
                <w:lang w:val="en-US"/>
              </w:rPr>
              <w:t xml:space="preserve">0 &lt;-&gt;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1</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1</w:t>
            </w:r>
            <w:r w:rsidRPr="00C16A75">
              <w:rPr>
                <w:rFonts w:ascii="Times New Roman" w:eastAsia="Times New Roman" w:hAnsi="Times New Roman" w:cs="Times New Roman"/>
                <w:i/>
                <w:lang w:val="en-US"/>
              </w:rPr>
              <w:t xml:space="preserve"> +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2</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2</w:t>
            </w:r>
            <w:r w:rsidRPr="00C16A75">
              <w:rPr>
                <w:rFonts w:ascii="Times New Roman" w:eastAsia="Times New Roman" w:hAnsi="Times New Roman" w:cs="Times New Roman"/>
                <w:i/>
                <w:lang w:val="en-US"/>
              </w:rPr>
              <w:t xml:space="preserve"> + ... </w:t>
            </w:r>
            <w:r w:rsidRPr="00C16A75">
              <w:rPr>
                <w:rFonts w:ascii="Times New Roman" w:eastAsia="Times New Roman" w:hAnsi="Times New Roman" w:cs="Times New Roman"/>
                <w:lang w:val="en-US"/>
              </w:rPr>
              <w:t>, where v</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is negative for reactants</w:t>
            </w:r>
          </w:p>
        </w:tc>
      </w:tr>
      <w:tr w:rsidR="00C05123" w:rsidRPr="00C16A75" w14:paraId="6B9AFB3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bottom w:val="single" w:sz="4" w:space="0" w:color="A6A6A6" w:themeColor="background1" w:themeShade="A6"/>
            </w:tcBorders>
            <w:vAlign w:val="center"/>
          </w:tcPr>
          <w:p w14:paraId="53496C81" w14:textId="77777777" w:rsidR="00C05123" w:rsidRPr="00C16A75" w:rsidRDefault="002C7EC8" w:rsidP="00C56200">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oMath>
            </m:oMathPara>
          </w:p>
        </w:tc>
        <w:tc>
          <w:tcPr>
            <w:tcW w:w="3119" w:type="dxa"/>
            <w:tcBorders>
              <w:top w:val="nil"/>
              <w:left w:val="nil"/>
              <w:bottom w:val="single" w:sz="4" w:space="0" w:color="A6A6A6" w:themeColor="background1" w:themeShade="A6"/>
            </w:tcBorders>
            <w:vAlign w:val="center"/>
          </w:tcPr>
          <w:p w14:paraId="42D4750B"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change of the substance</w:t>
            </w:r>
          </w:p>
        </w:tc>
      </w:tr>
      <w:tr w:rsidR="00C05123" w:rsidRPr="00C16A75" w14:paraId="6F7E4853" w14:textId="77777777" w:rsidTr="00701956">
        <w:trPr>
          <w:trHeight w:val="1883"/>
        </w:trPr>
        <w:tc>
          <w:tcPr>
            <w:cnfStyle w:val="001000000000" w:firstRow="0" w:lastRow="0" w:firstColumn="1" w:lastColumn="0" w:oddVBand="0" w:evenVBand="0" w:oddHBand="0" w:evenHBand="0" w:firstRowFirstColumn="0" w:firstRowLastColumn="0" w:lastRowFirstColumn="0" w:lastRowLastColumn="0"/>
            <w:tcW w:w="2549" w:type="dxa"/>
            <w:tcBorders>
              <w:top w:val="single" w:sz="4" w:space="0" w:color="A6A6A6" w:themeColor="background1" w:themeShade="A6"/>
              <w:bottom w:val="nil"/>
            </w:tcBorders>
            <w:vAlign w:val="center"/>
          </w:tcPr>
          <w:p w14:paraId="33A44D1D"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n=</m:t>
                </m:r>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e>
                </m:nary>
              </m:oMath>
            </m:oMathPara>
          </w:p>
          <w:p w14:paraId="412F2D2C"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m=</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m.j</m:t>
                            </m:r>
                          </m:sub>
                        </m:sSub>
                      </m:e>
                    </m:d>
                  </m:e>
                </m:nary>
              </m:oMath>
            </m:oMathPara>
          </w:p>
          <w:p w14:paraId="49E4D071" w14:textId="77777777" w:rsidR="00C05123" w:rsidRPr="00C16A75" w:rsidRDefault="00C05123" w:rsidP="00C56200">
            <w:pPr>
              <w:spacing w:line="360" w:lineRule="auto"/>
              <w:jc w:val="center"/>
              <w:rPr>
                <w:rFonts w:ascii="Times New Roman" w:hAnsi="Times New Roman" w:cs="Times New Roman"/>
                <w:b w:val="0"/>
                <w:bCs w:val="0"/>
                <w:lang w:val="en-US"/>
              </w:rPr>
            </w:pPr>
            <m:oMathPara>
              <m:oMath>
                <m:r>
                  <m:rPr>
                    <m:sty m:val="bi"/>
                  </m:rPr>
                  <w:rPr>
                    <w:rFonts w:ascii="Cambria Math" w:hAnsi="Cambria Math" w:cs="Times New Roman"/>
                    <w:lang w:val="en-US"/>
                  </w:rPr>
                  <m:t>V=</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m.j</m:t>
                            </m:r>
                          </m:sub>
                        </m:sSub>
                      </m:e>
                    </m:d>
                  </m:e>
                </m:nary>
              </m:oMath>
            </m:oMathPara>
          </w:p>
        </w:tc>
        <w:tc>
          <w:tcPr>
            <w:tcW w:w="2691" w:type="dxa"/>
            <w:tcBorders>
              <w:top w:val="single" w:sz="4" w:space="0" w:color="A6A6A6" w:themeColor="background1" w:themeShade="A6"/>
              <w:bottom w:val="nil"/>
            </w:tcBorders>
            <w:vAlign w:val="center"/>
          </w:tcPr>
          <w:p w14:paraId="6A1D689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H=</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m.j</m:t>
                            </m:r>
                          </m:sub>
                        </m:sSub>
                      </m:e>
                    </m:d>
                  </m:e>
                </m:nary>
              </m:oMath>
            </m:oMathPara>
          </w:p>
          <w:p w14:paraId="05439958"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S=</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m.j</m:t>
                            </m:r>
                          </m:sub>
                        </m:sSub>
                      </m:e>
                    </m:d>
                  </m:e>
                </m:nary>
              </m:oMath>
            </m:oMathPara>
          </w:p>
          <w:p w14:paraId="0D5E88E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Q=</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m.j</m:t>
                            </m:r>
                          </m:sub>
                        </m:sSub>
                      </m:e>
                    </m:d>
                  </m:e>
                </m:nary>
              </m:oMath>
            </m:oMathPara>
          </w:p>
        </w:tc>
        <w:tc>
          <w:tcPr>
            <w:tcW w:w="3119" w:type="dxa"/>
            <w:tcBorders>
              <w:top w:val="single" w:sz="4" w:space="0" w:color="A6A6A6" w:themeColor="background1" w:themeShade="A6"/>
              <w:left w:val="nil"/>
              <w:bottom w:val="nil"/>
            </w:tcBorders>
            <w:vAlign w:val="center"/>
          </w:tcPr>
          <w:p w14:paraId="7EB7E2A1"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Extensive properties</w:t>
            </w:r>
            <w:r w:rsidRPr="00C16A75">
              <w:rPr>
                <w:rFonts w:ascii="Times New Roman" w:hAnsi="Times New Roman" w:cs="Times New Roman"/>
                <w:lang w:val="en-US"/>
              </w:rPr>
              <w:t xml:space="preserve"> of the homogenous chemical solution (amount of substance, mass, volume, enthalpy, entropy, electric charge)</w:t>
            </w:r>
          </w:p>
        </w:tc>
      </w:tr>
      <w:tr w:rsidR="00C05123" w:rsidRPr="00C16A75" w14:paraId="13EBF7BA" w14:textId="77777777" w:rsidTr="00C56200">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AA99282"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U=H-p∙V</m:t>
                </m:r>
              </m:oMath>
            </m:oMathPara>
          </w:p>
        </w:tc>
        <w:tc>
          <w:tcPr>
            <w:tcW w:w="3119" w:type="dxa"/>
            <w:tcBorders>
              <w:left w:val="nil"/>
              <w:bottom w:val="nil"/>
            </w:tcBorders>
            <w:vAlign w:val="center"/>
          </w:tcPr>
          <w:p w14:paraId="366676E5"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Internal energy</w:t>
            </w:r>
            <w:r w:rsidRPr="00C16A75">
              <w:rPr>
                <w:rFonts w:ascii="Times New Roman" w:hAnsi="Times New Roman" w:cs="Times New Roman"/>
                <w:lang w:val="en-US"/>
              </w:rPr>
              <w:t xml:space="preserve"> of the chemical solution</w:t>
            </w:r>
          </w:p>
        </w:tc>
      </w:tr>
      <w:tr w:rsidR="00C05123" w:rsidRPr="00C16A75" w14:paraId="789349EA"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E8B4773" w14:textId="77777777" w:rsidR="00C05123" w:rsidRPr="00C16A75" w:rsidRDefault="00C05123" w:rsidP="00C56200">
            <w:pPr>
              <w:spacing w:line="360" w:lineRule="auto"/>
              <w:jc w:val="center"/>
              <w:rPr>
                <w:rFonts w:ascii="Times New Roman" w:eastAsia="Calibri" w:hAnsi="Times New Roman" w:cs="Times New Roman"/>
                <w:b w:val="0"/>
                <w:lang w:val="en-US"/>
              </w:rPr>
            </w:pPr>
            <m:oMathPara>
              <m:oMath>
                <m:r>
                  <m:rPr>
                    <m:sty m:val="bi"/>
                  </m:rPr>
                  <w:rPr>
                    <w:rFonts w:ascii="Cambria Math" w:hAnsi="Cambria Math" w:cs="Times New Roman"/>
                    <w:lang w:val="en-US"/>
                  </w:rPr>
                  <m:t>G=H-T∙S</m:t>
                </m:r>
              </m:oMath>
            </m:oMathPara>
          </w:p>
        </w:tc>
        <w:tc>
          <w:tcPr>
            <w:tcW w:w="3119" w:type="dxa"/>
            <w:tcBorders>
              <w:left w:val="nil"/>
              <w:bottom w:val="nil"/>
            </w:tcBorders>
            <w:vAlign w:val="center"/>
          </w:tcPr>
          <w:p w14:paraId="2040FF6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Gibbs energy</w:t>
            </w:r>
            <w:r w:rsidRPr="00C16A75">
              <w:rPr>
                <w:rFonts w:ascii="Times New Roman" w:hAnsi="Times New Roman" w:cs="Times New Roman"/>
                <w:lang w:val="en-US"/>
              </w:rPr>
              <w:t xml:space="preserve"> of the chemical solution</w:t>
            </w:r>
          </w:p>
        </w:tc>
      </w:tr>
      <w:tr w:rsidR="00C05123" w:rsidRPr="00C16A75" w14:paraId="66A50658" w14:textId="77777777" w:rsidTr="00C56200">
        <w:trPr>
          <w:cnfStyle w:val="000000100000" w:firstRow="0" w:lastRow="0" w:firstColumn="0" w:lastColumn="0" w:oddVBand="0" w:evenVBand="0" w:oddHBand="1" w:evenHBand="0" w:firstRowFirstColumn="0" w:firstRowLastColumn="0" w:lastRowFirstColumn="0" w:lastRowLastColumn="0"/>
          <w:trHeight w:val="2073"/>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bottom w:val="single" w:sz="4" w:space="0" w:color="A6A6A6" w:themeColor="background1" w:themeShade="A6"/>
            </w:tcBorders>
            <w:vAlign w:val="center"/>
          </w:tcPr>
          <w:p w14:paraId="45878FFE" w14:textId="77777777" w:rsidR="00C05123" w:rsidRPr="00C16A75" w:rsidRDefault="002C7EC8" w:rsidP="00C56200">
            <w:pPr>
              <w:keepNext/>
              <w:spacing w:before="240"/>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S</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r>
                  <m:rPr>
                    <m:sty m:val="bi"/>
                  </m:rPr>
                  <w:rPr>
                    <w:rFonts w:ascii="Cambria Math" w:hAnsi="Cambria Math" w:cs="Times New Roman"/>
                    <w:lang w:val="en-US"/>
                  </w:rPr>
                  <m:t>∙</m:t>
                </m:r>
                <m:nary>
                  <m:naryPr>
                    <m:chr m:val="∏"/>
                    <m:limLoc m:val="undOvr"/>
                    <m:supHide m:val="1"/>
                    <m:ctrlPr>
                      <w:rPr>
                        <w:rFonts w:ascii="Cambria Math" w:hAnsi="Cambria Math" w:cs="Times New Roman"/>
                        <w:b w:val="0"/>
                        <w:i/>
                        <w:lang w:val="en-US"/>
                      </w:rPr>
                    </m:ctrlPr>
                  </m:naryPr>
                  <m:sub>
                    <m:r>
                      <m:rPr>
                        <m:sty m:val="bi"/>
                      </m:rPr>
                      <w:rPr>
                        <w:rFonts w:ascii="Cambria Math" w:hAnsi="Cambria Math" w:cs="Times New Roman"/>
                        <w:lang w:val="en-US"/>
                      </w:rPr>
                      <m:t>i</m:t>
                    </m:r>
                  </m:sub>
                  <m:sup/>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x</m:t>
                            </m:r>
                          </m:e>
                          <m:sub>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m:t>
                                </m:r>
                              </m:sub>
                            </m:sSub>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den>
                    </m:f>
                  </m:e>
                </m:nary>
              </m:oMath>
            </m:oMathPara>
          </w:p>
        </w:tc>
        <w:tc>
          <w:tcPr>
            <w:tcW w:w="3119" w:type="dxa"/>
            <w:tcBorders>
              <w:top w:val="single" w:sz="4" w:space="0" w:color="A6A6A6" w:themeColor="background1" w:themeShade="A6"/>
              <w:left w:val="nil"/>
              <w:bottom w:val="single" w:sz="4" w:space="0" w:color="A6A6A6" w:themeColor="background1" w:themeShade="A6"/>
            </w:tcBorders>
            <w:vAlign w:val="center"/>
          </w:tcPr>
          <w:p w14:paraId="7CABD205" w14:textId="63320FD9" w:rsidR="00C56200"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Equilibrium of the </w:t>
            </w:r>
            <w:r w:rsidRPr="00C16A75">
              <w:rPr>
                <w:rFonts w:ascii="Times New Roman" w:eastAsia="Times New Roman" w:hAnsi="Times New Roman" w:cs="Times New Roman"/>
                <w:b/>
                <w:lang w:val="en-US"/>
              </w:rPr>
              <w:t>specific macromolecule form S</w:t>
            </w:r>
            <w:r w:rsidRPr="00C16A75">
              <w:rPr>
                <w:rFonts w:ascii="Times New Roman" w:eastAsia="Times New Roman" w:hAnsi="Times New Roman" w:cs="Times New Roman"/>
                <w:lang w:val="en-US"/>
              </w:rPr>
              <w:t xml:space="preserve"> composed from the specific independent primary structure subunits P</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in the macromolecule quaternary structure Q</w:t>
            </w:r>
          </w:p>
        </w:tc>
      </w:tr>
      <w:tr w:rsidR="00C05123" w:rsidRPr="00C16A75" w14:paraId="004ACF8C"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tcBorders>
            <w:vAlign w:val="center"/>
          </w:tcPr>
          <w:p w14:paraId="63F159F9" w14:textId="77777777" w:rsidR="00C05123" w:rsidRPr="00C16A75" w:rsidRDefault="002C7EC8" w:rsidP="00C56200">
            <w:pPr>
              <w:keepNext/>
              <w:spacing w:before="240"/>
              <w:jc w:val="both"/>
              <w:rPr>
                <w:rFonts w:ascii="Times New Roman" w:hAnsi="Times New Roman" w:cs="Times New Roman"/>
                <w:b w:val="0"/>
                <w:lang w:val="en-US"/>
              </w:rPr>
            </w:pPr>
            <m:oMathPara>
              <m:oMath>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3119" w:type="dxa"/>
            <w:tcBorders>
              <w:top w:val="single" w:sz="4" w:space="0" w:color="A6A6A6" w:themeColor="background1" w:themeShade="A6"/>
              <w:left w:val="nil"/>
            </w:tcBorders>
            <w:vAlign w:val="center"/>
          </w:tcPr>
          <w:p w14:paraId="3D1596E6" w14:textId="77777777" w:rsidR="00C05123" w:rsidRPr="00C16A75" w:rsidRDefault="00C05123" w:rsidP="00C562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molar flows</w:t>
            </w:r>
          </w:p>
        </w:tc>
      </w:tr>
    </w:tbl>
    <w:p w14:paraId="56BC7D8C" w14:textId="77777777" w:rsidR="00C56200" w:rsidRDefault="00C56200">
      <w:pPr>
        <w:rPr>
          <w:rFonts w:ascii="Times New Roman" w:hAnsi="Times New Roman" w:cs="Times New Roman"/>
          <w:b/>
          <w:bCs/>
          <w:lang w:val="en-US"/>
        </w:rPr>
      </w:pPr>
      <w:r>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835"/>
      </w:tblGrid>
      <w:tr w:rsidR="00C05123" w:rsidRPr="00C16A75" w14:paraId="7C81DF5C"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2"/>
            <w:vAlign w:val="center"/>
          </w:tcPr>
          <w:p w14:paraId="5D96C7F5"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lang w:val="en-US"/>
              </w:rPr>
              <w:lastRenderedPageBreak/>
              <w:br w:type="page"/>
            </w:r>
            <w:r w:rsidRPr="00C16A75">
              <w:rPr>
                <w:rFonts w:ascii="Times New Roman" w:hAnsi="Times New Roman" w:cs="Times New Roman"/>
                <w:sz w:val="28"/>
                <w:szCs w:val="28"/>
                <w:lang w:val="en-US"/>
              </w:rPr>
              <w:t>Recalculation of chemical parameters from substance properties</w:t>
            </w:r>
          </w:p>
        </w:tc>
      </w:tr>
      <w:tr w:rsidR="00C05123" w:rsidRPr="00C16A75" w14:paraId="2684E03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62D911" w14:textId="77777777" w:rsidR="00C05123" w:rsidRPr="00C16A75" w:rsidRDefault="00C05123" w:rsidP="000173C7">
            <w:pPr>
              <w:jc w:val="center"/>
              <w:rPr>
                <w:rFonts w:ascii="Times New Roman" w:hAnsi="Times New Roman" w:cs="Times New Roman"/>
                <w:b w:val="0"/>
                <w:lang w:val="en-US"/>
              </w:rPr>
            </w:pPr>
            <m:oMathPara>
              <m:oMath>
                <m:r>
                  <m:rPr>
                    <m:sty m:val="bi"/>
                  </m:rPr>
                  <w:rPr>
                    <w:rFonts w:ascii="Cambria Math" w:hAnsi="Cambria Math" w:cs="Times New Roman"/>
                    <w:lang w:val="en-US"/>
                  </w:rPr>
                  <m:t>K=</m:t>
                </m:r>
                <m:nary>
                  <m:naryPr>
                    <m:chr m:val="∏"/>
                    <m:limLoc m:val="undOvr"/>
                    <m:subHide m:val="1"/>
                    <m:supHide m:val="1"/>
                    <m:ctrlPr>
                      <w:rPr>
                        <w:rFonts w:ascii="Cambria Math" w:hAnsi="Cambria Math" w:cs="Times New Roman"/>
                        <w:b w:val="0"/>
                        <w:i/>
                        <w:lang w:val="en-US"/>
                      </w:rPr>
                    </m:ctrlPr>
                  </m:naryPr>
                  <m:sub/>
                  <m:sup/>
                  <m:e>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j</m:t>
                            </m:r>
                          </m:sub>
                        </m:sSub>
                      </m:e>
                      <m:sup>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sup>
                    </m:sSup>
                  </m:e>
                </m:nary>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j</m:t>
                                        </m:r>
                                      </m:sub>
                                      <m:sup>
                                        <m:r>
                                          <m:rPr>
                                            <m:sty m:val="bi"/>
                                          </m:rPr>
                                          <w:rPr>
                                            <w:rFonts w:ascii="Cambria Math" w:hAnsi="Cambria Math" w:cs="Times New Roman"/>
                                            <w:lang w:val="en-US"/>
                                          </w:rPr>
                                          <m:t>o</m:t>
                                        </m:r>
                                      </m:sup>
                                    </m:sSubSup>
                                  </m:e>
                                </m:d>
                              </m:e>
                            </m:nary>
                          </m:num>
                          <m:den>
                            <m:r>
                              <m:rPr>
                                <m:sty m:val="bi"/>
                              </m:rPr>
                              <w:rPr>
                                <w:rFonts w:ascii="Cambria Math" w:hAnsi="Cambria Math" w:cs="Times New Roman"/>
                                <w:lang w:val="en-US"/>
                              </w:rPr>
                              <m:t>R∙T</m:t>
                            </m:r>
                          </m:den>
                        </m:f>
                      </m:e>
                    </m:d>
                  </m:sup>
                </m:sSup>
              </m:oMath>
            </m:oMathPara>
          </w:p>
        </w:tc>
        <w:tc>
          <w:tcPr>
            <w:tcW w:w="2835" w:type="dxa"/>
            <w:vAlign w:val="center"/>
          </w:tcPr>
          <w:p w14:paraId="742E1267" w14:textId="77777777" w:rsidR="00C05123" w:rsidRPr="00C16A75" w:rsidRDefault="00C05123" w:rsidP="000173C7">
            <w:pPr>
              <w:ind w:left="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3" w:name="_Ref418608009"/>
            <w:r w:rsidRPr="00C16A75">
              <w:rPr>
                <w:rFonts w:ascii="Times New Roman" w:hAnsi="Times New Roman" w:cs="Times New Roman"/>
                <w:lang w:val="en-US"/>
              </w:rPr>
              <w:t>Equilibrium (dissociation) coefficient  of the chemical reaction</w:t>
            </w:r>
            <w:bookmarkEnd w:id="363"/>
          </w:p>
        </w:tc>
      </w:tr>
      <w:tr w:rsidR="00C05123" w:rsidRPr="00C16A75" w14:paraId="4DC91EF8"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29AA646"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Π=</m:t>
                </m:r>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out</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in</m:t>
                        </m:r>
                      </m:sub>
                      <m:sup>
                        <m:r>
                          <m:rPr>
                            <m:sty m:val="bi"/>
                          </m:rPr>
                          <w:rPr>
                            <w:rFonts w:ascii="Cambria Math" w:hAnsi="Cambria Math" w:cs="Times New Roman"/>
                            <w:lang w:val="en-US"/>
                          </w:rPr>
                          <m:t>o</m:t>
                        </m:r>
                      </m:sup>
                    </m:sSubSup>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i"/>
                  </m:rPr>
                  <w:rPr>
                    <w:rFonts w:ascii="Cambria Math" w:hAnsi="Cambria Math" w:cs="Times New Roman"/>
                    <w:lang w:val="en-US"/>
                  </w:rPr>
                  <m:t>=</m:t>
                </m:r>
                <m:f>
                  <m:fPr>
                    <m:ctrlPr>
                      <w:rPr>
                        <w:rFonts w:ascii="Cambria Math" w:hAnsi="Cambria Math" w:cs="Times New Roman"/>
                        <w:b w:val="0"/>
                        <w:i/>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11E9B4C8"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4" w:name="_Ref418602681"/>
            <w:r w:rsidRPr="00C16A75">
              <w:rPr>
                <w:rFonts w:ascii="Times New Roman" w:hAnsi="Times New Roman" w:cs="Times New Roman"/>
                <w:lang w:val="en-US"/>
              </w:rPr>
              <w:t>Osmotic pressure</w:t>
            </w:r>
            <w:bookmarkEnd w:id="364"/>
            <w:r w:rsidRPr="00C16A75">
              <w:rPr>
                <w:rFonts w:ascii="Times New Roman" w:hAnsi="Times New Roman" w:cs="Times New Roman"/>
                <w:lang w:val="en-US"/>
              </w:rPr>
              <w:t xml:space="preserve"> (equilibrium of each uncharged permeable substance across membrane)</w:t>
            </w:r>
          </w:p>
        </w:tc>
      </w:tr>
      <w:tr w:rsidR="00C05123" w:rsidRPr="00C16A75" w14:paraId="60C12469" w14:textId="77777777" w:rsidTr="000173C7">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7B5E06B"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φ=</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out</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in</m:t>
                    </m:r>
                  </m:sub>
                </m:sSub>
                <m:r>
                  <m:rPr>
                    <m:sty m:val="bi"/>
                  </m:rPr>
                  <w:rPr>
                    <w:rFonts w:ascii="Cambria Math" w:hAnsi="Cambria Math" w:cs="Times New Roman"/>
                    <w:lang w:val="en-US"/>
                  </w:rPr>
                  <m:t>=</m:t>
                </m:r>
                <m:f>
                  <m:fPr>
                    <m:ctrlPr>
                      <w:rPr>
                        <w:rFonts w:ascii="Cambria Math" w:hAnsi="Cambria Math" w:cs="Times New Roman"/>
                        <w:b w:val="0"/>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j</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576F37EB"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5" w:name="_Ref418603969"/>
            <w:r w:rsidRPr="00C16A75">
              <w:rPr>
                <w:rFonts w:ascii="Times New Roman" w:hAnsi="Times New Roman" w:cs="Times New Roman"/>
                <w:lang w:val="en-US"/>
              </w:rPr>
              <w:t>Membrane potential</w:t>
            </w:r>
            <w:bookmarkEnd w:id="365"/>
            <w:r w:rsidRPr="00C16A75">
              <w:rPr>
                <w:rFonts w:ascii="Times New Roman" w:hAnsi="Times New Roman" w:cs="Times New Roman"/>
                <w:lang w:val="en-US"/>
              </w:rPr>
              <w:t xml:space="preserve"> (equilibrium of each charged permeable substance across membrane)</w:t>
            </w:r>
          </w:p>
        </w:tc>
      </w:tr>
      <w:tr w:rsidR="00C05123" w:rsidRPr="00C16A75" w14:paraId="4D47DA26"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6C9EBB84" w14:textId="77777777" w:rsidR="00C05123" w:rsidRPr="00C16A75" w:rsidRDefault="002C7EC8" w:rsidP="000173C7">
            <w:pPr>
              <w:spacing w:line="360" w:lineRule="auto"/>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208C9BF5"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6" w:name="_Ref418606706"/>
            <w:r w:rsidRPr="00C16A75">
              <w:rPr>
                <w:rFonts w:ascii="Times New Roman" w:hAnsi="Times New Roman" w:cs="Times New Roman"/>
                <w:lang w:val="en-US"/>
              </w:rPr>
              <w:t>Henry’s coefficient</w:t>
            </w:r>
            <w:bookmarkEnd w:id="366"/>
            <w:r w:rsidRPr="00C16A75">
              <w:rPr>
                <w:rFonts w:ascii="Times New Roman" w:hAnsi="Times New Roman" w:cs="Times New Roman"/>
                <w:lang w:val="en-US"/>
              </w:rPr>
              <w:t xml:space="preserve"> (equilibrium of gas dissolution in liquid)</w:t>
            </w:r>
          </w:p>
        </w:tc>
      </w:tr>
      <w:tr w:rsidR="00C05123" w:rsidRPr="00C16A75" w14:paraId="23D58B6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888BCF8" w14:textId="77777777" w:rsidR="00C05123" w:rsidRPr="00C16A75" w:rsidRDefault="002C7EC8" w:rsidP="000173C7">
            <w:pPr>
              <w:keepNext/>
              <w:jc w:val="center"/>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dissolved</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gaseous</m:t>
                    </m:r>
                  </m:sub>
                </m:sSub>
                <m:r>
                  <m:rPr>
                    <m:sty m:val="bi"/>
                  </m:rPr>
                  <w:rPr>
                    <w:rFonts w:ascii="Cambria Math" w:hAnsi="Cambria Math" w:cs="Times New Roman"/>
                    <w:lang w:val="en-US"/>
                  </w:rPr>
                  <m:t>+298∙C</m:t>
                </m:r>
              </m:oMath>
            </m:oMathPara>
          </w:p>
        </w:tc>
        <w:tc>
          <w:tcPr>
            <w:tcW w:w="2835" w:type="dxa"/>
            <w:vAlign w:val="center"/>
          </w:tcPr>
          <w:p w14:paraId="10C655C8" w14:textId="143E22DA"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Molar enthalpy change of gass dissolution from Henry’s constant C</w:t>
            </w:r>
            <w:r w:rsidR="00701956" w:rsidRPr="00C16A75">
              <w:rPr>
                <w:rFonts w:ascii="Times New Roman" w:eastAsia="Times New Roman" w:hAnsi="Times New Roman" w:cs="Times New Roman"/>
                <w:lang w:val="en-US"/>
              </w:rPr>
              <w:t xml:space="preserve"> at 25°C</w:t>
            </w:r>
          </w:p>
        </w:tc>
      </w:tr>
      <w:tr w:rsidR="00C05123" w:rsidRPr="00C16A75" w14:paraId="0A262D04"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25205FF" w14:textId="77777777" w:rsidR="00C05123" w:rsidRPr="00C16A75" w:rsidRDefault="002C7EC8"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p w14:paraId="2FBCF316" w14:textId="77777777" w:rsidR="00C05123" w:rsidRPr="00C16A75" w:rsidRDefault="00C05123" w:rsidP="000173C7">
            <w:pPr>
              <w:keepNext/>
              <w:jc w:val="center"/>
              <w:rPr>
                <w:rFonts w:ascii="Times New Roman" w:hAnsi="Times New Roman" w:cs="Times New Roman"/>
                <w:b w:val="0"/>
                <w:i/>
                <w:lang w:val="en-US"/>
              </w:rPr>
            </w:pPr>
          </w:p>
          <w:p w14:paraId="7EC65899" w14:textId="77777777" w:rsidR="00C05123" w:rsidRPr="00C16A75" w:rsidRDefault="00C05123" w:rsidP="000173C7">
            <w:pPr>
              <w:keepNext/>
              <w:jc w:val="center"/>
              <w:rPr>
                <w:rFonts w:ascii="Times New Roman" w:hAnsi="Times New Roman" w:cs="Times New Roman"/>
                <w:b w:val="0"/>
                <w:szCs w:val="24"/>
                <w:lang w:val="en-US"/>
              </w:rPr>
            </w:pPr>
            <w:r w:rsidRPr="00C16A75">
              <w:rPr>
                <w:rFonts w:ascii="Times New Roman" w:hAnsi="Times New Roman" w:cs="Times New Roman"/>
                <w:b w:val="0"/>
                <w:szCs w:val="24"/>
                <w:lang w:val="en-US"/>
              </w:rPr>
              <w:t>Water solution:</w:t>
            </w:r>
          </w:p>
          <w:p w14:paraId="1A41DBF9" w14:textId="77777777" w:rsidR="00C05123" w:rsidRPr="00C16A75" w:rsidRDefault="002C7EC8"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=0.018∙</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tc>
        <w:tc>
          <w:tcPr>
            <w:tcW w:w="2835" w:type="dxa"/>
            <w:tcBorders>
              <w:bottom w:val="single" w:sz="4" w:space="0" w:color="A5A5A5" w:themeColor="accent3"/>
            </w:tcBorders>
            <w:vAlign w:val="center"/>
          </w:tcPr>
          <w:p w14:paraId="6BA092A1"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Recalculation of Henry’s coefficients. M is molar mass of solvent in ‘kg/mol’, </w:t>
            </w:r>
            <m:oMath>
              <m:sSub>
                <m:sSubPr>
                  <m:ctrlPr>
                    <w:rPr>
                      <w:rFonts w:ascii="Cambria Math" w:hAnsi="Cambria Math" w:cs="Times New Roman"/>
                      <w:b/>
                      <w:bCs/>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w:r w:rsidRPr="00C16A75">
              <w:rPr>
                <w:rFonts w:ascii="Times New Roman" w:eastAsia="Times New Roman" w:hAnsi="Times New Roman" w:cs="Times New Roman"/>
                <w:b/>
                <w:bCs/>
                <w:lang w:val="en-US"/>
              </w:rPr>
              <w:t xml:space="preserve"> </w:t>
            </w:r>
            <w:r w:rsidRPr="00C16A75">
              <w:rPr>
                <w:rFonts w:ascii="Times New Roman" w:eastAsia="Times New Roman" w:hAnsi="Times New Roman" w:cs="Times New Roman"/>
                <w:bCs/>
                <w:lang w:val="en-US"/>
              </w:rPr>
              <w:t>is Henry</w:t>
            </w:r>
            <w:r w:rsidRPr="00C16A75">
              <w:rPr>
                <w:rFonts w:ascii="Times New Roman" w:eastAsia="Times New Roman" w:hAnsi="Times New Roman" w:cs="Times New Roman"/>
                <w:lang w:val="en-US"/>
              </w:rPr>
              <w:t>’s coefficient in ‘mol/kg*bar’ as presented by NIST</w:t>
            </w:r>
            <w:r w:rsidRPr="00C16A75">
              <w:rPr>
                <w:rStyle w:val="Znakapoznpodarou"/>
                <w:rFonts w:ascii="Times New Roman" w:eastAsia="Times New Roman" w:hAnsi="Times New Roman" w:cs="Times New Roman"/>
                <w:lang w:val="en-US"/>
              </w:rPr>
              <w:footnoteReference w:id="3"/>
            </w:r>
            <w:r w:rsidRPr="00C16A75">
              <w:rPr>
                <w:rFonts w:ascii="Times New Roman" w:eastAsia="Times New Roman" w:hAnsi="Times New Roman" w:cs="Times New Roman"/>
                <w:lang w:val="en-US"/>
              </w:rPr>
              <w:t xml:space="preserve"> at 25°C and 1 bar.</w:t>
            </w:r>
          </w:p>
        </w:tc>
      </w:tr>
      <w:tr w:rsidR="00C05123" w:rsidRPr="00C16A75" w14:paraId="18F3E347"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599B61C" w14:textId="77777777" w:rsidR="00C05123" w:rsidRPr="00C16A75" w:rsidRDefault="002C7EC8"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vap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air</m:t>
                    </m:r>
                  </m:sub>
                </m:sSub>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e>
                    </m:d>
                  </m:sup>
                </m:s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oMath>
            </m:oMathPara>
          </w:p>
        </w:tc>
        <w:tc>
          <w:tcPr>
            <w:tcW w:w="2835" w:type="dxa"/>
            <w:vAlign w:val="center"/>
          </w:tcPr>
          <w:p w14:paraId="24EC5133"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7" w:name="_Ref418606743"/>
            <w:bookmarkStart w:id="368" w:name="_Ref418619107"/>
            <w:r w:rsidRPr="00C16A75">
              <w:rPr>
                <w:rFonts w:ascii="Times New Roman" w:hAnsi="Times New Roman" w:cs="Times New Roman"/>
                <w:lang w:val="en-US"/>
              </w:rPr>
              <w:t xml:space="preserve">Raoult’s </w:t>
            </w:r>
            <w:bookmarkEnd w:id="367"/>
            <w:r w:rsidRPr="00C16A75">
              <w:rPr>
                <w:rFonts w:ascii="Times New Roman" w:hAnsi="Times New Roman" w:cs="Times New Roman"/>
                <w:lang w:val="en-US"/>
              </w:rPr>
              <w:t>vapor pressure</w:t>
            </w:r>
            <w:bookmarkEnd w:id="368"/>
            <w:r w:rsidRPr="00C16A75">
              <w:rPr>
                <w:rFonts w:ascii="Times New Roman" w:hAnsi="Times New Roman" w:cs="Times New Roman"/>
                <w:lang w:val="en-US"/>
              </w:rPr>
              <w:t xml:space="preserve"> (vaporization equilibrium)</w:t>
            </w:r>
          </w:p>
        </w:tc>
      </w:tr>
      <w:tr w:rsidR="00C05123" w:rsidRPr="00C16A75" w14:paraId="651A6E89"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F62D4C9" w14:textId="77777777" w:rsidR="00C05123" w:rsidRPr="00C16A75" w:rsidRDefault="002C7EC8"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S</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6D8A137C"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9" w:name="_Ref418606909"/>
            <w:r w:rsidRPr="00C16A75">
              <w:rPr>
                <w:rFonts w:ascii="Times New Roman" w:hAnsi="Times New Roman" w:cs="Times New Roman"/>
                <w:lang w:val="en-US"/>
              </w:rPr>
              <w:t>Sieverts’ coefficient</w:t>
            </w:r>
            <w:bookmarkEnd w:id="369"/>
            <w:r w:rsidRPr="00C16A75">
              <w:rPr>
                <w:rFonts w:ascii="Times New Roman" w:hAnsi="Times New Roman" w:cs="Times New Roman"/>
                <w:lang w:val="en-US"/>
              </w:rPr>
              <w:t xml:space="preserve"> (equilibrium of gas dissolution in solids)</w:t>
            </w:r>
          </w:p>
        </w:tc>
      </w:tr>
      <w:tr w:rsidR="00C05123" w:rsidRPr="00C16A75" w14:paraId="0DF653BF"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20F6C97" w14:textId="77777777" w:rsidR="00C05123" w:rsidRPr="00C16A75" w:rsidRDefault="002C7EC8" w:rsidP="000173C7">
            <w:pPr>
              <w:keepNext/>
              <w:jc w:val="center"/>
              <w:rPr>
                <w:rFonts w:ascii="Times New Roman" w:hAnsi="Times New Roman" w:cs="Times New Roman"/>
                <w:b w:val="0"/>
                <w:sz w:val="20"/>
                <w:szCs w:val="2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m,A</m:t>
                    </m:r>
                  </m:sub>
                </m:sSub>
                <m:r>
                  <m:rPr>
                    <m:sty m:val="b"/>
                  </m:rPr>
                  <w:rPr>
                    <w:rFonts w:ascii="Cambria Math" w:hAnsi="Cambria Math" w:cs="Times New Roman"/>
                    <w:lang w:val="en-US"/>
                  </w:rPr>
                  <m:t>=</m:t>
                </m:r>
                <m:f>
                  <m:fPr>
                    <m:ctrlPr>
                      <w:rPr>
                        <w:rFonts w:ascii="Cambria Math" w:hAnsi="Cambria Math" w:cs="Times New Roman"/>
                        <w:b w:val="0"/>
                        <w:lang w:val="en-US"/>
                      </w:rPr>
                    </m:ctrlPr>
                  </m:fPr>
                  <m:num>
                    <m:r>
                      <m:rPr>
                        <m:sty m:val="bi"/>
                      </m:rPr>
                      <w:rPr>
                        <w:rFonts w:ascii="Cambria Math" w:hAnsi="Cambria Math" w:cs="Times New Roman"/>
                        <w:lang w:val="en-US"/>
                      </w:rPr>
                      <m:t>2478∙ln(</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num>
                  <m:den>
                    <m:sSub>
                      <m:sSubPr>
                        <m:ctrlPr>
                          <w:rPr>
                            <w:rFonts w:ascii="Cambria Math" w:hAnsi="Cambria Math" w:cs="Times New Roman"/>
                            <w:b w:val="0"/>
                            <w:lang w:val="en-US"/>
                          </w:rPr>
                        </m:ctrlPr>
                      </m:sSubPr>
                      <m:e>
                        <m:r>
                          <m:rPr>
                            <m:sty m:val="b"/>
                          </m:rPr>
                          <w:rPr>
                            <w:rFonts w:ascii="Cambria Math" w:hAnsi="Cambria Math" w:cs="Times New Roman"/>
                            <w:lang w:val="en-US"/>
                          </w:rPr>
                          <m:t>Π</m:t>
                        </m:r>
                      </m:e>
                      <m:sub>
                        <m:r>
                          <m:rPr>
                            <m:sty m:val="bi"/>
                          </m:rPr>
                          <w:rPr>
                            <w:rFonts w:ascii="Cambria Math" w:hAnsi="Cambria Math" w:cs="Times New Roman"/>
                            <w:lang w:val="en-US"/>
                          </w:rPr>
                          <m:t>A</m:t>
                        </m:r>
                      </m:sub>
                    </m:sSub>
                  </m:den>
                </m:f>
              </m:oMath>
            </m:oMathPara>
          </w:p>
        </w:tc>
        <w:tc>
          <w:tcPr>
            <w:tcW w:w="2835" w:type="dxa"/>
            <w:vAlign w:val="center"/>
          </w:tcPr>
          <w:p w14:paraId="64C5A921" w14:textId="12B8ECFE" w:rsidR="00C05123" w:rsidRPr="00C16A75" w:rsidRDefault="00701956"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Molar volume of the incompressible </w:t>
            </w:r>
            <w:r w:rsidR="00C05123" w:rsidRPr="00C16A75">
              <w:rPr>
                <w:rFonts w:ascii="Times New Roman" w:eastAsia="Times New Roman" w:hAnsi="Times New Roman" w:cs="Times New Roman"/>
                <w:lang w:val="en-US"/>
              </w:rPr>
              <w:t>substance A from its osmotic pressure at 25°C and 1 bar.</w:t>
            </w:r>
          </w:p>
        </w:tc>
      </w:tr>
      <w:tr w:rsidR="00C05123" w:rsidRPr="00C16A75" w14:paraId="093F81BB"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DF78A6C" w14:textId="77777777" w:rsidR="00C05123" w:rsidRPr="00C16A75" w:rsidRDefault="00C05123" w:rsidP="000173C7">
            <w:pPr>
              <w:keepNext/>
              <w:jc w:val="center"/>
              <w:rPr>
                <w:rFonts w:ascii="Times New Roman" w:eastAsia="Times New Roman" w:hAnsi="Times New Roman" w:cs="Times New Roman"/>
                <w:b w:val="0"/>
                <w:lang w:val="en-US"/>
              </w:rPr>
            </w:pPr>
            <m:oMathPara>
              <m:oMath>
                <m:r>
                  <m:rPr>
                    <m:sty m:val="bi"/>
                  </m:rPr>
                  <w:rPr>
                    <w:rFonts w:ascii="Cambria Math" w:hAnsi="Cambria Math" w:cs="Times New Roman"/>
                    <w:lang w:val="en-US"/>
                  </w:rPr>
                  <m:t>D</m:t>
                </m:r>
                <m:r>
                  <m:rPr>
                    <m:sty m:val="b"/>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r>
                  <m:rPr>
                    <m:sty m:val="bi"/>
                  </m:rPr>
                  <w:rPr>
                    <w:rFonts w:ascii="Cambria Math" w:hAnsi="Cambria Math" w:cs="Times New Roman"/>
                    <w:lang w:val="en-US"/>
                  </w:rPr>
                  <m:t>=</m:t>
                </m:r>
                <m:sSup>
                  <m:sSupPr>
                    <m:ctrlPr>
                      <w:rPr>
                        <w:rFonts w:ascii="Cambria Math" w:hAnsi="Cambria Math" w:cs="Times New Roman"/>
                        <w:b w:val="0"/>
                        <w:lang w:val="en-US"/>
                      </w:rPr>
                    </m:ctrlPr>
                  </m:sSupPr>
                  <m:e>
                    <m:r>
                      <m:rPr>
                        <m:sty m:val="bi"/>
                      </m:rPr>
                      <w:rPr>
                        <w:rFonts w:ascii="Cambria Math" w:hAnsi="Cambria Math" w:cs="Times New Roman"/>
                        <w:lang w:val="en-US"/>
                      </w:rPr>
                      <m:t>e</m:t>
                    </m:r>
                  </m:e>
                  <m:sup>
                    <m:r>
                      <m:rPr>
                        <m:sty m:val="b"/>
                      </m:rPr>
                      <w:rPr>
                        <w:rFonts w:ascii="Cambria Math" w:hAnsi="Cambria Math" w:cs="Times New Roman"/>
                        <w:lang w:val="en-US"/>
                      </w:rPr>
                      <m:t>38.93</m:t>
                    </m:r>
                    <m:r>
                      <m:rPr>
                        <m:sty m:val="bi"/>
                      </m:rPr>
                      <w:rPr>
                        <w:rFonts w:ascii="Cambria Math" w:hAnsi="Cambria Math" w:cs="Times New Roman"/>
                        <w:lang w:val="en-US"/>
                      </w:rPr>
                      <m:t>∙φ</m:t>
                    </m:r>
                  </m:sup>
                </m:sSup>
              </m:oMath>
            </m:oMathPara>
          </w:p>
        </w:tc>
        <w:tc>
          <w:tcPr>
            <w:tcW w:w="2835" w:type="dxa"/>
            <w:vAlign w:val="center"/>
          </w:tcPr>
          <w:p w14:paraId="5C86286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Donnan’s equilibrium coefficient of ions with charge +1 at 25°C and 1 bar:</w:t>
            </w:r>
          </w:p>
          <w:p w14:paraId="21C7CE3B"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D=Cation</w:t>
            </w:r>
            <w:r w:rsidRPr="00C16A75">
              <w:rPr>
                <w:rFonts w:ascii="Times New Roman" w:eastAsia="Times New Roman" w:hAnsi="Times New Roman" w:cs="Times New Roman"/>
                <w:vertAlign w:val="subscript"/>
                <w:lang w:val="en-US"/>
              </w:rPr>
              <w:t>in</w:t>
            </w:r>
            <w:r w:rsidRPr="00C16A75">
              <w:rPr>
                <w:rFonts w:ascii="Times New Roman" w:eastAsia="Times New Roman" w:hAnsi="Times New Roman" w:cs="Times New Roman"/>
                <w:lang w:val="en-US"/>
              </w:rPr>
              <w:t>/Cation</w:t>
            </w:r>
            <w:r w:rsidRPr="00C16A75">
              <w:rPr>
                <w:rFonts w:ascii="Times New Roman" w:eastAsia="Times New Roman" w:hAnsi="Times New Roman" w:cs="Times New Roman"/>
                <w:vertAlign w:val="subscript"/>
                <w:lang w:val="en-US"/>
              </w:rPr>
              <w:t>out</w:t>
            </w:r>
          </w:p>
        </w:tc>
      </w:tr>
    </w:tbl>
    <w:p w14:paraId="6460A3AB" w14:textId="77777777" w:rsidR="00C05123" w:rsidRPr="00C16A75" w:rsidRDefault="00C05123" w:rsidP="00C05123">
      <w:pPr>
        <w:jc w:val="both"/>
        <w:rPr>
          <w:rFonts w:ascii="Times New Roman" w:hAnsi="Times New Roman" w:cs="Times New Roman"/>
          <w:b/>
          <w:bCs/>
          <w:lang w:val="en-US"/>
        </w:rPr>
      </w:pPr>
    </w:p>
    <w:p w14:paraId="6A73D4EC" w14:textId="77777777" w:rsidR="00C05123" w:rsidRPr="00C16A75" w:rsidRDefault="00C05123" w:rsidP="00C05123">
      <w:pPr>
        <w:rPr>
          <w:rFonts w:ascii="Times New Roman" w:hAnsi="Times New Roman" w:cs="Times New Roman"/>
          <w:b/>
          <w:bCs/>
          <w:lang w:val="en-US"/>
        </w:rPr>
      </w:pPr>
      <w:r w:rsidRPr="00C16A75">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641"/>
      </w:tblGrid>
      <w:tr w:rsidR="00C05123" w:rsidRPr="00C16A75" w14:paraId="6DE0A78A"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78BC60F6"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sz w:val="28"/>
                <w:szCs w:val="28"/>
                <w:lang w:val="en-US"/>
              </w:rPr>
              <w:lastRenderedPageBreak/>
              <w:t>Thermal equations</w:t>
            </w:r>
          </w:p>
        </w:tc>
      </w:tr>
      <w:tr w:rsidR="00C05123" w:rsidRPr="00C16A75" w14:paraId="4BA62D99"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8841CE"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 xml:space="preserve">∂H </m:t>
                    </m:r>
                  </m:e>
                </m:nary>
              </m:oMath>
            </m:oMathPara>
          </w:p>
        </w:tc>
        <w:tc>
          <w:tcPr>
            <w:tcW w:w="2641" w:type="dxa"/>
            <w:vAlign w:val="center"/>
          </w:tcPr>
          <w:p w14:paraId="2C51729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Heat</w:t>
            </w:r>
            <w:r w:rsidRPr="00C16A75">
              <w:rPr>
                <w:rFonts w:ascii="Times New Roman" w:eastAsia="Calibri" w:hAnsi="Times New Roman" w:cs="Times New Roman"/>
                <w:lang w:val="en-US"/>
              </w:rPr>
              <w:t xml:space="preserve"> accumulation</w:t>
            </w:r>
          </w:p>
        </w:tc>
      </w:tr>
      <w:tr w:rsidR="00C05123" w:rsidRPr="00C16A75" w14:paraId="4AD8985E"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1303481" w14:textId="1CDB63B1"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T=310.15+</m:t>
                </m:r>
                <m:f>
                  <m:fPr>
                    <m:ctrlPr>
                      <w:rPr>
                        <w:rFonts w:ascii="Cambria Math" w:hAnsi="Cambria Math" w:cs="Times New Roman"/>
                        <w:i/>
                        <w:lang w:val="en-US"/>
                      </w:rPr>
                    </m:ctrlPr>
                  </m:fPr>
                  <m:num>
                    <m:r>
                      <m:rPr>
                        <m:sty m:val="bi"/>
                      </m:rPr>
                      <w:rPr>
                        <w:rFonts w:ascii="Cambria Math" w:hAnsi="Cambria Math" w:cs="Times New Roman"/>
                        <w:lang w:val="en-US"/>
                      </w:rPr>
                      <m:t>H</m:t>
                    </m:r>
                  </m:num>
                  <m:den>
                    <m:r>
                      <m:rPr>
                        <m:sty m:val="bi"/>
                      </m:rPr>
                      <w:rPr>
                        <w:rFonts w:ascii="Cambria Math" w:hAnsi="Cambria Math" w:cs="Times New Roman"/>
                        <w:lang w:val="en-US"/>
                      </w:rPr>
                      <m:t>n</m:t>
                    </m:r>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den>
                </m:f>
              </m:oMath>
            </m:oMathPara>
          </w:p>
        </w:tc>
        <w:tc>
          <w:tcPr>
            <w:tcW w:w="2641" w:type="dxa"/>
            <w:vAlign w:val="center"/>
          </w:tcPr>
          <w:p w14:paraId="715AFE3F"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Temperature</w:t>
            </w:r>
          </w:p>
        </w:tc>
      </w:tr>
      <w:tr w:rsidR="00C05123" w:rsidRPr="00C16A75" w14:paraId="3D75BDCE"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5A3420" w14:textId="78FD7904"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m:t>
                </m:r>
                <m:r>
                  <m:rPr>
                    <m:sty m:val="bi"/>
                  </m:rPr>
                  <w:rPr>
                    <w:rFonts w:ascii="Cambria Math" w:hAnsi="Cambria Math" w:cs="Times New Roman"/>
                    <w:lang w:val="en-US"/>
                  </w:rPr>
                  <m:t>Cond</m:t>
                </m:r>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m:t>
                        </m:r>
                      </m:sub>
                    </m:sSub>
                  </m:e>
                </m:d>
              </m:oMath>
            </m:oMathPara>
          </w:p>
        </w:tc>
        <w:tc>
          <w:tcPr>
            <w:tcW w:w="2641" w:type="dxa"/>
            <w:vAlign w:val="center"/>
          </w:tcPr>
          <w:p w14:paraId="098E91A3"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Heat convection </w:t>
            </w:r>
          </w:p>
        </w:tc>
      </w:tr>
      <w:tr w:rsidR="00C05123" w:rsidRPr="00C16A75" w14:paraId="2BDD1D12"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8FF6C63"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∂H=∂n∙</m:t>
                </m:r>
                <m:d>
                  <m:dPr>
                    <m:ctrlPr>
                      <w:rPr>
                        <w:rFonts w:ascii="Cambria Math" w:hAnsi="Cambria Math" w:cs="Times New Roman"/>
                        <w:i/>
                        <w:lang w:val="en-US"/>
                      </w:rPr>
                    </m:ctrlPr>
                  </m:dPr>
                  <m:e>
                    <m:r>
                      <m:rPr>
                        <m:sty m:val="bi"/>
                      </m:rPr>
                      <w:rPr>
                        <w:rFonts w:ascii="Cambria Math" w:hAnsi="Cambria Math" w:cs="Times New Roman"/>
                        <w:lang w:val="en-US"/>
                      </w:rPr>
                      <m:t>T∙</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2</m:t>
                            </m:r>
                          </m:sub>
                        </m:sSub>
                        <m:r>
                          <m:rPr>
                            <m:sty m:val="bi"/>
                          </m:rPr>
                          <w:rPr>
                            <w:rFonts w:ascii="Cambria Math" w:hAnsi="Cambria Math" w:cs="Times New Roman"/>
                            <w:lang w:val="en-US"/>
                          </w:rPr>
                          <m:t>O</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O(l)</m:t>
                            </m:r>
                          </m:sub>
                        </m:sSub>
                      </m:e>
                    </m:d>
                  </m:e>
                </m:d>
              </m:oMath>
            </m:oMathPara>
          </w:p>
        </w:tc>
        <w:tc>
          <w:tcPr>
            <w:tcW w:w="2641" w:type="dxa"/>
            <w:vAlign w:val="center"/>
          </w:tcPr>
          <w:p w14:paraId="29EE090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Change of heat by </w:t>
            </w:r>
            <w:r w:rsidRPr="00C16A75">
              <w:rPr>
                <w:rFonts w:ascii="Times New Roman" w:eastAsia="Times New Roman" w:hAnsi="Times New Roman" w:cs="Times New Roman"/>
                <w:b/>
                <w:lang w:val="en-US"/>
              </w:rPr>
              <w:t>vaporization</w:t>
            </w:r>
            <w:r w:rsidRPr="00C16A75">
              <w:rPr>
                <w:rFonts w:ascii="Times New Roman" w:eastAsia="Times New Roman" w:hAnsi="Times New Roman" w:cs="Times New Roman"/>
                <w:lang w:val="en-US"/>
              </w:rPr>
              <w:t xml:space="preserve"> of water</w:t>
            </w:r>
          </w:p>
        </w:tc>
      </w:tr>
      <w:tr w:rsidR="00C05123" w:rsidRPr="00C16A75" w14:paraId="4798783A"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CB118F9" w14:textId="77777777" w:rsidR="00C05123" w:rsidRPr="00C16A75" w:rsidRDefault="002C7EC8"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outflowing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environment</m:t>
                    </m:r>
                  </m:sub>
                </m:sSub>
              </m:oMath>
            </m:oMathPara>
          </w:p>
        </w:tc>
        <w:tc>
          <w:tcPr>
            <w:tcW w:w="2641" w:type="dxa"/>
            <w:vAlign w:val="center"/>
          </w:tcPr>
          <w:p w14:paraId="1117F5B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Ideal radiator </w:t>
            </w:r>
          </w:p>
          <w:p w14:paraId="5F39CDC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(e.g. microcirculation)</w:t>
            </w:r>
          </w:p>
        </w:tc>
      </w:tr>
      <w:tr w:rsidR="00C05123" w:rsidRPr="00C16A75" w14:paraId="15C5F623"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F492B9A" w14:textId="77777777" w:rsidR="00C05123" w:rsidRPr="00C16A75" w:rsidRDefault="002C7EC8"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751A875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heat flows</w:t>
            </w:r>
          </w:p>
        </w:tc>
      </w:tr>
    </w:tbl>
    <w:p w14:paraId="668049BF" w14:textId="77777777" w:rsidR="00C05123" w:rsidRPr="00C16A75" w:rsidRDefault="00C05123" w:rsidP="00C05123">
      <w:pPr>
        <w:jc w:val="both"/>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49AF1DC0"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29A0498" w14:textId="77777777" w:rsidR="00C05123" w:rsidRPr="00C16A75" w:rsidRDefault="00C05123" w:rsidP="000173C7">
            <w:pPr>
              <w:keepNext/>
              <w:jc w:val="both"/>
              <w:rPr>
                <w:rFonts w:ascii="Times New Roman" w:eastAsia="Times New Roman" w:hAnsi="Times New Roman" w:cs="Times New Roman"/>
                <w:lang w:val="en-US"/>
              </w:rPr>
            </w:pPr>
            <w:r w:rsidRPr="00C16A75">
              <w:rPr>
                <w:rFonts w:ascii="Times New Roman" w:eastAsia="Times New Roman" w:hAnsi="Times New Roman" w:cs="Times New Roman"/>
                <w:sz w:val="28"/>
                <w:szCs w:val="28"/>
                <w:lang w:val="en-US"/>
              </w:rPr>
              <w:t>Population equations</w:t>
            </w:r>
          </w:p>
        </w:tc>
      </w:tr>
      <w:tr w:rsidR="00C05123" w:rsidRPr="00C16A75" w14:paraId="1CFDB46B"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15231E" w14:textId="7E856848"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m:t>
                </m:r>
                <m:r>
                  <m:rPr>
                    <m:sty m:val="bi"/>
                  </m:rPr>
                  <w:rPr>
                    <w:rFonts w:ascii="Cambria Math" w:hAnsi="Cambria Math" w:cs="Times New Roman"/>
                    <w:lang w:val="en-US"/>
                  </w:rPr>
                  <m:t>=</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m:t>
                    </m:r>
                    <m:r>
                      <m:rPr>
                        <m:sty m:val="bi"/>
                      </m:rPr>
                      <w:rPr>
                        <w:rFonts w:ascii="Cambria Math" w:hAnsi="Cambria Math" w:cs="Times New Roman"/>
                        <w:lang w:val="en-US"/>
                      </w:rPr>
                      <m:t>sz</m:t>
                    </m:r>
                  </m:e>
                </m:nary>
              </m:oMath>
            </m:oMathPara>
          </w:p>
        </w:tc>
        <w:tc>
          <w:tcPr>
            <w:tcW w:w="2641" w:type="dxa"/>
            <w:vAlign w:val="center"/>
          </w:tcPr>
          <w:p w14:paraId="6BF123F7"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lang w:val="en-US"/>
              </w:rPr>
            </w:pPr>
            <w:r w:rsidRPr="00C16A75">
              <w:rPr>
                <w:rFonts w:ascii="Times New Roman" w:eastAsia="Calibri" w:hAnsi="Times New Roman" w:cs="Times New Roman"/>
                <w:b/>
                <w:lang w:val="en-US"/>
              </w:rPr>
              <w:t>Size of population</w:t>
            </w:r>
          </w:p>
        </w:tc>
      </w:tr>
      <w:tr w:rsidR="00C05123" w:rsidRPr="00C16A75" w14:paraId="493A58A1" w14:textId="77777777" w:rsidTr="000173C7">
        <w:trPr>
          <w:trHeight w:val="39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BFF1FBF" w14:textId="790D1861"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m:t>
                </m:r>
                <m:r>
                  <m:rPr>
                    <m:sty m:val="bi"/>
                  </m:rPr>
                  <w:rPr>
                    <w:rFonts w:ascii="Cambria Math" w:hAnsi="Cambria Math" w:cs="Times New Roman"/>
                    <w:lang w:val="en-US"/>
                  </w:rPr>
                  <m:t>=</m:t>
                </m:r>
                <m:r>
                  <m:rPr>
                    <m:sty m:val="bi"/>
                  </m:rPr>
                  <w:rPr>
                    <w:rFonts w:ascii="Cambria Math" w:hAnsi="Cambria Math" w:cs="Times New Roman"/>
                    <w:lang w:val="en-US"/>
                  </w:rPr>
                  <m:t>∂</m:t>
                </m:r>
                <m:r>
                  <m:rPr>
                    <m:sty m:val="bi"/>
                  </m:rPr>
                  <w:rPr>
                    <w:rFonts w:ascii="Cambria Math" w:hAnsi="Cambria Math" w:cs="Times New Roman"/>
                    <w:lang w:val="en-US"/>
                  </w:rPr>
                  <m:t>szpm</m:t>
                </m:r>
                <m:r>
                  <m:rPr>
                    <m:sty m:val="bi"/>
                  </m:rPr>
                  <w:rPr>
                    <w:rFonts w:ascii="Cambria Math" w:hAnsi="Cambria Math" w:cs="Times New Roman"/>
                    <w:lang w:val="en-US"/>
                  </w:rPr>
                  <m:t>∙</m:t>
                </m:r>
                <m:r>
                  <m:rPr>
                    <m:sty m:val="bi"/>
                  </m:rPr>
                  <w:rPr>
                    <w:rFonts w:ascii="Cambria Math" w:hAnsi="Cambria Math" w:cs="Times New Roman"/>
                    <w:lang w:val="en-US"/>
                  </w:rPr>
                  <m:t>sz</m:t>
                </m:r>
              </m:oMath>
            </m:oMathPara>
          </w:p>
        </w:tc>
        <w:tc>
          <w:tcPr>
            <w:tcW w:w="2641" w:type="dxa"/>
            <w:vAlign w:val="center"/>
          </w:tcPr>
          <w:p w14:paraId="1571C90B"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Change of population</w:t>
            </w:r>
          </w:p>
        </w:tc>
      </w:tr>
      <w:tr w:rsidR="00C05123" w:rsidRPr="00C16A75" w14:paraId="669A2C25"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66E3B7" w14:textId="2A20AA74" w:rsidR="00C05123" w:rsidRPr="00C16A75" w:rsidRDefault="002C7EC8" w:rsidP="00985282">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m:t>
                        </m:r>
                        <m:r>
                          <m:rPr>
                            <m:sty m:val="bi"/>
                          </m:rPr>
                          <w:rPr>
                            <w:rFonts w:ascii="Cambria Math" w:hAnsi="Cambria Math" w:cs="Times New Roman"/>
                            <w:lang w:val="en-US"/>
                          </w:rPr>
                          <m:t>sz</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2C3ACB68"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population flows</w:t>
            </w:r>
          </w:p>
        </w:tc>
      </w:tr>
    </w:tbl>
    <w:p w14:paraId="439C7FB4" w14:textId="77777777" w:rsidR="00C05123" w:rsidRPr="00C16A75" w:rsidRDefault="00C05123" w:rsidP="00C05123">
      <w:pPr>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3FD30604" w14:textId="77777777" w:rsidTr="000173C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5DBE452" w14:textId="77777777" w:rsidR="00C05123" w:rsidRPr="00C16A75" w:rsidRDefault="00C05123" w:rsidP="000173C7">
            <w:pPr>
              <w:jc w:val="both"/>
              <w:rPr>
                <w:rFonts w:ascii="Times New Roman" w:hAnsi="Times New Roman" w:cs="Times New Roman"/>
                <w:lang w:val="en-US"/>
              </w:rPr>
            </w:pPr>
            <w:r w:rsidRPr="00C16A75">
              <w:rPr>
                <w:rFonts w:ascii="Times New Roman" w:eastAsia="Times New Roman" w:hAnsi="Times New Roman" w:cs="Times New Roman"/>
                <w:sz w:val="28"/>
                <w:szCs w:val="28"/>
                <w:lang w:val="en-US"/>
              </w:rPr>
              <w:t>Hydraulic equations</w:t>
            </w:r>
          </w:p>
        </w:tc>
      </w:tr>
      <w:tr w:rsidR="00C05123" w:rsidRPr="00C16A75" w14:paraId="05B100AE"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9A9455"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∂V</m:t>
                    </m:r>
                  </m:e>
                </m:nary>
              </m:oMath>
            </m:oMathPara>
          </w:p>
        </w:tc>
        <w:tc>
          <w:tcPr>
            <w:tcW w:w="2641" w:type="dxa"/>
            <w:vAlign w:val="center"/>
          </w:tcPr>
          <w:p w14:paraId="4E39424A"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Volume</w:t>
            </w:r>
            <w:r w:rsidRPr="00C16A75">
              <w:rPr>
                <w:rFonts w:ascii="Times New Roman" w:eastAsia="Calibri" w:hAnsi="Times New Roman" w:cs="Times New Roman"/>
                <w:lang w:val="en-US"/>
              </w:rPr>
              <w:t xml:space="preserve"> accumulation</w:t>
            </w:r>
          </w:p>
        </w:tc>
      </w:tr>
      <w:tr w:rsidR="00C05123" w:rsidRPr="00C16A75" w14:paraId="12D524C7" w14:textId="77777777" w:rsidTr="000173C7">
        <w:trPr>
          <w:trHeight w:val="951"/>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73C6FC" w14:textId="77777777" w:rsidR="00C05123" w:rsidRPr="00C16A75" w:rsidRDefault="00C05123" w:rsidP="000173C7">
            <w:pPr>
              <w:keepNext/>
              <w:jc w:val="both"/>
              <w:rPr>
                <w:rFonts w:ascii="Times New Roman" w:hAnsi="Times New Roman" w:cs="Times New Roman"/>
                <w:lang w:val="en-US"/>
              </w:rPr>
            </w:pPr>
            <m:oMathPara>
              <m:oMathParaPr>
                <m:jc m:val="center"/>
              </m:oMathParaPr>
              <m:oMath>
                <m:r>
                  <m:rPr>
                    <m:sty m:val="bi"/>
                  </m:rPr>
                  <w:rPr>
                    <w:rFonts w:ascii="Cambria Math" w:hAnsi="Cambria Math" w:cs="Times New Roman"/>
                    <w:lang w:val="en-US"/>
                  </w:rPr>
                  <m:t>p=</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f>
                          <m:fPr>
                            <m:ctrlPr>
                              <w:rPr>
                                <w:rFonts w:ascii="Cambria Math" w:hAnsi="Cambria Math" w:cs="Times New Roman"/>
                                <w:i/>
                                <w:lang w:val="en-US"/>
                              </w:rPr>
                            </m:ctrlPr>
                          </m:fPr>
                          <m:num>
                            <m:r>
                              <m:rPr>
                                <m:sty m:val="bi"/>
                              </m:rPr>
                              <w:rPr>
                                <w:rFonts w:ascii="Cambria Math" w:hAnsi="Cambria Math" w:cs="Times New Roman"/>
                                <w:lang w:val="en-US"/>
                              </w:rPr>
                              <m:t>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tc>
        <w:tc>
          <w:tcPr>
            <w:tcW w:w="2641" w:type="dxa"/>
            <w:vAlign w:val="center"/>
          </w:tcPr>
          <w:p w14:paraId="5EA59F1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b/>
                <w:lang w:val="en-US"/>
              </w:rPr>
              <w:t>Pressure</w:t>
            </w:r>
            <w:r w:rsidRPr="00C16A75">
              <w:rPr>
                <w:rFonts w:ascii="Times New Roman" w:eastAsia="Times New Roman" w:hAnsi="Times New Roman" w:cs="Times New Roman"/>
                <w:lang w:val="en-US"/>
              </w:rPr>
              <w:t xml:space="preserve"> in container with elastic walls (e.g. blood or lymph vessels)</w:t>
            </w:r>
          </w:p>
        </w:tc>
      </w:tr>
      <w:tr w:rsidR="00C05123" w:rsidRPr="00C16A75" w14:paraId="3C45D1F9" w14:textId="77777777" w:rsidTr="000173C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5F09D98"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f>
                  <m:fPr>
                    <m:ctrlPr>
                      <w:rPr>
                        <w:rFonts w:ascii="Cambria Math" w:hAnsi="Cambria Math" w:cs="Times New Roman"/>
                        <w:i/>
                        <w:lang w:val="en-US"/>
                      </w:rPr>
                    </m:ctrlPr>
                  </m:fPr>
                  <m:num>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num>
                  <m:den>
                    <m:r>
                      <m:rPr>
                        <m:sty m:val="bi"/>
                      </m:rPr>
                      <w:rPr>
                        <w:rFonts w:ascii="Cambria Math" w:hAnsi="Cambria Math" w:cs="Times New Roman"/>
                        <w:lang w:val="en-US"/>
                      </w:rPr>
                      <m:t>R</m:t>
                    </m:r>
                  </m:den>
                </m:f>
              </m:oMath>
            </m:oMathPara>
          </w:p>
        </w:tc>
        <w:tc>
          <w:tcPr>
            <w:tcW w:w="2641" w:type="dxa"/>
            <w:vAlign w:val="center"/>
          </w:tcPr>
          <w:p w14:paraId="4ADA85A4"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resistance</w:t>
            </w:r>
            <w:r w:rsidRPr="00C16A75">
              <w:rPr>
                <w:rFonts w:ascii="Times New Roman" w:eastAsia="Times New Roman" w:hAnsi="Times New Roman" w:cs="Times New Roman"/>
                <w:lang w:val="en-US"/>
              </w:rPr>
              <w:t xml:space="preserve"> /conductance</w:t>
            </w:r>
          </w:p>
        </w:tc>
      </w:tr>
      <w:tr w:rsidR="00C05123" w:rsidRPr="00C16A75" w14:paraId="534C509C" w14:textId="77777777" w:rsidTr="000173C7">
        <w:trPr>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D951ECA" w14:textId="77777777" w:rsidR="00C05123" w:rsidRPr="00C16A75" w:rsidRDefault="002C7EC8"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down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up</m:t>
                    </m:r>
                  </m:sub>
                </m:sSub>
                <m:r>
                  <m:rPr>
                    <m:sty m:val="bi"/>
                  </m:rPr>
                  <w:rPr>
                    <w:rFonts w:ascii="Cambria Math" w:hAnsi="Cambria Math" w:cs="Times New Roman"/>
                    <w:lang w:val="en-US"/>
                  </w:rPr>
                  <m:t>+g∙ϱ∙h</m:t>
                </m:r>
              </m:oMath>
            </m:oMathPara>
          </w:p>
        </w:tc>
        <w:tc>
          <w:tcPr>
            <w:tcW w:w="2641" w:type="dxa"/>
            <w:vAlign w:val="center"/>
          </w:tcPr>
          <w:p w14:paraId="3CCB0359"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Pascal’s law</w:t>
            </w:r>
          </w:p>
        </w:tc>
      </w:tr>
      <w:tr w:rsidR="00C05123" w:rsidRPr="00C16A75" w14:paraId="67187902"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1BD645D" w14:textId="2ECBB9CC" w:rsidR="00C05123" w:rsidRPr="00C16A75" w:rsidRDefault="00C05123" w:rsidP="00701956">
            <w:pPr>
              <w:keepNext/>
              <w:jc w:val="both"/>
              <w:rPr>
                <w:rFonts w:ascii="Times New Roman" w:hAnsi="Times New Roman" w:cs="Times New Roman"/>
                <w:lang w:val="en-US"/>
              </w:rPr>
            </w:pPr>
            <m:oMathPara>
              <m:oMath>
                <m:r>
                  <m:rPr>
                    <m:sty m:val="bi"/>
                  </m:rP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off</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closed</m:t>
                        </m:r>
                      </m:e>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on</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open</m:t>
                        </m:r>
                      </m:e>
                    </m:eqArr>
                  </m:e>
                </m:d>
              </m:oMath>
            </m:oMathPara>
          </w:p>
        </w:tc>
        <w:tc>
          <w:tcPr>
            <w:tcW w:w="2641" w:type="dxa"/>
            <w:vAlign w:val="center"/>
          </w:tcPr>
          <w:p w14:paraId="49C008A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Idealized hydraulic </w:t>
            </w:r>
            <w:r w:rsidRPr="00C16A75">
              <w:rPr>
                <w:rFonts w:ascii="Times New Roman" w:eastAsia="Times New Roman" w:hAnsi="Times New Roman" w:cs="Times New Roman"/>
                <w:b/>
                <w:lang w:val="en-US"/>
              </w:rPr>
              <w:t>valve</w:t>
            </w:r>
          </w:p>
        </w:tc>
      </w:tr>
      <w:tr w:rsidR="00C05123" w:rsidRPr="00C16A75" w14:paraId="662C4F01" w14:textId="77777777" w:rsidTr="000173C7">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0E71E1D" w14:textId="5BE377AD" w:rsidR="00C05123" w:rsidRPr="00C16A75" w:rsidRDefault="00C05123"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num>
                      <m:den>
                        <m:r>
                          <m:rPr>
                            <m:sty m:val="bi"/>
                          </m:rPr>
                          <w:rPr>
                            <w:rFonts w:ascii="Cambria Math" w:hAnsi="Cambria Math" w:cs="Times New Roman"/>
                            <w:lang w:val="en-US"/>
                          </w:rPr>
                          <m:t>Inertance</m:t>
                        </m:r>
                      </m:den>
                    </m:f>
                  </m:e>
                </m:nary>
              </m:oMath>
            </m:oMathPara>
          </w:p>
        </w:tc>
        <w:tc>
          <w:tcPr>
            <w:tcW w:w="2641" w:type="dxa"/>
            <w:vAlign w:val="center"/>
          </w:tcPr>
          <w:p w14:paraId="2D7B16F4"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inertia</w:t>
            </w:r>
          </w:p>
        </w:tc>
      </w:tr>
      <w:tr w:rsidR="00C05123" w:rsidRPr="00C16A75" w14:paraId="06B1D911"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CDFB453" w14:textId="77777777" w:rsidR="00C05123" w:rsidRPr="00C16A75" w:rsidRDefault="002C7EC8"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3D15C1A0"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volumetric flows</w:t>
            </w:r>
          </w:p>
        </w:tc>
      </w:tr>
    </w:tbl>
    <w:p w14:paraId="0231B0A9" w14:textId="10485DC7" w:rsidR="00985282" w:rsidRDefault="00985282" w:rsidP="004F0385">
      <w:pPr>
        <w:spacing w:before="240"/>
        <w:rPr>
          <w:rFonts w:ascii="Times New Roman" w:hAnsi="Times New Roman" w:cs="Times New Roman"/>
          <w:lang w:val="en-US"/>
        </w:rPr>
      </w:pPr>
    </w:p>
    <w:p w14:paraId="04E996BC" w14:textId="009EDB8F" w:rsidR="00C56200" w:rsidRDefault="00985282">
      <w:pPr>
        <w:rPr>
          <w:rFonts w:ascii="Times New Roman" w:hAnsi="Times New Roman" w:cs="Times New Roman"/>
          <w:lang w:val="en-US"/>
        </w:rPr>
      </w:pPr>
      <w:r>
        <w:rPr>
          <w:rFonts w:ascii="Times New Roman" w:hAnsi="Times New Roman" w:cs="Times New Roman"/>
          <w:lang w:val="en-US"/>
        </w:rPr>
        <w:br w:type="page"/>
      </w:r>
      <w:r w:rsidR="00C56200">
        <w:rPr>
          <w:rFonts w:ascii="Times New Roman" w:hAnsi="Times New Roman" w:cs="Times New Roman"/>
          <w:lang w:val="en-US"/>
        </w:rPr>
        <w:lastRenderedPageBreak/>
        <w:br w:type="page"/>
      </w:r>
    </w:p>
    <w:p w14:paraId="304DDD39" w14:textId="0826E37A" w:rsidR="00C56200" w:rsidRDefault="00C56200" w:rsidP="00C56200">
      <w:pPr>
        <w:pStyle w:val="Nadpis1"/>
        <w:numPr>
          <w:ilvl w:val="0"/>
          <w:numId w:val="0"/>
        </w:numPr>
        <w:ind w:left="432"/>
        <w:jc w:val="both"/>
        <w:rPr>
          <w:rStyle w:val="Znaknadpisu1"/>
          <w:rFonts w:ascii="Times New Roman" w:hAnsi="Times New Roman" w:cs="Times New Roman"/>
        </w:rPr>
      </w:pPr>
      <w:bookmarkStart w:id="370" w:name="_Toc421792700"/>
      <w:r>
        <w:rPr>
          <w:lang w:val="en-US"/>
        </w:rPr>
        <w:lastRenderedPageBreak/>
        <w:t>Appendix C – Publications</w:t>
      </w:r>
      <w:r w:rsidR="00352DEC">
        <w:rPr>
          <w:lang w:val="en-US"/>
        </w:rPr>
        <w:t xml:space="preserve"> in extenso</w:t>
      </w:r>
      <w:bookmarkEnd w:id="370"/>
    </w:p>
    <w:p w14:paraId="6959ACFA" w14:textId="479CFF0E" w:rsidR="004B62C1" w:rsidRPr="00C16A75" w:rsidRDefault="004B62C1" w:rsidP="00985282">
      <w:pPr>
        <w:rPr>
          <w:rFonts w:ascii="Times New Roman" w:hAnsi="Times New Roman" w:cs="Times New Roman"/>
          <w:lang w:val="en-US"/>
        </w:rPr>
      </w:pPr>
    </w:p>
    <w:sectPr w:rsidR="004B62C1" w:rsidRPr="00C16A75" w:rsidSect="007978CB">
      <w:footerReference w:type="even" r:id="rId224"/>
      <w:footerReference w:type="default" r:id="rId225"/>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76DC77" w14:textId="77777777" w:rsidR="000706CA" w:rsidRDefault="000706CA">
      <w:pPr>
        <w:spacing w:after="0" w:line="240" w:lineRule="auto"/>
      </w:pPr>
      <w:r>
        <w:separator/>
      </w:r>
    </w:p>
  </w:endnote>
  <w:endnote w:type="continuationSeparator" w:id="0">
    <w:p w14:paraId="1B756FAA" w14:textId="77777777" w:rsidR="000706CA" w:rsidRDefault="000706CA">
      <w:pPr>
        <w:spacing w:after="0" w:line="240" w:lineRule="auto"/>
      </w:pPr>
      <w:r>
        <w:continuationSeparator/>
      </w:r>
    </w:p>
  </w:endnote>
  <w:endnote w:type="continuationNotice" w:id="1">
    <w:p w14:paraId="395B6658" w14:textId="77777777" w:rsidR="000706CA" w:rsidRDefault="000706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panose1 w:val="02070309020205020404"/>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Content>
      <w:p w14:paraId="201D48FD" w14:textId="0CB2FB7C" w:rsidR="00665EF3" w:rsidRDefault="00665EF3" w:rsidP="007978CB">
        <w:pPr>
          <w:pStyle w:val="Zpat"/>
        </w:pPr>
        <w:r>
          <w:fldChar w:fldCharType="begin"/>
        </w:r>
        <w:r>
          <w:instrText>PAGE   \* MERGEFORMAT</w:instrText>
        </w:r>
        <w:r>
          <w:fldChar w:fldCharType="separate"/>
        </w:r>
        <w:r w:rsidR="009C2A87">
          <w:rPr>
            <w:noProof/>
          </w:rPr>
          <w:t>100</w:t>
        </w:r>
        <w:r>
          <w:fldChar w:fldCharType="end"/>
        </w:r>
      </w:p>
    </w:sdtContent>
  </w:sdt>
  <w:p w14:paraId="25997975" w14:textId="77777777" w:rsidR="00665EF3" w:rsidRDefault="00665EF3">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Content>
      <w:p w14:paraId="5F99C065" w14:textId="77777777" w:rsidR="00665EF3" w:rsidRDefault="00665EF3" w:rsidP="007978CB">
        <w:pPr>
          <w:pStyle w:val="Zpat"/>
          <w:jc w:val="left"/>
        </w:pPr>
        <w:r>
          <w:fldChar w:fldCharType="begin"/>
        </w:r>
        <w:r>
          <w:instrText xml:space="preserve"> PAGE   \* MERGEFORMAT </w:instrText>
        </w:r>
        <w:r>
          <w:fldChar w:fldCharType="separate"/>
        </w:r>
        <w:r w:rsidR="009C2A87">
          <w:rPr>
            <w:noProof/>
          </w:rPr>
          <w:t>101</w:t>
        </w:r>
        <w:r>
          <w:rPr>
            <w:noProof/>
          </w:rPr>
          <w:fldChar w:fldCharType="end"/>
        </w:r>
      </w:p>
    </w:sdtContent>
  </w:sdt>
  <w:p w14:paraId="2876CAB2" w14:textId="77777777" w:rsidR="00665EF3" w:rsidRDefault="00665EF3">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A8DA2E" w14:textId="77777777" w:rsidR="000706CA" w:rsidRDefault="000706CA">
      <w:pPr>
        <w:spacing w:after="0" w:line="240" w:lineRule="auto"/>
      </w:pPr>
      <w:r>
        <w:separator/>
      </w:r>
    </w:p>
  </w:footnote>
  <w:footnote w:type="continuationSeparator" w:id="0">
    <w:p w14:paraId="2E326C77" w14:textId="77777777" w:rsidR="000706CA" w:rsidRDefault="000706CA">
      <w:pPr>
        <w:spacing w:after="0" w:line="240" w:lineRule="auto"/>
      </w:pPr>
      <w:r>
        <w:continuationSeparator/>
      </w:r>
    </w:p>
  </w:footnote>
  <w:footnote w:type="continuationNotice" w:id="1">
    <w:p w14:paraId="1625E75A" w14:textId="77777777" w:rsidR="000706CA" w:rsidRDefault="000706CA">
      <w:pPr>
        <w:spacing w:after="0" w:line="240" w:lineRule="auto"/>
      </w:pPr>
    </w:p>
  </w:footnote>
  <w:footnote w:id="2">
    <w:p w14:paraId="75A8DD2B" w14:textId="0C842E3C" w:rsidR="00665EF3" w:rsidRDefault="00665EF3">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 w:id="3">
    <w:p w14:paraId="27FC26B0" w14:textId="77777777" w:rsidR="00665EF3" w:rsidRDefault="00665EF3" w:rsidP="00C05123">
      <w:pPr>
        <w:pStyle w:val="Textpoznpodarou"/>
      </w:pPr>
      <w:r>
        <w:rPr>
          <w:rStyle w:val="Znakapoznpodarou"/>
        </w:rPr>
        <w:footnoteRef/>
      </w:r>
      <w:r>
        <w:t xml:space="preserve"> </w:t>
      </w:r>
      <w:proofErr w:type="gramStart"/>
      <w:r>
        <w:t>U.S.</w:t>
      </w:r>
      <w:proofErr w:type="gramEnd"/>
      <w:r>
        <w:t xml:space="preserve"> Department of Commerce: </w:t>
      </w:r>
      <w:r w:rsidRPr="00327247">
        <w:t>National Institute of Standards and Technology</w:t>
      </w:r>
      <w:r>
        <w:t xml:space="preserve"> (</w:t>
      </w:r>
      <w:hyperlink r:id="rId1" w:history="1">
        <w:r w:rsidRPr="00507D59">
          <w:rPr>
            <w:rStyle w:val="Hypertextovodkaz"/>
          </w:rPr>
          <w:t>http://webbook.nist.gov/chemistry/</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64" type="#_x0000_t75" style="width:13.8pt;height:6.15pt;visibility:visible" o:bullet="t">
        <v:imagedata r:id="rId1" o:title="OsmoticPorts"/>
      </v:shape>
    </w:pict>
  </w:numPicBullet>
  <w:numPicBullet w:numPicBulletId="1">
    <w:pict>
      <v:shape id="_x0000_i2365" type="#_x0000_t75" style="width:13.8pt;height:6.15pt;visibility:visible" o:bullet="t">
        <v:imagedata r:id="rId2" o:title="ThermalPorts"/>
      </v:shape>
    </w:pict>
  </w:numPicBullet>
  <w:numPicBullet w:numPicBulletId="2">
    <w:pict>
      <v:shape id="_x0000_i2366" type="#_x0000_t75" style="width:16.85pt;height:8.45pt;visibility:visible" o:bullet="t">
        <v:imagedata r:id="rId3" o:title="HydraulicPorts"/>
      </v:shape>
    </w:pict>
  </w:numPicBullet>
  <w:numPicBullet w:numPicBulletId="3">
    <w:pict>
      <v:shape id="_x0000_i2367" type="#_x0000_t75" style="width:13.8pt;height:6.15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980BC6"/>
    <w:multiLevelType w:val="hybridMultilevel"/>
    <w:tmpl w:val="D7C41D7A"/>
    <w:lvl w:ilvl="0" w:tplc="ABCA1948">
      <w:start w:val="1"/>
      <w:numFmt w:val="decimal"/>
      <w:suff w:val="space"/>
      <w:lvlText w:val="(%1)"/>
      <w:lvlJc w:val="left"/>
      <w:pPr>
        <w:ind w:left="227" w:hanging="17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82775B"/>
    <w:multiLevelType w:val="multilevel"/>
    <w:tmpl w:val="118EE256"/>
    <w:lvl w:ilvl="0">
      <w:start w:val="1"/>
      <w:numFmt w:val="decimal"/>
      <w:pStyle w:val="Nadpis1"/>
      <w:lvlText w:val="%1"/>
      <w:lvlJc w:val="left"/>
      <w:pPr>
        <w:ind w:left="432" w:hanging="432"/>
      </w:pPr>
      <w:rPr>
        <w:rFonts w:hint="default"/>
        <w:color w:val="1F4E79" w:themeColor="accent1" w:themeShade="80"/>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1523094E"/>
    <w:multiLevelType w:val="hybridMultilevel"/>
    <w:tmpl w:val="2FF2CD40"/>
    <w:lvl w:ilvl="0" w:tplc="04050017">
      <w:start w:val="1"/>
      <w:numFmt w:val="lowerLetter"/>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5"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CC12C5C"/>
    <w:multiLevelType w:val="multilevel"/>
    <w:tmpl w:val="96385E58"/>
    <w:numStyleLink w:val="Definition"/>
  </w:abstractNum>
  <w:abstractNum w:abstractNumId="17"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F153F51"/>
    <w:multiLevelType w:val="hybridMultilevel"/>
    <w:tmpl w:val="10D4F926"/>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2BB4B45"/>
    <w:multiLevelType w:val="hybridMultilevel"/>
    <w:tmpl w:val="421A43A4"/>
    <w:lvl w:ilvl="0" w:tplc="7A104BE0">
      <w:start w:val="1"/>
      <w:numFmt w:val="decimal"/>
      <w:lvlText w:val="%1."/>
      <w:lvlJc w:val="left"/>
      <w:pPr>
        <w:tabs>
          <w:tab w:val="num" w:pos="720"/>
        </w:tabs>
        <w:ind w:left="340" w:hanging="34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9920AE2"/>
    <w:multiLevelType w:val="hybridMultilevel"/>
    <w:tmpl w:val="24E24378"/>
    <w:lvl w:ilvl="0" w:tplc="C5247BC2">
      <w:start w:val="3"/>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7"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8"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74DD0C5F"/>
    <w:multiLevelType w:val="hybridMultilevel"/>
    <w:tmpl w:val="AFFCFC08"/>
    <w:lvl w:ilvl="0" w:tplc="5FB40972">
      <w:start w:val="1"/>
      <w:numFmt w:val="decimal"/>
      <w:lvlText w:val="%1."/>
      <w:lvlJc w:val="left"/>
      <w:pPr>
        <w:ind w:left="340" w:hanging="34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8006D6C"/>
    <w:multiLevelType w:val="hybridMultilevel"/>
    <w:tmpl w:val="17C4029C"/>
    <w:lvl w:ilvl="0" w:tplc="041B000F">
      <w:start w:val="1"/>
      <w:numFmt w:val="decimal"/>
      <w:lvlText w:val="%1."/>
      <w:lvlJc w:val="left"/>
      <w:pPr>
        <w:ind w:left="864" w:hanging="360"/>
      </w:pPr>
    </w:lvl>
    <w:lvl w:ilvl="1" w:tplc="041B0019" w:tentative="1">
      <w:start w:val="1"/>
      <w:numFmt w:val="lowerLetter"/>
      <w:lvlText w:val="%2."/>
      <w:lvlJc w:val="left"/>
      <w:pPr>
        <w:ind w:left="1584" w:hanging="360"/>
      </w:pPr>
    </w:lvl>
    <w:lvl w:ilvl="2" w:tplc="041B001B" w:tentative="1">
      <w:start w:val="1"/>
      <w:numFmt w:val="lowerRoman"/>
      <w:lvlText w:val="%3."/>
      <w:lvlJc w:val="right"/>
      <w:pPr>
        <w:ind w:left="2304" w:hanging="180"/>
      </w:pPr>
    </w:lvl>
    <w:lvl w:ilvl="3" w:tplc="041B000F" w:tentative="1">
      <w:start w:val="1"/>
      <w:numFmt w:val="decimal"/>
      <w:lvlText w:val="%4."/>
      <w:lvlJc w:val="left"/>
      <w:pPr>
        <w:ind w:left="3024" w:hanging="360"/>
      </w:pPr>
    </w:lvl>
    <w:lvl w:ilvl="4" w:tplc="041B0019" w:tentative="1">
      <w:start w:val="1"/>
      <w:numFmt w:val="lowerLetter"/>
      <w:lvlText w:val="%5."/>
      <w:lvlJc w:val="left"/>
      <w:pPr>
        <w:ind w:left="3744" w:hanging="360"/>
      </w:pPr>
    </w:lvl>
    <w:lvl w:ilvl="5" w:tplc="041B001B" w:tentative="1">
      <w:start w:val="1"/>
      <w:numFmt w:val="lowerRoman"/>
      <w:lvlText w:val="%6."/>
      <w:lvlJc w:val="right"/>
      <w:pPr>
        <w:ind w:left="4464" w:hanging="180"/>
      </w:pPr>
    </w:lvl>
    <w:lvl w:ilvl="6" w:tplc="041B000F" w:tentative="1">
      <w:start w:val="1"/>
      <w:numFmt w:val="decimal"/>
      <w:lvlText w:val="%7."/>
      <w:lvlJc w:val="left"/>
      <w:pPr>
        <w:ind w:left="5184" w:hanging="360"/>
      </w:pPr>
    </w:lvl>
    <w:lvl w:ilvl="7" w:tplc="041B0019" w:tentative="1">
      <w:start w:val="1"/>
      <w:numFmt w:val="lowerLetter"/>
      <w:lvlText w:val="%8."/>
      <w:lvlJc w:val="left"/>
      <w:pPr>
        <w:ind w:left="5904" w:hanging="360"/>
      </w:pPr>
    </w:lvl>
    <w:lvl w:ilvl="8" w:tplc="041B001B" w:tentative="1">
      <w:start w:val="1"/>
      <w:numFmt w:val="lowerRoman"/>
      <w:lvlText w:val="%9."/>
      <w:lvlJc w:val="right"/>
      <w:pPr>
        <w:ind w:left="6624" w:hanging="180"/>
      </w:pPr>
    </w:lvl>
  </w:abstractNum>
  <w:abstractNum w:abstractNumId="33"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9"/>
  </w:num>
  <w:num w:numId="4">
    <w:abstractNumId w:val="10"/>
  </w:num>
  <w:num w:numId="5">
    <w:abstractNumId w:val="19"/>
  </w:num>
  <w:num w:numId="6">
    <w:abstractNumId w:val="14"/>
  </w:num>
  <w:num w:numId="7">
    <w:abstractNumId w:val="13"/>
  </w:num>
  <w:num w:numId="8">
    <w:abstractNumId w:val="33"/>
  </w:num>
  <w:num w:numId="9">
    <w:abstractNumId w:val="26"/>
  </w:num>
  <w:num w:numId="10">
    <w:abstractNumId w:val="24"/>
  </w:num>
  <w:num w:numId="11">
    <w:abstractNumId w:val="27"/>
  </w:num>
  <w:num w:numId="12">
    <w:abstractNumId w:val="36"/>
  </w:num>
  <w:num w:numId="13">
    <w:abstractNumId w:val="30"/>
  </w:num>
  <w:num w:numId="14">
    <w:abstractNumId w:val="34"/>
  </w:num>
  <w:num w:numId="15">
    <w:abstractNumId w:val="12"/>
  </w:num>
  <w:num w:numId="16">
    <w:abstractNumId w:val="2"/>
  </w:num>
  <w:num w:numId="17">
    <w:abstractNumId w:val="3"/>
  </w:num>
  <w:num w:numId="18">
    <w:abstractNumId w:val="9"/>
  </w:num>
  <w:num w:numId="19">
    <w:abstractNumId w:val="7"/>
  </w:num>
  <w:num w:numId="20">
    <w:abstractNumId w:val="16"/>
  </w:num>
  <w:num w:numId="21">
    <w:abstractNumId w:val="4"/>
  </w:num>
  <w:num w:numId="22">
    <w:abstractNumId w:val="35"/>
  </w:num>
  <w:num w:numId="23">
    <w:abstractNumId w:val="15"/>
  </w:num>
  <w:num w:numId="24">
    <w:abstractNumId w:val="25"/>
  </w:num>
  <w:num w:numId="25">
    <w:abstractNumId w:val="21"/>
  </w:num>
  <w:num w:numId="26">
    <w:abstractNumId w:val="8"/>
  </w:num>
  <w:num w:numId="27">
    <w:abstractNumId w:val="5"/>
  </w:num>
  <w:num w:numId="28">
    <w:abstractNumId w:val="22"/>
  </w:num>
  <w:num w:numId="29">
    <w:abstractNumId w:val="28"/>
  </w:num>
  <w:num w:numId="30">
    <w:abstractNumId w:val="17"/>
  </w:num>
  <w:num w:numId="31">
    <w:abstractNumId w:val="32"/>
  </w:num>
  <w:num w:numId="32">
    <w:abstractNumId w:val="1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23"/>
  </w:num>
  <w:num w:numId="35">
    <w:abstractNumId w:val="11"/>
  </w:num>
  <w:num w:numId="36">
    <w:abstractNumId w:val="31"/>
  </w:num>
  <w:num w:numId="37">
    <w:abstractNumId w:val="18"/>
  </w:num>
  <w:num w:numId="38">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ek Mateják">
    <w15:presenceInfo w15:providerId="Windows Live" w15:userId="cda81d1b8a79a0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grammar="clean"/>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09fedar99xw8ex203xz256zdsasfxsazz5&quot;&gt;dissertation&lt;record-ids&gt;&lt;item&gt;15&lt;/item&gt;&lt;item&gt;21&lt;/item&gt;&lt;item&gt;35&lt;/item&gt;&lt;item&gt;41&lt;/item&gt;&lt;item&gt;43&lt;/item&gt;&lt;item&gt;48&lt;/item&gt;&lt;item&gt;50&lt;/item&gt;&lt;item&gt;52&lt;/item&gt;&lt;item&gt;53&lt;/item&gt;&lt;item&gt;58&lt;/item&gt;&lt;item&gt;69&lt;/item&gt;&lt;item&gt;71&lt;/item&gt;&lt;item&gt;72&lt;/item&gt;&lt;item&gt;73&lt;/item&gt;&lt;item&gt;76&lt;/item&gt;&lt;item&gt;78&lt;/item&gt;&lt;item&gt;79&lt;/item&gt;&lt;item&gt;82&lt;/item&gt;&lt;item&gt;84&lt;/item&gt;&lt;/record-ids&gt;&lt;/item&gt;&lt;item db-id=&quot;asff5atfts5dsyeed99x09p9vrrp5apxfr5e&quot;&gt;HumMod&lt;record-ids&gt;&lt;item&gt;28&lt;/item&gt;&lt;item&gt;30&lt;/item&gt;&lt;item&gt;31&lt;/item&gt;&lt;item&gt;32&lt;/item&gt;&lt;item&gt;33&lt;/item&gt;&lt;item&gt;34&lt;/item&gt;&lt;item&gt;35&lt;/item&gt;&lt;item&gt;36&lt;/item&gt;&lt;item&gt;37&lt;/item&gt;&lt;item&gt;38&lt;/item&gt;&lt;item&gt;40&lt;/item&gt;&lt;item&gt;41&lt;/item&gt;&lt;item&gt;42&lt;/item&gt;&lt;item&gt;44&lt;/item&gt;&lt;item&gt;45&lt;/item&gt;&lt;item&gt;52&lt;/item&gt;&lt;item&gt;54&lt;/item&gt;&lt;item&gt;56&lt;/item&gt;&lt;item&gt;59&lt;/item&gt;&lt;item&gt;64&lt;/item&gt;&lt;item&gt;75&lt;/item&gt;&lt;item&gt;103&lt;/item&gt;&lt;item&gt;105&lt;/item&gt;&lt;item&gt;107&lt;/item&gt;&lt;item&gt;108&lt;/item&gt;&lt;item&gt;109&lt;/item&gt;&lt;item&gt;115&lt;/item&gt;&lt;item&gt;116&lt;/item&gt;&lt;item&gt;119&lt;/item&gt;&lt;item&gt;120&lt;/item&gt;&lt;item&gt;121&lt;/item&gt;&lt;item&gt;123&lt;/item&gt;&lt;item&gt;128&lt;/item&gt;&lt;item&gt;138&lt;/item&gt;&lt;item&gt;157&lt;/item&gt;&lt;item&gt;158&lt;/item&gt;&lt;item&gt;163&lt;/item&gt;&lt;item&gt;166&lt;/item&gt;&lt;item&gt;167&lt;/item&gt;&lt;item&gt;170&lt;/item&gt;&lt;item&gt;172&lt;/item&gt;&lt;item&gt;173&lt;/item&gt;&lt;item&gt;174&lt;/item&gt;&lt;item&gt;182&lt;/item&gt;&lt;item&gt;183&lt;/item&gt;&lt;item&gt;201&lt;/item&gt;&lt;item&gt;202&lt;/item&gt;&lt;item&gt;207&lt;/item&gt;&lt;item&gt;208&lt;/item&gt;&lt;item&gt;209&lt;/item&gt;&lt;item&gt;210&lt;/item&gt;&lt;item&gt;211&lt;/item&gt;&lt;item&gt;213&lt;/item&gt;&lt;item&gt;214&lt;/item&gt;&lt;item&gt;215&lt;/item&gt;&lt;item&gt;216&lt;/item&gt;&lt;item&gt;217&lt;/item&gt;&lt;item&gt;238&lt;/item&gt;&lt;item&gt;239&lt;/item&gt;&lt;item&gt;240&lt;/item&gt;&lt;item&gt;269&lt;/item&gt;&lt;item&gt;302&lt;/item&gt;&lt;item&gt;304&lt;/item&gt;&lt;item&gt;305&lt;/item&gt;&lt;item&gt;306&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397&lt;/item&gt;&lt;item&gt;411&lt;/item&gt;&lt;item&gt;413&lt;/item&gt;&lt;item&gt;417&lt;/item&gt;&lt;item&gt;419&lt;/item&gt;&lt;item&gt;424&lt;/item&gt;&lt;item&gt;426&lt;/item&gt;&lt;item&gt;427&lt;/item&gt;&lt;item&gt;428&lt;/item&gt;&lt;item&gt;429&lt;/item&gt;&lt;item&gt;431&lt;/item&gt;&lt;item&gt;432&lt;/item&gt;&lt;item&gt;470&lt;/item&gt;&lt;item&gt;540&lt;/item&gt;&lt;item&gt;551&lt;/item&gt;&lt;item&gt;553&lt;/item&gt;&lt;item&gt;561&lt;/item&gt;&lt;item&gt;562&lt;/item&gt;&lt;item&gt;563&lt;/item&gt;&lt;item&gt;577&lt;/item&gt;&lt;item&gt;578&lt;/item&gt;&lt;item&gt;579&lt;/item&gt;&lt;item&gt;596&lt;/item&gt;&lt;item&gt;597&lt;/item&gt;&lt;item&gt;598&lt;/item&gt;&lt;item&gt;599&lt;/item&gt;&lt;item&gt;600&lt;/item&gt;&lt;item&gt;601&lt;/item&gt;&lt;item&gt;602&lt;/item&gt;&lt;item&gt;607&lt;/item&gt;&lt;item&gt;608&lt;/item&gt;&lt;item&gt;609&lt;/item&gt;&lt;item&gt;618&lt;/item&gt;&lt;item&gt;653&lt;/item&gt;&lt;item&gt;654&lt;/item&gt;&lt;item&gt;655&lt;/item&gt;&lt;item&gt;669&lt;/item&gt;&lt;item&gt;670&lt;/item&gt;&lt;item&gt;672&lt;/item&gt;&lt;item&gt;673&lt;/item&gt;&lt;item&gt;677&lt;/item&gt;&lt;item&gt;694&lt;/item&gt;&lt;item&gt;697&lt;/item&gt;&lt;item&gt;701&lt;/item&gt;&lt;item&gt;710&lt;/item&gt;&lt;item&gt;713&lt;/item&gt;&lt;item&gt;714&lt;/item&gt;&lt;item&gt;718&lt;/item&gt;&lt;item&gt;724&lt;/item&gt;&lt;item&gt;756&lt;/item&gt;&lt;item&gt;757&lt;/item&gt;&lt;item&gt;758&lt;/item&gt;&lt;item&gt;759&lt;/item&gt;&lt;item&gt;785&lt;/item&gt;&lt;item&gt;786&lt;/item&gt;&lt;item&gt;787&lt;/item&gt;&lt;item&gt;788&lt;/item&gt;&lt;item&gt;790&lt;/item&gt;&lt;/record-ids&gt;&lt;/item&gt;&lt;item db-id=&quot;d0dwe9waf0pe0uepr2avvaz0x2f5sx9rw00x&quot;&gt;Modeling&lt;record-ids&gt;&lt;item&gt;23&lt;/item&gt;&lt;item&gt;39&lt;/item&gt;&lt;item&gt;40&lt;/item&gt;&lt;item&gt;42&lt;/item&gt;&lt;item&gt;43&lt;/item&gt;&lt;item&gt;45&lt;/item&gt;&lt;item&gt;46&lt;/item&gt;&lt;item&gt;107&lt;/item&gt;&lt;item&gt;153&lt;/item&gt;&lt;item&gt;156&lt;/item&gt;&lt;/record-ids&gt;&lt;/item&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item&gt;43&lt;/item&gt;&lt;item&gt;44&lt;/item&gt;&lt;item&gt;45&lt;/item&gt;&lt;item&gt;47&lt;/item&gt;&lt;item&gt;48&lt;/item&gt;&lt;/record-ids&gt;&lt;/item&gt;&lt;item db-id=&quot;x9fzp9txovfw59ezxsmv2dxytdwvzexpew95&quot;&gt;References&lt;record-ids&gt;&lt;item&gt;1&lt;/item&gt;&lt;item&gt;5&lt;/item&gt;&lt;item&gt;7&lt;/item&gt;&lt;item&gt;15&lt;/item&gt;&lt;item&gt;16&lt;/item&gt;&lt;item&gt;27&lt;/item&gt;&lt;item&gt;32&lt;/item&gt;&lt;item&gt;38&lt;/item&gt;&lt;item&gt;44&lt;/item&gt;&lt;item&gt;48&lt;/item&gt;&lt;item&gt;50&lt;/item&gt;&lt;item&gt;55&lt;/item&gt;&lt;item&gt;69&lt;/item&gt;&lt;item&gt;74&lt;/item&gt;&lt;item&gt;83&lt;/item&gt;&lt;item&gt;111&lt;/item&gt;&lt;item&gt;114&lt;/item&gt;&lt;item&gt;121&lt;/item&gt;&lt;item&gt;125&lt;/item&gt;&lt;item&gt;126&lt;/item&gt;&lt;item&gt;145&lt;/item&gt;&lt;item&gt;147&lt;/item&gt;&lt;item&gt;148&lt;/item&gt;&lt;item&gt;151&lt;/item&gt;&lt;item&gt;152&lt;/item&gt;&lt;item&gt;153&lt;/item&gt;&lt;item&gt;155&lt;/item&gt;&lt;item&gt;156&lt;/item&gt;&lt;item&gt;157&lt;/item&gt;&lt;item&gt;158&lt;/item&gt;&lt;item&gt;159&lt;/item&gt;&lt;/record-ids&gt;&lt;/item&gt;&lt;/Libraries&gt;"/>
  </w:docVars>
  <w:rsids>
    <w:rsidRoot w:val="003362FC"/>
    <w:rsid w:val="000009B5"/>
    <w:rsid w:val="000021E7"/>
    <w:rsid w:val="000044D4"/>
    <w:rsid w:val="000054BC"/>
    <w:rsid w:val="0000601E"/>
    <w:rsid w:val="00006D89"/>
    <w:rsid w:val="00010879"/>
    <w:rsid w:val="00010ED6"/>
    <w:rsid w:val="0001133A"/>
    <w:rsid w:val="0001187F"/>
    <w:rsid w:val="0001204F"/>
    <w:rsid w:val="00012585"/>
    <w:rsid w:val="00012EDC"/>
    <w:rsid w:val="0001353A"/>
    <w:rsid w:val="00013A17"/>
    <w:rsid w:val="00014676"/>
    <w:rsid w:val="000148A2"/>
    <w:rsid w:val="000173C7"/>
    <w:rsid w:val="00017466"/>
    <w:rsid w:val="00020207"/>
    <w:rsid w:val="00020B0E"/>
    <w:rsid w:val="00021D5F"/>
    <w:rsid w:val="00024011"/>
    <w:rsid w:val="0002618B"/>
    <w:rsid w:val="00026872"/>
    <w:rsid w:val="0003089E"/>
    <w:rsid w:val="00031F13"/>
    <w:rsid w:val="000349F9"/>
    <w:rsid w:val="00034A93"/>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6C5"/>
    <w:rsid w:val="00064FB1"/>
    <w:rsid w:val="000655A9"/>
    <w:rsid w:val="00066715"/>
    <w:rsid w:val="00066B89"/>
    <w:rsid w:val="0007026B"/>
    <w:rsid w:val="000706CA"/>
    <w:rsid w:val="0007193F"/>
    <w:rsid w:val="000719EF"/>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09AD"/>
    <w:rsid w:val="000A1DFB"/>
    <w:rsid w:val="000A2DEB"/>
    <w:rsid w:val="000A3101"/>
    <w:rsid w:val="000A35BD"/>
    <w:rsid w:val="000A47B0"/>
    <w:rsid w:val="000A72F2"/>
    <w:rsid w:val="000A7585"/>
    <w:rsid w:val="000A75F0"/>
    <w:rsid w:val="000B038B"/>
    <w:rsid w:val="000B0A84"/>
    <w:rsid w:val="000B0E82"/>
    <w:rsid w:val="000B2249"/>
    <w:rsid w:val="000B2FD7"/>
    <w:rsid w:val="000B53EE"/>
    <w:rsid w:val="000B56EB"/>
    <w:rsid w:val="000B645C"/>
    <w:rsid w:val="000B709B"/>
    <w:rsid w:val="000B7EBB"/>
    <w:rsid w:val="000C094E"/>
    <w:rsid w:val="000C0A36"/>
    <w:rsid w:val="000C14D5"/>
    <w:rsid w:val="000C19E6"/>
    <w:rsid w:val="000C27D3"/>
    <w:rsid w:val="000C3998"/>
    <w:rsid w:val="000C3BEF"/>
    <w:rsid w:val="000C3E58"/>
    <w:rsid w:val="000C4B2D"/>
    <w:rsid w:val="000C4F51"/>
    <w:rsid w:val="000C6831"/>
    <w:rsid w:val="000C689F"/>
    <w:rsid w:val="000D1622"/>
    <w:rsid w:val="000D209B"/>
    <w:rsid w:val="000D24CF"/>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0F8B"/>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57B15"/>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BA5"/>
    <w:rsid w:val="00175FE2"/>
    <w:rsid w:val="001772ED"/>
    <w:rsid w:val="00177356"/>
    <w:rsid w:val="00177953"/>
    <w:rsid w:val="0017798D"/>
    <w:rsid w:val="001826FF"/>
    <w:rsid w:val="00182BA4"/>
    <w:rsid w:val="001834AB"/>
    <w:rsid w:val="00183910"/>
    <w:rsid w:val="00185C3A"/>
    <w:rsid w:val="00185E37"/>
    <w:rsid w:val="00186C90"/>
    <w:rsid w:val="0018705D"/>
    <w:rsid w:val="00187480"/>
    <w:rsid w:val="00190E86"/>
    <w:rsid w:val="00191860"/>
    <w:rsid w:val="00191D53"/>
    <w:rsid w:val="0019221A"/>
    <w:rsid w:val="00194081"/>
    <w:rsid w:val="001957FE"/>
    <w:rsid w:val="00195AA9"/>
    <w:rsid w:val="001960E7"/>
    <w:rsid w:val="00196528"/>
    <w:rsid w:val="00196A8C"/>
    <w:rsid w:val="00197413"/>
    <w:rsid w:val="001A0044"/>
    <w:rsid w:val="001A0079"/>
    <w:rsid w:val="001A1282"/>
    <w:rsid w:val="001A350B"/>
    <w:rsid w:val="001A395B"/>
    <w:rsid w:val="001A44A5"/>
    <w:rsid w:val="001A4D6D"/>
    <w:rsid w:val="001B0AE4"/>
    <w:rsid w:val="001B5C50"/>
    <w:rsid w:val="001B7695"/>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04F9"/>
    <w:rsid w:val="001E1198"/>
    <w:rsid w:val="001E142E"/>
    <w:rsid w:val="001E1507"/>
    <w:rsid w:val="001E15B7"/>
    <w:rsid w:val="001E1874"/>
    <w:rsid w:val="001E29B6"/>
    <w:rsid w:val="001E2B42"/>
    <w:rsid w:val="001E2EC5"/>
    <w:rsid w:val="001E3788"/>
    <w:rsid w:val="001E47DB"/>
    <w:rsid w:val="001E6565"/>
    <w:rsid w:val="001E6734"/>
    <w:rsid w:val="001E6AAF"/>
    <w:rsid w:val="001F1448"/>
    <w:rsid w:val="001F30A7"/>
    <w:rsid w:val="001F3917"/>
    <w:rsid w:val="001F4105"/>
    <w:rsid w:val="001F4EA9"/>
    <w:rsid w:val="001F50A4"/>
    <w:rsid w:val="001F5320"/>
    <w:rsid w:val="001F558E"/>
    <w:rsid w:val="001F6B45"/>
    <w:rsid w:val="001F7203"/>
    <w:rsid w:val="001F754F"/>
    <w:rsid w:val="00200199"/>
    <w:rsid w:val="00200F72"/>
    <w:rsid w:val="002048A1"/>
    <w:rsid w:val="00204A6F"/>
    <w:rsid w:val="00204F90"/>
    <w:rsid w:val="00205EC3"/>
    <w:rsid w:val="00207003"/>
    <w:rsid w:val="00207577"/>
    <w:rsid w:val="00207885"/>
    <w:rsid w:val="00210C89"/>
    <w:rsid w:val="0021227F"/>
    <w:rsid w:val="00212B14"/>
    <w:rsid w:val="002150DF"/>
    <w:rsid w:val="00217011"/>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2F2A"/>
    <w:rsid w:val="00243AE0"/>
    <w:rsid w:val="00243DCC"/>
    <w:rsid w:val="00244DBD"/>
    <w:rsid w:val="00246297"/>
    <w:rsid w:val="00247A0F"/>
    <w:rsid w:val="0025174A"/>
    <w:rsid w:val="0025239F"/>
    <w:rsid w:val="00253183"/>
    <w:rsid w:val="00253A38"/>
    <w:rsid w:val="00255737"/>
    <w:rsid w:val="00255F9A"/>
    <w:rsid w:val="00256577"/>
    <w:rsid w:val="00256C90"/>
    <w:rsid w:val="002578EC"/>
    <w:rsid w:val="0026060F"/>
    <w:rsid w:val="0026117C"/>
    <w:rsid w:val="00261FD4"/>
    <w:rsid w:val="0026214F"/>
    <w:rsid w:val="00262276"/>
    <w:rsid w:val="002624B3"/>
    <w:rsid w:val="0026294E"/>
    <w:rsid w:val="002633D8"/>
    <w:rsid w:val="0026462D"/>
    <w:rsid w:val="002671E9"/>
    <w:rsid w:val="0027184D"/>
    <w:rsid w:val="00272DC4"/>
    <w:rsid w:val="00272F06"/>
    <w:rsid w:val="00274217"/>
    <w:rsid w:val="002749AB"/>
    <w:rsid w:val="0027517B"/>
    <w:rsid w:val="002751D5"/>
    <w:rsid w:val="00275592"/>
    <w:rsid w:val="0027635E"/>
    <w:rsid w:val="002769F3"/>
    <w:rsid w:val="00277754"/>
    <w:rsid w:val="002805B7"/>
    <w:rsid w:val="00281815"/>
    <w:rsid w:val="00281F59"/>
    <w:rsid w:val="00283EAD"/>
    <w:rsid w:val="00285A26"/>
    <w:rsid w:val="0028636B"/>
    <w:rsid w:val="002865DE"/>
    <w:rsid w:val="00287695"/>
    <w:rsid w:val="00291D55"/>
    <w:rsid w:val="00291DDE"/>
    <w:rsid w:val="002929D1"/>
    <w:rsid w:val="00293488"/>
    <w:rsid w:val="0029599C"/>
    <w:rsid w:val="002963B9"/>
    <w:rsid w:val="002A004F"/>
    <w:rsid w:val="002A0D76"/>
    <w:rsid w:val="002A3187"/>
    <w:rsid w:val="002A529A"/>
    <w:rsid w:val="002A5BAD"/>
    <w:rsid w:val="002B08DA"/>
    <w:rsid w:val="002B11CA"/>
    <w:rsid w:val="002B1328"/>
    <w:rsid w:val="002B268A"/>
    <w:rsid w:val="002B33BC"/>
    <w:rsid w:val="002B40A3"/>
    <w:rsid w:val="002C0CE3"/>
    <w:rsid w:val="002C11E6"/>
    <w:rsid w:val="002C1C05"/>
    <w:rsid w:val="002C2EEA"/>
    <w:rsid w:val="002C5BF8"/>
    <w:rsid w:val="002C62CB"/>
    <w:rsid w:val="002C7457"/>
    <w:rsid w:val="002C7EC8"/>
    <w:rsid w:val="002D1793"/>
    <w:rsid w:val="002D3B02"/>
    <w:rsid w:val="002D3F5C"/>
    <w:rsid w:val="002E0989"/>
    <w:rsid w:val="002E2108"/>
    <w:rsid w:val="002E2A8D"/>
    <w:rsid w:val="002E2F57"/>
    <w:rsid w:val="002E3EAE"/>
    <w:rsid w:val="002E6476"/>
    <w:rsid w:val="002E666E"/>
    <w:rsid w:val="002F081D"/>
    <w:rsid w:val="002F1262"/>
    <w:rsid w:val="002F13F5"/>
    <w:rsid w:val="002F18DA"/>
    <w:rsid w:val="002F195A"/>
    <w:rsid w:val="002F1B73"/>
    <w:rsid w:val="002F3AD3"/>
    <w:rsid w:val="002F4E87"/>
    <w:rsid w:val="002F53A2"/>
    <w:rsid w:val="002F58B2"/>
    <w:rsid w:val="00300019"/>
    <w:rsid w:val="00300CD5"/>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81D"/>
    <w:rsid w:val="00327ACA"/>
    <w:rsid w:val="003300AF"/>
    <w:rsid w:val="00330EC2"/>
    <w:rsid w:val="00331406"/>
    <w:rsid w:val="0033198F"/>
    <w:rsid w:val="00332260"/>
    <w:rsid w:val="00333235"/>
    <w:rsid w:val="0033351D"/>
    <w:rsid w:val="00333729"/>
    <w:rsid w:val="003341A0"/>
    <w:rsid w:val="0033440C"/>
    <w:rsid w:val="00334738"/>
    <w:rsid w:val="003353C5"/>
    <w:rsid w:val="00335A5C"/>
    <w:rsid w:val="00335FA8"/>
    <w:rsid w:val="003362FC"/>
    <w:rsid w:val="00336539"/>
    <w:rsid w:val="003366DA"/>
    <w:rsid w:val="003374B6"/>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2DEC"/>
    <w:rsid w:val="003531A1"/>
    <w:rsid w:val="0035328F"/>
    <w:rsid w:val="003539A2"/>
    <w:rsid w:val="003546E8"/>
    <w:rsid w:val="00354766"/>
    <w:rsid w:val="00354BF4"/>
    <w:rsid w:val="00357FC0"/>
    <w:rsid w:val="00362058"/>
    <w:rsid w:val="00362E7C"/>
    <w:rsid w:val="00363CD0"/>
    <w:rsid w:val="00364F21"/>
    <w:rsid w:val="003656FD"/>
    <w:rsid w:val="003657DC"/>
    <w:rsid w:val="00366764"/>
    <w:rsid w:val="0036695F"/>
    <w:rsid w:val="0037044C"/>
    <w:rsid w:val="00370F3B"/>
    <w:rsid w:val="00371355"/>
    <w:rsid w:val="00372991"/>
    <w:rsid w:val="00372C42"/>
    <w:rsid w:val="00372CE8"/>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67B1"/>
    <w:rsid w:val="0039766D"/>
    <w:rsid w:val="00397DA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C66E6"/>
    <w:rsid w:val="003D0E29"/>
    <w:rsid w:val="003D1087"/>
    <w:rsid w:val="003D1E5C"/>
    <w:rsid w:val="003D2724"/>
    <w:rsid w:val="003D3F9B"/>
    <w:rsid w:val="003D567E"/>
    <w:rsid w:val="003D6FBD"/>
    <w:rsid w:val="003D7272"/>
    <w:rsid w:val="003D746D"/>
    <w:rsid w:val="003D7E4C"/>
    <w:rsid w:val="003E5760"/>
    <w:rsid w:val="003E5E8E"/>
    <w:rsid w:val="003E64D0"/>
    <w:rsid w:val="003E6A59"/>
    <w:rsid w:val="003E7149"/>
    <w:rsid w:val="003F18EA"/>
    <w:rsid w:val="003F3104"/>
    <w:rsid w:val="003F3FE1"/>
    <w:rsid w:val="003F7C37"/>
    <w:rsid w:val="004003A8"/>
    <w:rsid w:val="00401092"/>
    <w:rsid w:val="00402028"/>
    <w:rsid w:val="004027ED"/>
    <w:rsid w:val="00402CD7"/>
    <w:rsid w:val="00402E2A"/>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439"/>
    <w:rsid w:val="004557B4"/>
    <w:rsid w:val="00455D93"/>
    <w:rsid w:val="00456592"/>
    <w:rsid w:val="00456C8F"/>
    <w:rsid w:val="00456E45"/>
    <w:rsid w:val="00456F7C"/>
    <w:rsid w:val="00457C2F"/>
    <w:rsid w:val="00460D26"/>
    <w:rsid w:val="004611F8"/>
    <w:rsid w:val="0046121A"/>
    <w:rsid w:val="004616AB"/>
    <w:rsid w:val="00462347"/>
    <w:rsid w:val="00463A94"/>
    <w:rsid w:val="00463EC2"/>
    <w:rsid w:val="00464AF4"/>
    <w:rsid w:val="00464C19"/>
    <w:rsid w:val="00466415"/>
    <w:rsid w:val="00472CEA"/>
    <w:rsid w:val="0047559B"/>
    <w:rsid w:val="0047656F"/>
    <w:rsid w:val="00477A05"/>
    <w:rsid w:val="004810CE"/>
    <w:rsid w:val="004814E0"/>
    <w:rsid w:val="00481553"/>
    <w:rsid w:val="00482E1E"/>
    <w:rsid w:val="00482E8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2C1"/>
    <w:rsid w:val="004B63C2"/>
    <w:rsid w:val="004B6567"/>
    <w:rsid w:val="004B6B6E"/>
    <w:rsid w:val="004C006C"/>
    <w:rsid w:val="004C01C2"/>
    <w:rsid w:val="004C0EB3"/>
    <w:rsid w:val="004C27F6"/>
    <w:rsid w:val="004C509D"/>
    <w:rsid w:val="004C5295"/>
    <w:rsid w:val="004C5A4D"/>
    <w:rsid w:val="004C7756"/>
    <w:rsid w:val="004D00A6"/>
    <w:rsid w:val="004D09D2"/>
    <w:rsid w:val="004D2231"/>
    <w:rsid w:val="004D2C9D"/>
    <w:rsid w:val="004D4896"/>
    <w:rsid w:val="004D618C"/>
    <w:rsid w:val="004D71C0"/>
    <w:rsid w:val="004D782B"/>
    <w:rsid w:val="004D79D5"/>
    <w:rsid w:val="004E1F69"/>
    <w:rsid w:val="004E2483"/>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2794C"/>
    <w:rsid w:val="0053005F"/>
    <w:rsid w:val="005313F6"/>
    <w:rsid w:val="00533AF0"/>
    <w:rsid w:val="0053525A"/>
    <w:rsid w:val="00535F87"/>
    <w:rsid w:val="00537DE3"/>
    <w:rsid w:val="0054012A"/>
    <w:rsid w:val="005401AB"/>
    <w:rsid w:val="0054257F"/>
    <w:rsid w:val="00542681"/>
    <w:rsid w:val="00544189"/>
    <w:rsid w:val="00544AB7"/>
    <w:rsid w:val="00544BF4"/>
    <w:rsid w:val="00547F45"/>
    <w:rsid w:val="005505DF"/>
    <w:rsid w:val="00550C78"/>
    <w:rsid w:val="00553002"/>
    <w:rsid w:val="00554F1D"/>
    <w:rsid w:val="005554EC"/>
    <w:rsid w:val="005560A7"/>
    <w:rsid w:val="00556403"/>
    <w:rsid w:val="005566B9"/>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3F65"/>
    <w:rsid w:val="00585B66"/>
    <w:rsid w:val="00585B8B"/>
    <w:rsid w:val="005864E4"/>
    <w:rsid w:val="00587A49"/>
    <w:rsid w:val="00590540"/>
    <w:rsid w:val="00592194"/>
    <w:rsid w:val="0059337B"/>
    <w:rsid w:val="00593E06"/>
    <w:rsid w:val="005941AB"/>
    <w:rsid w:val="005946BD"/>
    <w:rsid w:val="00594FA1"/>
    <w:rsid w:val="005A07C8"/>
    <w:rsid w:val="005A2830"/>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66D8"/>
    <w:rsid w:val="005B735D"/>
    <w:rsid w:val="005B7A5B"/>
    <w:rsid w:val="005C1636"/>
    <w:rsid w:val="005C2649"/>
    <w:rsid w:val="005C34DA"/>
    <w:rsid w:val="005C386F"/>
    <w:rsid w:val="005C57F9"/>
    <w:rsid w:val="005C5EA9"/>
    <w:rsid w:val="005C7541"/>
    <w:rsid w:val="005D04B9"/>
    <w:rsid w:val="005D1B04"/>
    <w:rsid w:val="005D2519"/>
    <w:rsid w:val="005D2A04"/>
    <w:rsid w:val="005D3570"/>
    <w:rsid w:val="005D4A31"/>
    <w:rsid w:val="005E00FE"/>
    <w:rsid w:val="005E10AF"/>
    <w:rsid w:val="005E26FD"/>
    <w:rsid w:val="005E2E4C"/>
    <w:rsid w:val="005E2F12"/>
    <w:rsid w:val="005E40D0"/>
    <w:rsid w:val="005E4949"/>
    <w:rsid w:val="005E4E25"/>
    <w:rsid w:val="005E53F5"/>
    <w:rsid w:val="005E5FDA"/>
    <w:rsid w:val="005F1274"/>
    <w:rsid w:val="005F2AC7"/>
    <w:rsid w:val="005F359D"/>
    <w:rsid w:val="005F590C"/>
    <w:rsid w:val="005F6D06"/>
    <w:rsid w:val="0060057A"/>
    <w:rsid w:val="00600E6A"/>
    <w:rsid w:val="00600F08"/>
    <w:rsid w:val="00601CA2"/>
    <w:rsid w:val="00602E2A"/>
    <w:rsid w:val="0060400A"/>
    <w:rsid w:val="0060549F"/>
    <w:rsid w:val="00605DFD"/>
    <w:rsid w:val="00607327"/>
    <w:rsid w:val="00607380"/>
    <w:rsid w:val="006079D3"/>
    <w:rsid w:val="00610D1C"/>
    <w:rsid w:val="006114E6"/>
    <w:rsid w:val="00613ECD"/>
    <w:rsid w:val="00613F02"/>
    <w:rsid w:val="00614ACC"/>
    <w:rsid w:val="0061560E"/>
    <w:rsid w:val="00615FE8"/>
    <w:rsid w:val="00616AFC"/>
    <w:rsid w:val="00621F84"/>
    <w:rsid w:val="00622F48"/>
    <w:rsid w:val="00623150"/>
    <w:rsid w:val="00623659"/>
    <w:rsid w:val="00623E6A"/>
    <w:rsid w:val="00624EC3"/>
    <w:rsid w:val="0062585A"/>
    <w:rsid w:val="00626560"/>
    <w:rsid w:val="00626B11"/>
    <w:rsid w:val="00626E79"/>
    <w:rsid w:val="00630EC7"/>
    <w:rsid w:val="00631123"/>
    <w:rsid w:val="00631200"/>
    <w:rsid w:val="00631C79"/>
    <w:rsid w:val="00631D94"/>
    <w:rsid w:val="00632F60"/>
    <w:rsid w:val="00634713"/>
    <w:rsid w:val="00634B14"/>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69ED"/>
    <w:rsid w:val="00657D7F"/>
    <w:rsid w:val="0066067C"/>
    <w:rsid w:val="00660FA1"/>
    <w:rsid w:val="0066288B"/>
    <w:rsid w:val="0066346C"/>
    <w:rsid w:val="0066362A"/>
    <w:rsid w:val="00665EF3"/>
    <w:rsid w:val="006664FD"/>
    <w:rsid w:val="00666688"/>
    <w:rsid w:val="00670B79"/>
    <w:rsid w:val="00670BC4"/>
    <w:rsid w:val="006711D1"/>
    <w:rsid w:val="00672171"/>
    <w:rsid w:val="006743D4"/>
    <w:rsid w:val="0067479B"/>
    <w:rsid w:val="00674F2C"/>
    <w:rsid w:val="00674F50"/>
    <w:rsid w:val="00675597"/>
    <w:rsid w:val="00676CE5"/>
    <w:rsid w:val="00677828"/>
    <w:rsid w:val="00680162"/>
    <w:rsid w:val="00680887"/>
    <w:rsid w:val="00682B1E"/>
    <w:rsid w:val="0068347B"/>
    <w:rsid w:val="006843CC"/>
    <w:rsid w:val="0068540B"/>
    <w:rsid w:val="006862F2"/>
    <w:rsid w:val="00690A3D"/>
    <w:rsid w:val="0069276E"/>
    <w:rsid w:val="00693BD1"/>
    <w:rsid w:val="00695055"/>
    <w:rsid w:val="006953AD"/>
    <w:rsid w:val="006A02A2"/>
    <w:rsid w:val="006A264E"/>
    <w:rsid w:val="006A371F"/>
    <w:rsid w:val="006A66B3"/>
    <w:rsid w:val="006A6920"/>
    <w:rsid w:val="006A7D9F"/>
    <w:rsid w:val="006A7E86"/>
    <w:rsid w:val="006B0C48"/>
    <w:rsid w:val="006B189C"/>
    <w:rsid w:val="006B4FF1"/>
    <w:rsid w:val="006B5221"/>
    <w:rsid w:val="006B5C4B"/>
    <w:rsid w:val="006B759E"/>
    <w:rsid w:val="006B77E8"/>
    <w:rsid w:val="006B7FBB"/>
    <w:rsid w:val="006C2F68"/>
    <w:rsid w:val="006C7918"/>
    <w:rsid w:val="006D2E76"/>
    <w:rsid w:val="006D3D39"/>
    <w:rsid w:val="006D4593"/>
    <w:rsid w:val="006D5ECB"/>
    <w:rsid w:val="006D7850"/>
    <w:rsid w:val="006E01CA"/>
    <w:rsid w:val="006E0E7E"/>
    <w:rsid w:val="006E1517"/>
    <w:rsid w:val="006E386F"/>
    <w:rsid w:val="006E3F89"/>
    <w:rsid w:val="006E5C7F"/>
    <w:rsid w:val="006E65A1"/>
    <w:rsid w:val="006E6B5C"/>
    <w:rsid w:val="006E7A10"/>
    <w:rsid w:val="006F2518"/>
    <w:rsid w:val="006F379A"/>
    <w:rsid w:val="006F46D6"/>
    <w:rsid w:val="006F54FB"/>
    <w:rsid w:val="006F5556"/>
    <w:rsid w:val="006F6AA1"/>
    <w:rsid w:val="006F757A"/>
    <w:rsid w:val="006F7E96"/>
    <w:rsid w:val="0070195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47FE0"/>
    <w:rsid w:val="00750824"/>
    <w:rsid w:val="00752A9E"/>
    <w:rsid w:val="00753FC6"/>
    <w:rsid w:val="007547D0"/>
    <w:rsid w:val="00754F0F"/>
    <w:rsid w:val="00755618"/>
    <w:rsid w:val="00756336"/>
    <w:rsid w:val="00756C2F"/>
    <w:rsid w:val="00760548"/>
    <w:rsid w:val="00760D2B"/>
    <w:rsid w:val="0076130A"/>
    <w:rsid w:val="00762BD6"/>
    <w:rsid w:val="0076444F"/>
    <w:rsid w:val="00765D3B"/>
    <w:rsid w:val="00765E25"/>
    <w:rsid w:val="00767918"/>
    <w:rsid w:val="00767936"/>
    <w:rsid w:val="00767FBF"/>
    <w:rsid w:val="0077123F"/>
    <w:rsid w:val="007712D4"/>
    <w:rsid w:val="00771E8A"/>
    <w:rsid w:val="00772E9B"/>
    <w:rsid w:val="007732B1"/>
    <w:rsid w:val="0077419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54F7"/>
    <w:rsid w:val="0079609E"/>
    <w:rsid w:val="007966C9"/>
    <w:rsid w:val="0079721A"/>
    <w:rsid w:val="007978CB"/>
    <w:rsid w:val="007A099E"/>
    <w:rsid w:val="007A20F2"/>
    <w:rsid w:val="007A2E22"/>
    <w:rsid w:val="007A36D5"/>
    <w:rsid w:val="007A373F"/>
    <w:rsid w:val="007A619B"/>
    <w:rsid w:val="007A6AF8"/>
    <w:rsid w:val="007A6B26"/>
    <w:rsid w:val="007A6F13"/>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0D2"/>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06D8C"/>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0272"/>
    <w:rsid w:val="00852726"/>
    <w:rsid w:val="008529F2"/>
    <w:rsid w:val="00854C6C"/>
    <w:rsid w:val="008556E5"/>
    <w:rsid w:val="00855AEB"/>
    <w:rsid w:val="00856FD5"/>
    <w:rsid w:val="00857BF3"/>
    <w:rsid w:val="00861D9D"/>
    <w:rsid w:val="00862E51"/>
    <w:rsid w:val="0086366E"/>
    <w:rsid w:val="008637CA"/>
    <w:rsid w:val="008640AE"/>
    <w:rsid w:val="008644D8"/>
    <w:rsid w:val="00864F00"/>
    <w:rsid w:val="00866847"/>
    <w:rsid w:val="00867210"/>
    <w:rsid w:val="00867733"/>
    <w:rsid w:val="00870888"/>
    <w:rsid w:val="00871565"/>
    <w:rsid w:val="0087281D"/>
    <w:rsid w:val="0087298B"/>
    <w:rsid w:val="00873688"/>
    <w:rsid w:val="0087414C"/>
    <w:rsid w:val="0087786F"/>
    <w:rsid w:val="00880AC9"/>
    <w:rsid w:val="00880DF6"/>
    <w:rsid w:val="0088141A"/>
    <w:rsid w:val="00882318"/>
    <w:rsid w:val="00882511"/>
    <w:rsid w:val="00882E74"/>
    <w:rsid w:val="008832FF"/>
    <w:rsid w:val="00884CEB"/>
    <w:rsid w:val="008859E1"/>
    <w:rsid w:val="0088738A"/>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B76"/>
    <w:rsid w:val="008A7DDA"/>
    <w:rsid w:val="008B11F3"/>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6D4E"/>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104"/>
    <w:rsid w:val="00905F3E"/>
    <w:rsid w:val="00907C08"/>
    <w:rsid w:val="00907C5D"/>
    <w:rsid w:val="00910F1E"/>
    <w:rsid w:val="00911471"/>
    <w:rsid w:val="00911E3F"/>
    <w:rsid w:val="00912648"/>
    <w:rsid w:val="00914D15"/>
    <w:rsid w:val="009151AC"/>
    <w:rsid w:val="0091594C"/>
    <w:rsid w:val="00916F34"/>
    <w:rsid w:val="00917E97"/>
    <w:rsid w:val="00921346"/>
    <w:rsid w:val="00921517"/>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80"/>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7B0"/>
    <w:rsid w:val="00964EFD"/>
    <w:rsid w:val="00966003"/>
    <w:rsid w:val="00966401"/>
    <w:rsid w:val="0096749B"/>
    <w:rsid w:val="00967755"/>
    <w:rsid w:val="0096786A"/>
    <w:rsid w:val="00967D1D"/>
    <w:rsid w:val="00973D7E"/>
    <w:rsid w:val="00973FDE"/>
    <w:rsid w:val="0097510E"/>
    <w:rsid w:val="00975F2F"/>
    <w:rsid w:val="00980666"/>
    <w:rsid w:val="00984AF0"/>
    <w:rsid w:val="00985282"/>
    <w:rsid w:val="0098632B"/>
    <w:rsid w:val="009868D9"/>
    <w:rsid w:val="009878E7"/>
    <w:rsid w:val="00987F05"/>
    <w:rsid w:val="0099058A"/>
    <w:rsid w:val="00991238"/>
    <w:rsid w:val="00991334"/>
    <w:rsid w:val="00991967"/>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A7B9A"/>
    <w:rsid w:val="009B08C6"/>
    <w:rsid w:val="009B1FEC"/>
    <w:rsid w:val="009B2367"/>
    <w:rsid w:val="009B2C99"/>
    <w:rsid w:val="009B32A9"/>
    <w:rsid w:val="009B399F"/>
    <w:rsid w:val="009B3A4A"/>
    <w:rsid w:val="009B57CE"/>
    <w:rsid w:val="009C1352"/>
    <w:rsid w:val="009C2A87"/>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BC0"/>
    <w:rsid w:val="009E4DE8"/>
    <w:rsid w:val="009E4FC0"/>
    <w:rsid w:val="009E5140"/>
    <w:rsid w:val="009E5801"/>
    <w:rsid w:val="009E59FC"/>
    <w:rsid w:val="009F0148"/>
    <w:rsid w:val="009F18C7"/>
    <w:rsid w:val="009F1D88"/>
    <w:rsid w:val="009F2270"/>
    <w:rsid w:val="009F278B"/>
    <w:rsid w:val="009F2D3F"/>
    <w:rsid w:val="009F31D6"/>
    <w:rsid w:val="009F42FC"/>
    <w:rsid w:val="009F4EDF"/>
    <w:rsid w:val="009F79E5"/>
    <w:rsid w:val="00A00C67"/>
    <w:rsid w:val="00A034DE"/>
    <w:rsid w:val="00A03E4B"/>
    <w:rsid w:val="00A0490C"/>
    <w:rsid w:val="00A04B3C"/>
    <w:rsid w:val="00A04F3B"/>
    <w:rsid w:val="00A05AC3"/>
    <w:rsid w:val="00A05ECB"/>
    <w:rsid w:val="00A0611E"/>
    <w:rsid w:val="00A0732C"/>
    <w:rsid w:val="00A107CD"/>
    <w:rsid w:val="00A1163E"/>
    <w:rsid w:val="00A11DB1"/>
    <w:rsid w:val="00A1424C"/>
    <w:rsid w:val="00A14E2E"/>
    <w:rsid w:val="00A154D0"/>
    <w:rsid w:val="00A154E6"/>
    <w:rsid w:val="00A15CF8"/>
    <w:rsid w:val="00A160A7"/>
    <w:rsid w:val="00A163E5"/>
    <w:rsid w:val="00A16768"/>
    <w:rsid w:val="00A17942"/>
    <w:rsid w:val="00A20273"/>
    <w:rsid w:val="00A20809"/>
    <w:rsid w:val="00A221EC"/>
    <w:rsid w:val="00A24EF0"/>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46E"/>
    <w:rsid w:val="00A729E6"/>
    <w:rsid w:val="00A737CD"/>
    <w:rsid w:val="00A749D2"/>
    <w:rsid w:val="00A74A31"/>
    <w:rsid w:val="00A7516C"/>
    <w:rsid w:val="00A75365"/>
    <w:rsid w:val="00A761F2"/>
    <w:rsid w:val="00A777C9"/>
    <w:rsid w:val="00A77D9D"/>
    <w:rsid w:val="00A8052C"/>
    <w:rsid w:val="00A80E8E"/>
    <w:rsid w:val="00A81535"/>
    <w:rsid w:val="00A83C72"/>
    <w:rsid w:val="00A8640D"/>
    <w:rsid w:val="00A90A6E"/>
    <w:rsid w:val="00A91A03"/>
    <w:rsid w:val="00A91B69"/>
    <w:rsid w:val="00A935C2"/>
    <w:rsid w:val="00A94FB0"/>
    <w:rsid w:val="00A95A2B"/>
    <w:rsid w:val="00A9653F"/>
    <w:rsid w:val="00A9769A"/>
    <w:rsid w:val="00A97E3E"/>
    <w:rsid w:val="00AA022C"/>
    <w:rsid w:val="00AA03BD"/>
    <w:rsid w:val="00AA12E4"/>
    <w:rsid w:val="00AA2BEC"/>
    <w:rsid w:val="00AA2F9A"/>
    <w:rsid w:val="00AA357B"/>
    <w:rsid w:val="00AA5645"/>
    <w:rsid w:val="00AA58A6"/>
    <w:rsid w:val="00AA6911"/>
    <w:rsid w:val="00AA73C5"/>
    <w:rsid w:val="00AA73FD"/>
    <w:rsid w:val="00AB0856"/>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3BF"/>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2EB9"/>
    <w:rsid w:val="00AF3236"/>
    <w:rsid w:val="00AF3375"/>
    <w:rsid w:val="00AF4B06"/>
    <w:rsid w:val="00AF4E10"/>
    <w:rsid w:val="00AF529B"/>
    <w:rsid w:val="00AF5774"/>
    <w:rsid w:val="00AF7F4C"/>
    <w:rsid w:val="00AF7F71"/>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45B"/>
    <w:rsid w:val="00B26A85"/>
    <w:rsid w:val="00B26A96"/>
    <w:rsid w:val="00B26F58"/>
    <w:rsid w:val="00B30844"/>
    <w:rsid w:val="00B30C25"/>
    <w:rsid w:val="00B31CBF"/>
    <w:rsid w:val="00B340B7"/>
    <w:rsid w:val="00B359CC"/>
    <w:rsid w:val="00B36519"/>
    <w:rsid w:val="00B369E5"/>
    <w:rsid w:val="00B37AE6"/>
    <w:rsid w:val="00B37D0A"/>
    <w:rsid w:val="00B40DD6"/>
    <w:rsid w:val="00B41148"/>
    <w:rsid w:val="00B41C39"/>
    <w:rsid w:val="00B4297E"/>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30F1"/>
    <w:rsid w:val="00B7419B"/>
    <w:rsid w:val="00B74A38"/>
    <w:rsid w:val="00B74B01"/>
    <w:rsid w:val="00B75C37"/>
    <w:rsid w:val="00B75D2A"/>
    <w:rsid w:val="00B7625C"/>
    <w:rsid w:val="00B76427"/>
    <w:rsid w:val="00B76F38"/>
    <w:rsid w:val="00B7716F"/>
    <w:rsid w:val="00B84E56"/>
    <w:rsid w:val="00B86392"/>
    <w:rsid w:val="00B86CE5"/>
    <w:rsid w:val="00B874D3"/>
    <w:rsid w:val="00B90288"/>
    <w:rsid w:val="00B906C1"/>
    <w:rsid w:val="00B907B6"/>
    <w:rsid w:val="00B91475"/>
    <w:rsid w:val="00B92B6D"/>
    <w:rsid w:val="00B940F2"/>
    <w:rsid w:val="00B95B32"/>
    <w:rsid w:val="00B96103"/>
    <w:rsid w:val="00B96122"/>
    <w:rsid w:val="00B9691B"/>
    <w:rsid w:val="00B96F1D"/>
    <w:rsid w:val="00B97216"/>
    <w:rsid w:val="00BA0AF2"/>
    <w:rsid w:val="00BA121C"/>
    <w:rsid w:val="00BA206C"/>
    <w:rsid w:val="00BA2176"/>
    <w:rsid w:val="00BA293E"/>
    <w:rsid w:val="00BA31B3"/>
    <w:rsid w:val="00BA41CE"/>
    <w:rsid w:val="00BA553F"/>
    <w:rsid w:val="00BA61DA"/>
    <w:rsid w:val="00BA62F3"/>
    <w:rsid w:val="00BA703A"/>
    <w:rsid w:val="00BA7A92"/>
    <w:rsid w:val="00BA7ED6"/>
    <w:rsid w:val="00BB0FCE"/>
    <w:rsid w:val="00BB11F1"/>
    <w:rsid w:val="00BB125F"/>
    <w:rsid w:val="00BB185C"/>
    <w:rsid w:val="00BB1F29"/>
    <w:rsid w:val="00BB22C1"/>
    <w:rsid w:val="00BB44D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1B33"/>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D8"/>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50C5"/>
    <w:rsid w:val="00C05123"/>
    <w:rsid w:val="00C06A54"/>
    <w:rsid w:val="00C06C60"/>
    <w:rsid w:val="00C07079"/>
    <w:rsid w:val="00C12C8E"/>
    <w:rsid w:val="00C13D28"/>
    <w:rsid w:val="00C15F80"/>
    <w:rsid w:val="00C1601F"/>
    <w:rsid w:val="00C16A75"/>
    <w:rsid w:val="00C17344"/>
    <w:rsid w:val="00C20BE0"/>
    <w:rsid w:val="00C21637"/>
    <w:rsid w:val="00C217B5"/>
    <w:rsid w:val="00C21D8B"/>
    <w:rsid w:val="00C230A6"/>
    <w:rsid w:val="00C2462F"/>
    <w:rsid w:val="00C24CFE"/>
    <w:rsid w:val="00C26B00"/>
    <w:rsid w:val="00C271D4"/>
    <w:rsid w:val="00C27436"/>
    <w:rsid w:val="00C27FE6"/>
    <w:rsid w:val="00C301BA"/>
    <w:rsid w:val="00C30E05"/>
    <w:rsid w:val="00C316FC"/>
    <w:rsid w:val="00C31F84"/>
    <w:rsid w:val="00C344D4"/>
    <w:rsid w:val="00C35935"/>
    <w:rsid w:val="00C3715C"/>
    <w:rsid w:val="00C40204"/>
    <w:rsid w:val="00C40DEB"/>
    <w:rsid w:val="00C41053"/>
    <w:rsid w:val="00C41E11"/>
    <w:rsid w:val="00C444D9"/>
    <w:rsid w:val="00C45A84"/>
    <w:rsid w:val="00C45B23"/>
    <w:rsid w:val="00C467AE"/>
    <w:rsid w:val="00C4790F"/>
    <w:rsid w:val="00C50431"/>
    <w:rsid w:val="00C507BF"/>
    <w:rsid w:val="00C51BD1"/>
    <w:rsid w:val="00C51E82"/>
    <w:rsid w:val="00C52EF8"/>
    <w:rsid w:val="00C5306C"/>
    <w:rsid w:val="00C5387B"/>
    <w:rsid w:val="00C55BBA"/>
    <w:rsid w:val="00C56200"/>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96346"/>
    <w:rsid w:val="00CA141F"/>
    <w:rsid w:val="00CA22A8"/>
    <w:rsid w:val="00CA42CB"/>
    <w:rsid w:val="00CA4B32"/>
    <w:rsid w:val="00CA568F"/>
    <w:rsid w:val="00CA56D9"/>
    <w:rsid w:val="00CA5E11"/>
    <w:rsid w:val="00CA641B"/>
    <w:rsid w:val="00CA65FB"/>
    <w:rsid w:val="00CA6AE2"/>
    <w:rsid w:val="00CA71FC"/>
    <w:rsid w:val="00CA749F"/>
    <w:rsid w:val="00CA7539"/>
    <w:rsid w:val="00CB078F"/>
    <w:rsid w:val="00CB2621"/>
    <w:rsid w:val="00CB288B"/>
    <w:rsid w:val="00CB321F"/>
    <w:rsid w:val="00CB3E16"/>
    <w:rsid w:val="00CB4862"/>
    <w:rsid w:val="00CB516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248A"/>
    <w:rsid w:val="00CE317B"/>
    <w:rsid w:val="00CE4949"/>
    <w:rsid w:val="00CE5081"/>
    <w:rsid w:val="00CE52A1"/>
    <w:rsid w:val="00CE56BD"/>
    <w:rsid w:val="00CE5CB9"/>
    <w:rsid w:val="00CE5D5E"/>
    <w:rsid w:val="00CE5EAF"/>
    <w:rsid w:val="00CE6ECE"/>
    <w:rsid w:val="00CF0A49"/>
    <w:rsid w:val="00CF0C2C"/>
    <w:rsid w:val="00CF4325"/>
    <w:rsid w:val="00CF43D4"/>
    <w:rsid w:val="00CF5553"/>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530F"/>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2CF2"/>
    <w:rsid w:val="00D3341B"/>
    <w:rsid w:val="00D33A99"/>
    <w:rsid w:val="00D33D72"/>
    <w:rsid w:val="00D347F0"/>
    <w:rsid w:val="00D34E27"/>
    <w:rsid w:val="00D36F3A"/>
    <w:rsid w:val="00D379F4"/>
    <w:rsid w:val="00D403CE"/>
    <w:rsid w:val="00D4093F"/>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97DC3"/>
    <w:rsid w:val="00DA0F2A"/>
    <w:rsid w:val="00DA1034"/>
    <w:rsid w:val="00DA32E0"/>
    <w:rsid w:val="00DA3A83"/>
    <w:rsid w:val="00DA3CAE"/>
    <w:rsid w:val="00DA6762"/>
    <w:rsid w:val="00DA7495"/>
    <w:rsid w:val="00DA799E"/>
    <w:rsid w:val="00DB0F38"/>
    <w:rsid w:val="00DB272E"/>
    <w:rsid w:val="00DB3A59"/>
    <w:rsid w:val="00DB3D8B"/>
    <w:rsid w:val="00DB40BE"/>
    <w:rsid w:val="00DB5134"/>
    <w:rsid w:val="00DB5903"/>
    <w:rsid w:val="00DB5D39"/>
    <w:rsid w:val="00DB6EE4"/>
    <w:rsid w:val="00DB7AFA"/>
    <w:rsid w:val="00DB7DA0"/>
    <w:rsid w:val="00DC01F3"/>
    <w:rsid w:val="00DC1FFE"/>
    <w:rsid w:val="00DC2A89"/>
    <w:rsid w:val="00DC3948"/>
    <w:rsid w:val="00DC4215"/>
    <w:rsid w:val="00DC431E"/>
    <w:rsid w:val="00DC50E4"/>
    <w:rsid w:val="00DC7C92"/>
    <w:rsid w:val="00DD00B7"/>
    <w:rsid w:val="00DD374A"/>
    <w:rsid w:val="00DD53D9"/>
    <w:rsid w:val="00DD673B"/>
    <w:rsid w:val="00DD6938"/>
    <w:rsid w:val="00DD7621"/>
    <w:rsid w:val="00DD7658"/>
    <w:rsid w:val="00DD783B"/>
    <w:rsid w:val="00DD7FD8"/>
    <w:rsid w:val="00DE3A81"/>
    <w:rsid w:val="00DE4562"/>
    <w:rsid w:val="00DE6A34"/>
    <w:rsid w:val="00DE6D05"/>
    <w:rsid w:val="00DF0B99"/>
    <w:rsid w:val="00DF25DD"/>
    <w:rsid w:val="00DF3022"/>
    <w:rsid w:val="00DF30C7"/>
    <w:rsid w:val="00DF42F0"/>
    <w:rsid w:val="00DF51D4"/>
    <w:rsid w:val="00DF56B6"/>
    <w:rsid w:val="00E01C5C"/>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377A0"/>
    <w:rsid w:val="00E40350"/>
    <w:rsid w:val="00E41796"/>
    <w:rsid w:val="00E433DD"/>
    <w:rsid w:val="00E4370A"/>
    <w:rsid w:val="00E44913"/>
    <w:rsid w:val="00E45F73"/>
    <w:rsid w:val="00E46172"/>
    <w:rsid w:val="00E47741"/>
    <w:rsid w:val="00E47E05"/>
    <w:rsid w:val="00E50EA8"/>
    <w:rsid w:val="00E5122C"/>
    <w:rsid w:val="00E56034"/>
    <w:rsid w:val="00E562DD"/>
    <w:rsid w:val="00E568F4"/>
    <w:rsid w:val="00E5744A"/>
    <w:rsid w:val="00E5753E"/>
    <w:rsid w:val="00E5780E"/>
    <w:rsid w:val="00E57E31"/>
    <w:rsid w:val="00E608FF"/>
    <w:rsid w:val="00E61946"/>
    <w:rsid w:val="00E61D74"/>
    <w:rsid w:val="00E62533"/>
    <w:rsid w:val="00E62B63"/>
    <w:rsid w:val="00E633A5"/>
    <w:rsid w:val="00E635B0"/>
    <w:rsid w:val="00E6423F"/>
    <w:rsid w:val="00E643D3"/>
    <w:rsid w:val="00E645DD"/>
    <w:rsid w:val="00E64FA1"/>
    <w:rsid w:val="00E650B0"/>
    <w:rsid w:val="00E656E6"/>
    <w:rsid w:val="00E65B8B"/>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251"/>
    <w:rsid w:val="00E94775"/>
    <w:rsid w:val="00E961B9"/>
    <w:rsid w:val="00E96AF1"/>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51C"/>
    <w:rsid w:val="00EB3A04"/>
    <w:rsid w:val="00EB3B08"/>
    <w:rsid w:val="00EB4643"/>
    <w:rsid w:val="00EB4987"/>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735"/>
    <w:rsid w:val="00EE59B0"/>
    <w:rsid w:val="00EE6002"/>
    <w:rsid w:val="00EE686E"/>
    <w:rsid w:val="00EE6D97"/>
    <w:rsid w:val="00EE70A8"/>
    <w:rsid w:val="00EE7BD4"/>
    <w:rsid w:val="00EE7C01"/>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27970"/>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0AC8"/>
    <w:rsid w:val="00F51035"/>
    <w:rsid w:val="00F510E2"/>
    <w:rsid w:val="00F516A0"/>
    <w:rsid w:val="00F53CE6"/>
    <w:rsid w:val="00F540DA"/>
    <w:rsid w:val="00F54B49"/>
    <w:rsid w:val="00F55390"/>
    <w:rsid w:val="00F5572B"/>
    <w:rsid w:val="00F55F28"/>
    <w:rsid w:val="00F564FC"/>
    <w:rsid w:val="00F5723E"/>
    <w:rsid w:val="00F573FC"/>
    <w:rsid w:val="00F576DB"/>
    <w:rsid w:val="00F61137"/>
    <w:rsid w:val="00F612C4"/>
    <w:rsid w:val="00F619FB"/>
    <w:rsid w:val="00F62D60"/>
    <w:rsid w:val="00F6470F"/>
    <w:rsid w:val="00F64F9B"/>
    <w:rsid w:val="00F65463"/>
    <w:rsid w:val="00F67157"/>
    <w:rsid w:val="00F71B55"/>
    <w:rsid w:val="00F7249F"/>
    <w:rsid w:val="00F7254D"/>
    <w:rsid w:val="00F72CA9"/>
    <w:rsid w:val="00F74CD9"/>
    <w:rsid w:val="00F76781"/>
    <w:rsid w:val="00F77A05"/>
    <w:rsid w:val="00F77C3D"/>
    <w:rsid w:val="00F80669"/>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382"/>
    <w:rsid w:val="00FC3557"/>
    <w:rsid w:val="00FC6E87"/>
    <w:rsid w:val="00FC6F10"/>
    <w:rsid w:val="00FD05BA"/>
    <w:rsid w:val="00FD25C4"/>
    <w:rsid w:val="00FD7902"/>
    <w:rsid w:val="00FE06C5"/>
    <w:rsid w:val="00FE145B"/>
    <w:rsid w:val="00FE2C80"/>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style>
  <w:style w:type="paragraph" w:styleId="Nadpis1">
    <w:name w:val="heading 1"/>
    <w:aliases w:val="Article title"/>
    <w:basedOn w:val="Normln"/>
    <w:next w:val="Normln"/>
    <w:link w:val="Nadpis1Char"/>
    <w:qFormat/>
    <w:rsid w:val="00C16A75"/>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36"/>
      <w:szCs w:val="36"/>
    </w:rPr>
  </w:style>
  <w:style w:type="paragraph" w:styleId="Nadpis2">
    <w:name w:val="heading 2"/>
    <w:aliases w:val="Title 2"/>
    <w:basedOn w:val="Normln"/>
    <w:next w:val="Normln"/>
    <w:link w:val="Nadpis2Char"/>
    <w:autoRedefine/>
    <w:unhideWhenUsed/>
    <w:qFormat/>
    <w:rsid w:val="0028636B"/>
    <w:pPr>
      <w:keepNext/>
      <w:keepLines/>
      <w:numPr>
        <w:ilvl w:val="1"/>
        <w:numId w:val="4"/>
      </w:numPr>
      <w:spacing w:before="360" w:after="0"/>
      <w:jc w:val="both"/>
      <w:outlineLvl w:val="1"/>
    </w:pPr>
    <w:rPr>
      <w:rFonts w:ascii="Times New Roman" w:eastAsiaTheme="majorEastAsia" w:hAnsi="Times New Roman" w:cs="Times New Roman"/>
      <w:b/>
      <w:bCs/>
      <w:smallCaps/>
      <w:color w:val="1F4E79" w:themeColor="accent1" w:themeShade="80"/>
      <w:sz w:val="28"/>
      <w:szCs w:val="28"/>
    </w:rPr>
  </w:style>
  <w:style w:type="paragraph" w:styleId="Nadpis3">
    <w:name w:val="heading 3"/>
    <w:aliases w:val="Title 3"/>
    <w:basedOn w:val="Normln"/>
    <w:next w:val="Normln"/>
    <w:link w:val="Nadpis3Char"/>
    <w:unhideWhenUsed/>
    <w:qFormat/>
    <w:rsid w:val="00C16A75"/>
    <w:pPr>
      <w:keepNext/>
      <w:keepLines/>
      <w:numPr>
        <w:ilvl w:val="2"/>
        <w:numId w:val="4"/>
      </w:numPr>
      <w:spacing w:before="200" w:after="0"/>
      <w:outlineLvl w:val="2"/>
    </w:pPr>
    <w:rPr>
      <w:rFonts w:asciiTheme="majorHAnsi" w:eastAsiaTheme="majorEastAsia" w:hAnsiTheme="majorHAnsi" w:cstheme="majorBidi"/>
      <w:b/>
      <w:bCs/>
      <w:color w:val="1F4E79" w:themeColor="accent1" w:themeShade="80"/>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C16A75"/>
    <w:rPr>
      <w:rFonts w:asciiTheme="majorHAnsi" w:eastAsiaTheme="majorEastAsia" w:hAnsiTheme="majorHAnsi" w:cstheme="majorBidi"/>
      <w:b/>
      <w:bCs/>
      <w:smallCaps/>
      <w:color w:val="1F4E79" w:themeColor="accent1" w:themeShade="80"/>
      <w:sz w:val="36"/>
      <w:szCs w:val="36"/>
      <w:lang w:val="en-US" w:eastAsia="cs-CZ"/>
    </w:rPr>
  </w:style>
  <w:style w:type="character" w:customStyle="1" w:styleId="Nadpis2Char">
    <w:name w:val="Nadpis 2 Char"/>
    <w:aliases w:val="Title 2 Char"/>
    <w:basedOn w:val="Standardnpsmoodstavce"/>
    <w:link w:val="Nadpis2"/>
    <w:rsid w:val="0028636B"/>
    <w:rPr>
      <w:rFonts w:ascii="Times New Roman" w:eastAsiaTheme="majorEastAsia" w:hAnsi="Times New Roman" w:cs="Times New Roman"/>
      <w:b/>
      <w:bCs/>
      <w:smallCaps/>
      <w:color w:val="1F4E79" w:themeColor="accent1" w:themeShade="80"/>
      <w:sz w:val="28"/>
      <w:szCs w:val="28"/>
      <w:lang w:val="en-US" w:eastAsia="cs-CZ"/>
    </w:rPr>
  </w:style>
  <w:style w:type="character" w:customStyle="1" w:styleId="Nadpis3Char">
    <w:name w:val="Nadpis 3 Char"/>
    <w:aliases w:val="Title 3 Char"/>
    <w:basedOn w:val="Standardnpsmoodstavce"/>
    <w:link w:val="Nadpis3"/>
    <w:rsid w:val="00C16A75"/>
    <w:rPr>
      <w:rFonts w:asciiTheme="majorHAnsi" w:eastAsiaTheme="majorEastAsia" w:hAnsiTheme="majorHAnsi" w:cstheme="majorBidi"/>
      <w:b/>
      <w:bCs/>
      <w:color w:val="1F4E79" w:themeColor="accent1" w:themeShade="80"/>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28636B"/>
    <w:pPr>
      <w:spacing w:after="200" w:line="240" w:lineRule="auto"/>
    </w:pPr>
    <w:rPr>
      <w:i/>
      <w:iCs/>
      <w:color w:val="222A35" w:themeColor="text2" w:themeShade="80"/>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C16A75"/>
    <w:rPr>
      <w:color w:val="222A35" w:themeColor="text2" w:themeShade="80"/>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28636B"/>
    <w:pPr>
      <w:keepNext/>
      <w:keepLines/>
      <w:spacing w:before="600" w:after="60"/>
      <w:outlineLvl w:val="0"/>
    </w:pPr>
    <w:rPr>
      <w:rFonts w:asciiTheme="majorHAnsi" w:eastAsiaTheme="majorEastAsia" w:hAnsiTheme="majorHAnsi" w:cstheme="majorBidi"/>
      <w:color w:val="1F4E79" w:themeColor="accent1" w:themeShade="80"/>
      <w:sz w:val="30"/>
    </w:rPr>
  </w:style>
  <w:style w:type="character" w:customStyle="1" w:styleId="Znaknadpisu1">
    <w:name w:val="Znak nadpisu 1"/>
    <w:basedOn w:val="Standardnpsmoodstavce"/>
    <w:link w:val="Nadpis11"/>
    <w:uiPriority w:val="1"/>
    <w:rsid w:val="0028636B"/>
    <w:rPr>
      <w:rFonts w:asciiTheme="majorHAnsi" w:eastAsiaTheme="majorEastAsia" w:hAnsiTheme="majorHAnsi" w:cstheme="majorBidi"/>
      <w:color w:val="1F4E79" w:themeColor="accent1" w:themeShade="80"/>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hAnsi="Calibri"/>
      <w:noProof/>
    </w:rPr>
  </w:style>
  <w:style w:type="character" w:customStyle="1" w:styleId="EndNoteBibliographyChar">
    <w:name w:val="EndNote Bibliography Char"/>
    <w:basedOn w:val="Standardnpsmoodstavce"/>
    <w:link w:val="EndNoteBibliography"/>
    <w:rsid w:val="003362FC"/>
    <w:rPr>
      <w:rFonts w:ascii="Calibri" w:hAnsi="Calibri"/>
      <w:noProof/>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hAnsi="Consolas"/>
      <w:sz w:val="21"/>
      <w:szCs w:val="21"/>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 w:type="table" w:styleId="Tabulkaseznamu4zvraznn3">
    <w:name w:val="List Table 4 Accent 3"/>
    <w:basedOn w:val="Normlntabulka"/>
    <w:uiPriority w:val="49"/>
    <w:rsid w:val="00C051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2zvraznn3">
    <w:name w:val="List Table 2 Accent 3"/>
    <w:basedOn w:val="Normlntabulka"/>
    <w:uiPriority w:val="47"/>
    <w:rsid w:val="00C0512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C0512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nadpis20">
    <w:name w:val="nadpis2"/>
    <w:basedOn w:val="Normln"/>
    <w:rsid w:val="00D1530F"/>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A1">
    <w:name w:val="A1"/>
    <w:uiPriority w:val="99"/>
    <w:rsid w:val="00D1530F"/>
    <w:rPr>
      <w:color w:val="221E1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3556">
      <w:bodyDiv w:val="1"/>
      <w:marLeft w:val="0"/>
      <w:marRight w:val="0"/>
      <w:marTop w:val="0"/>
      <w:marBottom w:val="0"/>
      <w:divBdr>
        <w:top w:val="none" w:sz="0" w:space="0" w:color="auto"/>
        <w:left w:val="none" w:sz="0" w:space="0" w:color="auto"/>
        <w:bottom w:val="none" w:sz="0" w:space="0" w:color="auto"/>
        <w:right w:val="none" w:sz="0" w:space="0" w:color="auto"/>
      </w:divBdr>
    </w:div>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45063741">
      <w:bodyDiv w:val="1"/>
      <w:marLeft w:val="0"/>
      <w:marRight w:val="0"/>
      <w:marTop w:val="0"/>
      <w:marBottom w:val="0"/>
      <w:divBdr>
        <w:top w:val="none" w:sz="0" w:space="0" w:color="auto"/>
        <w:left w:val="none" w:sz="0" w:space="0" w:color="auto"/>
        <w:bottom w:val="none" w:sz="0" w:space="0" w:color="auto"/>
        <w:right w:val="none" w:sz="0" w:space="0" w:color="auto"/>
      </w:divBdr>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597908981">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51841144">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620263180">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87453022">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24990096">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044356157">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png"/><Relationship Id="rId21" Type="http://schemas.openxmlformats.org/officeDocument/2006/relationships/hyperlink" Target="file:///C:\Users\marek\Desktop\qhpView%20HumMod%201.6.1\data\Tissue-BaseToGas.xml" TargetMode="External"/><Relationship Id="rId42" Type="http://schemas.openxmlformats.org/officeDocument/2006/relationships/hyperlink" Target="https://www.modelica.org/documents/ModelicaSpec33.pdf" TargetMode="External"/><Relationship Id="rId63" Type="http://schemas.openxmlformats.org/officeDocument/2006/relationships/oleObject" Target="embeddings/oleObject2.bin"/><Relationship Id="rId84" Type="http://schemas.openxmlformats.org/officeDocument/2006/relationships/image" Target="media/image27.png"/><Relationship Id="rId138" Type="http://schemas.openxmlformats.org/officeDocument/2006/relationships/image" Target="media/image52.png"/><Relationship Id="rId159" Type="http://schemas.openxmlformats.org/officeDocument/2006/relationships/image" Target="media/image73.png"/><Relationship Id="rId170" Type="http://schemas.openxmlformats.org/officeDocument/2006/relationships/image" Target="media/image82.png"/><Relationship Id="rId191" Type="http://schemas.openxmlformats.org/officeDocument/2006/relationships/hyperlink" Target="https://en.wikipedia.org/wiki/Ideal_gas_law" TargetMode="External"/><Relationship Id="rId205" Type="http://schemas.openxmlformats.org/officeDocument/2006/relationships/hyperlink" Target="https://en.wikipedia.org/wiki/Hess%27s_law" TargetMode="External"/><Relationship Id="rId226" Type="http://schemas.openxmlformats.org/officeDocument/2006/relationships/fontTable" Target="fontTable.xml"/><Relationship Id="rId107" Type="http://schemas.openxmlformats.org/officeDocument/2006/relationships/hyperlink" Target="http://www.update.uu.se/~jolkkonen/pdf/CRC_TD.pdf" TargetMode="External"/><Relationship Id="rId11" Type="http://schemas.openxmlformats.org/officeDocument/2006/relationships/hyperlink" Target="http://physiomeproject.org/about/the-virtual-physiological-human" TargetMode="External"/><Relationship Id="rId32" Type="http://schemas.openxmlformats.org/officeDocument/2006/relationships/hyperlink" Target="http://www.who.int/biologicals/expert_committee/en/" TargetMode="External"/><Relationship Id="rId53" Type="http://schemas.openxmlformats.org/officeDocument/2006/relationships/image" Target="media/image7.png"/><Relationship Id="rId74" Type="http://schemas.openxmlformats.org/officeDocument/2006/relationships/image" Target="media/image23.png"/><Relationship Id="rId128" Type="http://schemas.openxmlformats.org/officeDocument/2006/relationships/hyperlink" Target="https://en.wikipedia.org/wiki/Deterministic_system" TargetMode="External"/><Relationship Id="rId149" Type="http://schemas.openxmlformats.org/officeDocument/2006/relationships/image" Target="media/image63.png"/><Relationship Id="rId5" Type="http://schemas.openxmlformats.org/officeDocument/2006/relationships/webSettings" Target="webSettings.xml"/><Relationship Id="rId95" Type="http://schemas.openxmlformats.org/officeDocument/2006/relationships/hyperlink" Target="https://en.wikipedia.org/wiki/Resting_potential" TargetMode="External"/><Relationship Id="rId160" Type="http://schemas.openxmlformats.org/officeDocument/2006/relationships/hyperlink" Target="https://en.wikipedia.org/wiki/Oncotic_pressure" TargetMode="External"/><Relationship Id="rId181" Type="http://schemas.openxmlformats.org/officeDocument/2006/relationships/image" Target="media/image93.png"/><Relationship Id="rId216" Type="http://schemas.openxmlformats.org/officeDocument/2006/relationships/hyperlink" Target="http://www.physiolibrary.org" TargetMode="External"/><Relationship Id="rId22" Type="http://schemas.openxmlformats.org/officeDocument/2006/relationships/hyperlink" Target="file:///C:\Users\marek\Desktop\qhpView%20HumMod%201.6.1\data\Blood-GasToBase.xml" TargetMode="External"/><Relationship Id="rId43" Type="http://schemas.openxmlformats.org/officeDocument/2006/relationships/hyperlink" Target="https://github.com/modelica/Modelica" TargetMode="External"/><Relationship Id="rId64" Type="http://schemas.openxmlformats.org/officeDocument/2006/relationships/image" Target="media/image16.png"/><Relationship Id="rId118" Type="http://schemas.openxmlformats.org/officeDocument/2006/relationships/image" Target="media/image39.png"/><Relationship Id="rId139" Type="http://schemas.openxmlformats.org/officeDocument/2006/relationships/image" Target="media/image53.png"/><Relationship Id="rId85" Type="http://schemas.openxmlformats.org/officeDocument/2006/relationships/hyperlink" Target="https://en.wikipedia.org/wiki/Amount_of_substance" TargetMode="External"/><Relationship Id="rId150" Type="http://schemas.openxmlformats.org/officeDocument/2006/relationships/image" Target="media/image64.png"/><Relationship Id="rId171" Type="http://schemas.openxmlformats.org/officeDocument/2006/relationships/image" Target="media/image83.png"/><Relationship Id="rId192" Type="http://schemas.openxmlformats.org/officeDocument/2006/relationships/image" Target="media/image103.png"/><Relationship Id="rId206" Type="http://schemas.openxmlformats.org/officeDocument/2006/relationships/hyperlink" Target="https://en.wikipedia.org/wiki/Detailed_balance" TargetMode="External"/><Relationship Id="rId227" Type="http://schemas.microsoft.com/office/2011/relationships/people" Target="people.xml"/><Relationship Id="rId12" Type="http://schemas.openxmlformats.org/officeDocument/2006/relationships/hyperlink" Target="http://www.caehealthcare.com/patient-simulators/metiman" TargetMode="External"/><Relationship Id="rId33" Type="http://schemas.openxmlformats.org/officeDocument/2006/relationships/hyperlink" Target="https://en.wikipedia.org/wiki/Closed_system" TargetMode="External"/><Relationship Id="rId108" Type="http://schemas.openxmlformats.org/officeDocument/2006/relationships/hyperlink" Target="http://www.update.uu.se/~jolkkonen/pdf/CRC_TD.pdf" TargetMode="External"/><Relationship Id="rId129" Type="http://schemas.openxmlformats.org/officeDocument/2006/relationships/hyperlink" Target="https://en.wikipedia.org/wiki/Domain_of_a_function" TargetMode="External"/><Relationship Id="rId54" Type="http://schemas.openxmlformats.org/officeDocument/2006/relationships/image" Target="media/image8.png"/><Relationship Id="rId75" Type="http://schemas.openxmlformats.org/officeDocument/2006/relationships/image" Target="media/image24.png"/><Relationship Id="rId96" Type="http://schemas.openxmlformats.org/officeDocument/2006/relationships/image" Target="media/image30.png"/><Relationship Id="rId140" Type="http://schemas.openxmlformats.org/officeDocument/2006/relationships/image" Target="media/image54.png"/><Relationship Id="rId161" Type="http://schemas.openxmlformats.org/officeDocument/2006/relationships/image" Target="media/image74.png"/><Relationship Id="rId182" Type="http://schemas.openxmlformats.org/officeDocument/2006/relationships/image" Target="media/image94.png"/><Relationship Id="rId217" Type="http://schemas.openxmlformats.org/officeDocument/2006/relationships/hyperlink" Target="http://www.physiomodel.org" TargetMode="External"/><Relationship Id="rId6" Type="http://schemas.openxmlformats.org/officeDocument/2006/relationships/footnotes" Target="footnotes.xml"/><Relationship Id="rId23" Type="http://schemas.openxmlformats.org/officeDocument/2006/relationships/hyperlink" Target="file:///C:\Users\marek\Desktop\qhpView%20HumMod%201.6.1\data\Tissue-BaseToGas.xml" TargetMode="External"/><Relationship Id="rId119" Type="http://schemas.openxmlformats.org/officeDocument/2006/relationships/image" Target="media/image40.png"/><Relationship Id="rId44" Type="http://schemas.openxmlformats.org/officeDocument/2006/relationships/hyperlink" Target="https://en.wikipedia.org/wiki/Floating_point" TargetMode="External"/><Relationship Id="rId65" Type="http://schemas.openxmlformats.org/officeDocument/2006/relationships/oleObject" Target="embeddings/oleObject3.bin"/><Relationship Id="rId86" Type="http://schemas.openxmlformats.org/officeDocument/2006/relationships/hyperlink" Target="https://en.wikipedia.org/wiki/Mole_fraction" TargetMode="External"/><Relationship Id="rId130" Type="http://schemas.openxmlformats.org/officeDocument/2006/relationships/hyperlink" Target="https://en.wikipedia.org/wiki/Image_(mathematics)" TargetMode="External"/><Relationship Id="rId151" Type="http://schemas.openxmlformats.org/officeDocument/2006/relationships/image" Target="media/image65.png"/><Relationship Id="rId172" Type="http://schemas.openxmlformats.org/officeDocument/2006/relationships/image" Target="media/image84.png"/><Relationship Id="rId193" Type="http://schemas.openxmlformats.org/officeDocument/2006/relationships/image" Target="media/image104.png"/><Relationship Id="rId207" Type="http://schemas.openxmlformats.org/officeDocument/2006/relationships/hyperlink" Target="https://github.com/MarekMatejak/Physiolibrary/issues" TargetMode="External"/><Relationship Id="rId228" Type="http://schemas.openxmlformats.org/officeDocument/2006/relationships/theme" Target="theme/theme1.xml"/><Relationship Id="rId13" Type="http://schemas.openxmlformats.org/officeDocument/2006/relationships/hyperlink" Target="http://hummod.org/" TargetMode="External"/><Relationship Id="rId109" Type="http://schemas.openxmlformats.org/officeDocument/2006/relationships/hyperlink" Target="http://www.update.uu.se/~jolkkonen/pdf/CRC_TD.pdf" TargetMode="External"/><Relationship Id="rId34" Type="http://schemas.openxmlformats.org/officeDocument/2006/relationships/hyperlink" Target="https://en.wikipedia.org/wiki/Open_system_(systems_theory)" TargetMode="External"/><Relationship Id="rId55" Type="http://schemas.openxmlformats.org/officeDocument/2006/relationships/image" Target="media/image9.png"/><Relationship Id="rId76" Type="http://schemas.openxmlformats.org/officeDocument/2006/relationships/image" Target="media/image25.png"/><Relationship Id="rId97" Type="http://schemas.openxmlformats.org/officeDocument/2006/relationships/hyperlink" Target="https://en.wikipedia.org/wiki/List_of_standard_Gibbs_free_energies_of_formation" TargetMode="External"/><Relationship Id="rId120" Type="http://schemas.openxmlformats.org/officeDocument/2006/relationships/image" Target="media/image41.png"/><Relationship Id="rId141" Type="http://schemas.openxmlformats.org/officeDocument/2006/relationships/image" Target="media/image55.png"/><Relationship Id="rId7" Type="http://schemas.openxmlformats.org/officeDocument/2006/relationships/endnotes" Target="endnotes.xml"/><Relationship Id="rId162" Type="http://schemas.openxmlformats.org/officeDocument/2006/relationships/image" Target="media/image75.png"/><Relationship Id="rId183" Type="http://schemas.openxmlformats.org/officeDocument/2006/relationships/image" Target="media/image95.png"/><Relationship Id="rId218" Type="http://schemas.openxmlformats.org/officeDocument/2006/relationships/hyperlink" Target="http://www.wikipedia.org" TargetMode="External"/><Relationship Id="rId24" Type="http://schemas.openxmlformats.org/officeDocument/2006/relationships/hyperlink" Target="file:///C:\Users\marek\Desktop\qhpView%20HumMod%201.6.1\data\Blood-GasToBase.xml" TargetMode="External"/><Relationship Id="rId45" Type="http://schemas.openxmlformats.org/officeDocument/2006/relationships/hyperlink" Target="https://en.wikipedia.org/wiki/Object-oriented_programming" TargetMode="External"/><Relationship Id="rId66" Type="http://schemas.openxmlformats.org/officeDocument/2006/relationships/image" Target="media/image17.png"/><Relationship Id="rId87" Type="http://schemas.openxmlformats.org/officeDocument/2006/relationships/hyperlink" Target="https://en.wikipedia.org/wiki/Molar_concentration" TargetMode="External"/><Relationship Id="rId110" Type="http://schemas.openxmlformats.org/officeDocument/2006/relationships/hyperlink" Target="http://www.thunderscientific.com/tech_info/reflibrary/its90formulas.pdf" TargetMode="External"/><Relationship Id="rId131" Type="http://schemas.openxmlformats.org/officeDocument/2006/relationships/hyperlink" Target="https://en.wikipedia.org/wiki/Metric_space" TargetMode="External"/><Relationship Id="rId152" Type="http://schemas.openxmlformats.org/officeDocument/2006/relationships/image" Target="media/image66.png"/><Relationship Id="rId173" Type="http://schemas.openxmlformats.org/officeDocument/2006/relationships/image" Target="media/image85.png"/><Relationship Id="rId194" Type="http://schemas.openxmlformats.org/officeDocument/2006/relationships/image" Target="media/image105.png"/><Relationship Id="rId208" Type="http://schemas.openxmlformats.org/officeDocument/2006/relationships/hyperlink" Target="http://www.physiomodel.org/" TargetMode="External"/><Relationship Id="rId14" Type="http://schemas.openxmlformats.org/officeDocument/2006/relationships/hyperlink" Target="http://www.physiome.cz/atlas/" TargetMode="External"/><Relationship Id="rId35" Type="http://schemas.openxmlformats.org/officeDocument/2006/relationships/hyperlink" Target="https://en.wikipedia.org/wiki/Conservation_law" TargetMode="External"/><Relationship Id="rId56" Type="http://schemas.openxmlformats.org/officeDocument/2006/relationships/image" Target="media/image10.png"/><Relationship Id="rId77" Type="http://schemas.openxmlformats.org/officeDocument/2006/relationships/oleObject" Target="embeddings/oleObject6.bin"/><Relationship Id="rId100" Type="http://schemas.openxmlformats.org/officeDocument/2006/relationships/hyperlink" Target="https://en.wikipedia.org/wiki/Equilibrium_constant" TargetMode="External"/><Relationship Id="rId8" Type="http://schemas.openxmlformats.org/officeDocument/2006/relationships/image" Target="media/image5.jpeg"/><Relationship Id="rId98" Type="http://schemas.openxmlformats.org/officeDocument/2006/relationships/hyperlink" Target="https://en.wikipedia.org/wiki/Standard_enthalpy_of_formation" TargetMode="External"/><Relationship Id="rId121" Type="http://schemas.openxmlformats.org/officeDocument/2006/relationships/image" Target="media/image42.png"/><Relationship Id="rId142" Type="http://schemas.openxmlformats.org/officeDocument/2006/relationships/image" Target="media/image56.png"/><Relationship Id="rId163" Type="http://schemas.openxmlformats.org/officeDocument/2006/relationships/image" Target="media/image76.png"/><Relationship Id="rId184" Type="http://schemas.openxmlformats.org/officeDocument/2006/relationships/image" Target="media/image96.png"/><Relationship Id="rId219" Type="http://schemas.openxmlformats.org/officeDocument/2006/relationships/hyperlink" Target="http://dx.doi.org/10.1016/j.compbiomed.2014.08.025" TargetMode="External"/><Relationship Id="rId3" Type="http://schemas.openxmlformats.org/officeDocument/2006/relationships/styles" Target="styles.xml"/><Relationship Id="rId214" Type="http://schemas.openxmlformats.org/officeDocument/2006/relationships/hyperlink" Target="https://openmodelica.org/" TargetMode="External"/><Relationship Id="rId25" Type="http://schemas.openxmlformats.org/officeDocument/2006/relationships/hyperlink" Target="http://hummod.org" TargetMode="External"/><Relationship Id="rId46" Type="http://schemas.openxmlformats.org/officeDocument/2006/relationships/hyperlink" Target="https://en.wikipedia.org/wiki/Object_(computer_science)" TargetMode="External"/><Relationship Id="rId67" Type="http://schemas.openxmlformats.org/officeDocument/2006/relationships/image" Target="media/image18.png"/><Relationship Id="rId116" Type="http://schemas.openxmlformats.org/officeDocument/2006/relationships/image" Target="media/image37.png"/><Relationship Id="rId137" Type="http://schemas.openxmlformats.org/officeDocument/2006/relationships/image" Target="media/image51.png"/><Relationship Id="rId158" Type="http://schemas.openxmlformats.org/officeDocument/2006/relationships/image" Target="media/image72.png"/><Relationship Id="rId20" Type="http://schemas.openxmlformats.org/officeDocument/2006/relationships/hyperlink" Target="http://hummod.org/" TargetMode="External"/><Relationship Id="rId41" Type="http://schemas.openxmlformats.org/officeDocument/2006/relationships/hyperlink" Target="https://github.com/physiology/Physiomodel" TargetMode="External"/><Relationship Id="rId62" Type="http://schemas.openxmlformats.org/officeDocument/2006/relationships/image" Target="media/image15.png"/><Relationship Id="rId83" Type="http://schemas.openxmlformats.org/officeDocument/2006/relationships/hyperlink" Target="http://www.physiomodel.org/" TargetMode="External"/><Relationship Id="rId88" Type="http://schemas.openxmlformats.org/officeDocument/2006/relationships/hyperlink" Target="https://en.wikipedia.org/wiki/Molality" TargetMode="External"/><Relationship Id="rId111" Type="http://schemas.openxmlformats.org/officeDocument/2006/relationships/image" Target="media/image32.png"/><Relationship Id="rId132" Type="http://schemas.openxmlformats.org/officeDocument/2006/relationships/hyperlink" Target="https://en.wikipedia.org/wiki/Norm_(mathematics)" TargetMode="External"/><Relationship Id="rId153" Type="http://schemas.openxmlformats.org/officeDocument/2006/relationships/image" Target="media/image67.png"/><Relationship Id="rId174" Type="http://schemas.openxmlformats.org/officeDocument/2006/relationships/image" Target="media/image86.png"/><Relationship Id="rId179" Type="http://schemas.openxmlformats.org/officeDocument/2006/relationships/image" Target="media/image91.png"/><Relationship Id="rId195" Type="http://schemas.openxmlformats.org/officeDocument/2006/relationships/image" Target="media/image106.png"/><Relationship Id="rId209" Type="http://schemas.openxmlformats.org/officeDocument/2006/relationships/hyperlink" Target="https://www.modelica.org/" TargetMode="External"/><Relationship Id="rId190" Type="http://schemas.openxmlformats.org/officeDocument/2006/relationships/image" Target="media/image102.png"/><Relationship Id="rId204" Type="http://schemas.openxmlformats.org/officeDocument/2006/relationships/image" Target="media/image115.png"/><Relationship Id="rId220" Type="http://schemas.openxmlformats.org/officeDocument/2006/relationships/hyperlink" Target="http://www.researchgate.net/publication/259892318_Physiolibrary_-Modelica_library_for_Physiology" TargetMode="External"/><Relationship Id="rId225" Type="http://schemas.openxmlformats.org/officeDocument/2006/relationships/footer" Target="footer2.xml"/><Relationship Id="rId15" Type="http://schemas.openxmlformats.org/officeDocument/2006/relationships/hyperlink" Target="http://placid.skidmore.edu/human/index.php" TargetMode="External"/><Relationship Id="rId36" Type="http://schemas.openxmlformats.org/officeDocument/2006/relationships/hyperlink" Target="http://www.modelica.org" TargetMode="External"/><Relationship Id="rId57" Type="http://schemas.openxmlformats.org/officeDocument/2006/relationships/image" Target="media/image11.png"/><Relationship Id="rId106" Type="http://schemas.openxmlformats.org/officeDocument/2006/relationships/hyperlink" Target="http://www.update.uu.se/~jolkkonen/pdf/CRC_TD.pdf" TargetMode="External"/><Relationship Id="rId127" Type="http://schemas.openxmlformats.org/officeDocument/2006/relationships/hyperlink" Target="https://en.wikipedia.org/wiki/Image_(mathematics)" TargetMode="External"/><Relationship Id="rId10" Type="http://schemas.openxmlformats.org/officeDocument/2006/relationships/hyperlink" Target="http://web.ornl.gov/sci/techresources/Human_Genome/index.shtml" TargetMode="External"/><Relationship Id="rId31" Type="http://schemas.openxmlformats.org/officeDocument/2006/relationships/hyperlink" Target="http://webbook.nist.gov/chemistry/" TargetMode="External"/><Relationship Id="rId52" Type="http://schemas.openxmlformats.org/officeDocument/2006/relationships/image" Target="media/image6.png"/><Relationship Id="rId73" Type="http://schemas.openxmlformats.org/officeDocument/2006/relationships/image" Target="media/image22.png"/><Relationship Id="rId78" Type="http://schemas.openxmlformats.org/officeDocument/2006/relationships/image" Target="media/image26.png"/><Relationship Id="rId94" Type="http://schemas.openxmlformats.org/officeDocument/2006/relationships/hyperlink" Target="https://en.wikipedia.org/wiki/State_of_matter" TargetMode="External"/><Relationship Id="rId99" Type="http://schemas.openxmlformats.org/officeDocument/2006/relationships/hyperlink" Target="https://en.wikipedia.org/wiki/Gibbs_free_energy" TargetMode="External"/><Relationship Id="rId101" Type="http://schemas.openxmlformats.org/officeDocument/2006/relationships/hyperlink" Target="https://en.wikipedia.org/wiki/Detailed_balance" TargetMode="External"/><Relationship Id="rId122" Type="http://schemas.openxmlformats.org/officeDocument/2006/relationships/image" Target="media/image43.png"/><Relationship Id="rId143" Type="http://schemas.openxmlformats.org/officeDocument/2006/relationships/image" Target="media/image57.png"/><Relationship Id="rId148" Type="http://schemas.openxmlformats.org/officeDocument/2006/relationships/image" Target="media/image62.png"/><Relationship Id="rId164" Type="http://schemas.openxmlformats.org/officeDocument/2006/relationships/image" Target="media/image77.png"/><Relationship Id="rId169" Type="http://schemas.openxmlformats.org/officeDocument/2006/relationships/hyperlink" Target="http://www.who.int/biologicals/reference_preparations/en/" TargetMode="External"/><Relationship Id="rId185" Type="http://schemas.openxmlformats.org/officeDocument/2006/relationships/image" Target="media/image97.png"/><Relationship Id="rId4" Type="http://schemas.openxmlformats.org/officeDocument/2006/relationships/settings" Target="settings.xml"/><Relationship Id="rId9" Type="http://schemas.openxmlformats.org/officeDocument/2006/relationships/hyperlink" Target="http://www.physiome.org/" TargetMode="External"/><Relationship Id="rId180" Type="http://schemas.openxmlformats.org/officeDocument/2006/relationships/image" Target="media/image92.png"/><Relationship Id="rId210" Type="http://schemas.openxmlformats.org/officeDocument/2006/relationships/hyperlink" Target="https://www.modelica.org/association" TargetMode="External"/><Relationship Id="rId215" Type="http://schemas.openxmlformats.org/officeDocument/2006/relationships/hyperlink" Target="http://www.hummod.org" TargetMode="External"/><Relationship Id="rId26" Type="http://schemas.openxmlformats.org/officeDocument/2006/relationships/hyperlink" Target="https://www.modelica.org" TargetMode="External"/><Relationship Id="rId47" Type="http://schemas.openxmlformats.org/officeDocument/2006/relationships/hyperlink" Target="https://en.wikipedia.org/wiki/Instance_(computer_science)" TargetMode="External"/><Relationship Id="rId68" Type="http://schemas.openxmlformats.org/officeDocument/2006/relationships/image" Target="media/image19.png"/><Relationship Id="rId89" Type="http://schemas.openxmlformats.org/officeDocument/2006/relationships/hyperlink" Target="https://en.wikipedia.org/wiki/Activity_coefficient" TargetMode="External"/><Relationship Id="rId112" Type="http://schemas.openxmlformats.org/officeDocument/2006/relationships/image" Target="media/image33.png"/><Relationship Id="rId133" Type="http://schemas.openxmlformats.org/officeDocument/2006/relationships/image" Target="media/image47.png"/><Relationship Id="rId154" Type="http://schemas.openxmlformats.org/officeDocument/2006/relationships/image" Target="media/image68.png"/><Relationship Id="rId175" Type="http://schemas.openxmlformats.org/officeDocument/2006/relationships/image" Target="media/image87.png"/><Relationship Id="rId196" Type="http://schemas.openxmlformats.org/officeDocument/2006/relationships/image" Target="media/image107.png"/><Relationship Id="rId200" Type="http://schemas.openxmlformats.org/officeDocument/2006/relationships/image" Target="media/image111.png"/><Relationship Id="rId16" Type="http://schemas.openxmlformats.org/officeDocument/2006/relationships/hyperlink" Target="https://www.umc.edu/education/schools/medicine/basic_science/physiology_and_biophysics/core_facilities(physiology)/free_qcp_software_download.aspx" TargetMode="External"/><Relationship Id="rId221" Type="http://schemas.openxmlformats.org/officeDocument/2006/relationships/hyperlink" Target="http://patf-biokyb.lf1.cuni.cz/wiki/_media/modelicafreelibraryaward2014.pdf" TargetMode="External"/><Relationship Id="rId37" Type="http://schemas.openxmlformats.org/officeDocument/2006/relationships/hyperlink" Target="http://www.3ds.com/products-services/catia/products/dymola/latest-release/" TargetMode="External"/><Relationship Id="rId58" Type="http://schemas.openxmlformats.org/officeDocument/2006/relationships/image" Target="media/image12.png"/><Relationship Id="rId79" Type="http://schemas.openxmlformats.org/officeDocument/2006/relationships/oleObject" Target="embeddings/oleObject7.bin"/><Relationship Id="rId102" Type="http://schemas.openxmlformats.org/officeDocument/2006/relationships/hyperlink" Target="http://www.update.uu.se/~jolkkonen/pdf/CRC_TD.pdf" TargetMode="External"/><Relationship Id="rId123" Type="http://schemas.openxmlformats.org/officeDocument/2006/relationships/image" Target="media/image44.png"/><Relationship Id="rId144" Type="http://schemas.openxmlformats.org/officeDocument/2006/relationships/image" Target="media/image58.png"/><Relationship Id="rId90" Type="http://schemas.openxmlformats.org/officeDocument/2006/relationships/hyperlink" Target="https://en.wikipedia.org/wiki/Electrochemical_potential" TargetMode="External"/><Relationship Id="rId165" Type="http://schemas.openxmlformats.org/officeDocument/2006/relationships/image" Target="media/image78.png"/><Relationship Id="rId186" Type="http://schemas.openxmlformats.org/officeDocument/2006/relationships/image" Target="media/image98.png"/><Relationship Id="rId211" Type="http://schemas.openxmlformats.org/officeDocument/2006/relationships/hyperlink" Target="http://hummod.org/" TargetMode="External"/><Relationship Id="rId27" Type="http://schemas.openxmlformats.org/officeDocument/2006/relationships/hyperlink" Target="https://en.wikipedia.org/wiki/Kirchhoff%27s_circuit_laws" TargetMode="External"/><Relationship Id="rId48" Type="http://schemas.openxmlformats.org/officeDocument/2006/relationships/hyperlink" Target="https://en.wikipedia.org/wiki/Encapsulation_(object-oriented_programming)" TargetMode="External"/><Relationship Id="rId69" Type="http://schemas.openxmlformats.org/officeDocument/2006/relationships/image" Target="media/image20.png"/><Relationship Id="rId113" Type="http://schemas.openxmlformats.org/officeDocument/2006/relationships/image" Target="media/image34.png"/><Relationship Id="rId134" Type="http://schemas.openxmlformats.org/officeDocument/2006/relationships/image" Target="media/image48.png"/><Relationship Id="rId80" Type="http://schemas.openxmlformats.org/officeDocument/2006/relationships/hyperlink" Target="https://en.wikipedia.org/wiki/Steady_state" TargetMode="External"/><Relationship Id="rId155" Type="http://schemas.openxmlformats.org/officeDocument/2006/relationships/image" Target="media/image69.png"/><Relationship Id="rId176" Type="http://schemas.openxmlformats.org/officeDocument/2006/relationships/image" Target="media/image88.png"/><Relationship Id="rId197" Type="http://schemas.openxmlformats.org/officeDocument/2006/relationships/image" Target="media/image108.png"/><Relationship Id="rId201" Type="http://schemas.openxmlformats.org/officeDocument/2006/relationships/image" Target="media/image112.png"/><Relationship Id="rId222" Type="http://schemas.openxmlformats.org/officeDocument/2006/relationships/hyperlink" Target="http://www.physiome.org/Course/Session_1/index.html" TargetMode="External"/><Relationship Id="rId17" Type="http://schemas.openxmlformats.org/officeDocument/2006/relationships/hyperlink" Target="https://www.umc.edu/uploadedFiles/UMCedu/Content/Education/Schools/Medicine/Basic_Science/Physiology_and_Biophysics/Facilities/Modeling_Workshop/QHP07PreviewVersion.zip" TargetMode="External"/><Relationship Id="rId38" Type="http://schemas.openxmlformats.org/officeDocument/2006/relationships/hyperlink" Target="https://openmodelica.org/" TargetMode="External"/><Relationship Id="rId59" Type="http://schemas.openxmlformats.org/officeDocument/2006/relationships/oleObject" Target="embeddings/oleObject1.bin"/><Relationship Id="rId103" Type="http://schemas.openxmlformats.org/officeDocument/2006/relationships/image" Target="media/image31.png"/><Relationship Id="rId124" Type="http://schemas.openxmlformats.org/officeDocument/2006/relationships/image" Target="media/image45.png"/><Relationship Id="rId70" Type="http://schemas.openxmlformats.org/officeDocument/2006/relationships/oleObject" Target="embeddings/oleObject4.bin"/><Relationship Id="rId91" Type="http://schemas.openxmlformats.org/officeDocument/2006/relationships/image" Target="media/image28.png"/><Relationship Id="rId145" Type="http://schemas.openxmlformats.org/officeDocument/2006/relationships/image" Target="media/image59.png"/><Relationship Id="rId166" Type="http://schemas.openxmlformats.org/officeDocument/2006/relationships/image" Target="media/image79.png"/><Relationship Id="rId187" Type="http://schemas.openxmlformats.org/officeDocument/2006/relationships/image" Target="media/image99.png"/><Relationship Id="rId1" Type="http://schemas.openxmlformats.org/officeDocument/2006/relationships/customXml" Target="../customXml/item1.xml"/><Relationship Id="rId212" Type="http://schemas.openxmlformats.org/officeDocument/2006/relationships/hyperlink" Target="http://www.physiolibrary.org/" TargetMode="External"/><Relationship Id="rId28" Type="http://schemas.openxmlformats.org/officeDocument/2006/relationships/hyperlink" Target="https://en.wikipedia.org/wiki/International_System_of_Units" TargetMode="External"/><Relationship Id="rId49" Type="http://schemas.openxmlformats.org/officeDocument/2006/relationships/hyperlink" Target="https://www.ida.liu.se/labs/pelab/modelica/OpenModelica/OpenModelicaDevelopersCourse/resources/slides/4-OMC%20Compiler-overview-slides.pdf" TargetMode="External"/><Relationship Id="rId114" Type="http://schemas.openxmlformats.org/officeDocument/2006/relationships/image" Target="media/image35.png"/><Relationship Id="rId60" Type="http://schemas.openxmlformats.org/officeDocument/2006/relationships/image" Target="media/image13.png"/><Relationship Id="rId81" Type="http://schemas.openxmlformats.org/officeDocument/2006/relationships/hyperlink" Target="http://www.physiolibrary.org/" TargetMode="External"/><Relationship Id="rId135" Type="http://schemas.openxmlformats.org/officeDocument/2006/relationships/image" Target="media/image49.png"/><Relationship Id="rId156" Type="http://schemas.openxmlformats.org/officeDocument/2006/relationships/image" Target="media/image70.png"/><Relationship Id="rId177" Type="http://schemas.openxmlformats.org/officeDocument/2006/relationships/image" Target="media/image89.png"/><Relationship Id="rId198" Type="http://schemas.openxmlformats.org/officeDocument/2006/relationships/image" Target="media/image109.png"/><Relationship Id="rId202" Type="http://schemas.openxmlformats.org/officeDocument/2006/relationships/image" Target="media/image113.png"/><Relationship Id="rId223" Type="http://schemas.openxmlformats.org/officeDocument/2006/relationships/hyperlink" Target="http://patf-biokyb.lf1.cuni.cz/wiki/_media/modelica_vs.pdf?id=nase_publikace&amp;cache=cache" TargetMode="External"/><Relationship Id="rId18" Type="http://schemas.openxmlformats.org/officeDocument/2006/relationships/hyperlink" Target="http://patf-biokyb.lf1.cuni.cz/wiki/projekty/qhp2007" TargetMode="External"/><Relationship Id="rId39" Type="http://schemas.openxmlformats.org/officeDocument/2006/relationships/hyperlink" Target="https://github.com/MarekMatejak/Chemical" TargetMode="External"/><Relationship Id="rId50" Type="http://schemas.openxmlformats.org/officeDocument/2006/relationships/hyperlink" Target="https://cs.wikipedia.org/wiki/C%2B%2B" TargetMode="External"/><Relationship Id="rId104" Type="http://schemas.openxmlformats.org/officeDocument/2006/relationships/hyperlink" Target="http://webbook.nist.gov/chemistry/" TargetMode="External"/><Relationship Id="rId125" Type="http://schemas.openxmlformats.org/officeDocument/2006/relationships/image" Target="media/image46.png"/><Relationship Id="rId146" Type="http://schemas.openxmlformats.org/officeDocument/2006/relationships/image" Target="media/image60.png"/><Relationship Id="rId167" Type="http://schemas.openxmlformats.org/officeDocument/2006/relationships/image" Target="media/image80.png"/><Relationship Id="rId188" Type="http://schemas.openxmlformats.org/officeDocument/2006/relationships/image" Target="media/image100.png"/><Relationship Id="rId71" Type="http://schemas.openxmlformats.org/officeDocument/2006/relationships/image" Target="media/image21.png"/><Relationship Id="rId92" Type="http://schemas.openxmlformats.org/officeDocument/2006/relationships/image" Target="media/image29.png"/><Relationship Id="rId213" Type="http://schemas.openxmlformats.org/officeDocument/2006/relationships/hyperlink" Target="https://github.com/MarekMatejak/Chemical/releases" TargetMode="External"/><Relationship Id="rId2" Type="http://schemas.openxmlformats.org/officeDocument/2006/relationships/numbering" Target="numbering.xml"/><Relationship Id="rId29" Type="http://schemas.openxmlformats.org/officeDocument/2006/relationships/hyperlink" Target="http://www.iupac.org/" TargetMode="External"/><Relationship Id="rId40" Type="http://schemas.openxmlformats.org/officeDocument/2006/relationships/hyperlink" Target="https://github.com/MarekMatejak/Physiolibrary" TargetMode="External"/><Relationship Id="rId115" Type="http://schemas.openxmlformats.org/officeDocument/2006/relationships/image" Target="media/image36.png"/><Relationship Id="rId136" Type="http://schemas.openxmlformats.org/officeDocument/2006/relationships/image" Target="media/image50.png"/><Relationship Id="rId157" Type="http://schemas.openxmlformats.org/officeDocument/2006/relationships/image" Target="media/image71.png"/><Relationship Id="rId178" Type="http://schemas.openxmlformats.org/officeDocument/2006/relationships/image" Target="media/image90.png"/><Relationship Id="rId61" Type="http://schemas.openxmlformats.org/officeDocument/2006/relationships/image" Target="media/image14.png"/><Relationship Id="rId82" Type="http://schemas.openxmlformats.org/officeDocument/2006/relationships/hyperlink" Target="https://www.modelica.org/libraries" TargetMode="External"/><Relationship Id="rId199" Type="http://schemas.openxmlformats.org/officeDocument/2006/relationships/image" Target="media/image110.png"/><Relationship Id="rId203" Type="http://schemas.openxmlformats.org/officeDocument/2006/relationships/image" Target="media/image114.png"/><Relationship Id="rId19" Type="http://schemas.openxmlformats.org/officeDocument/2006/relationships/hyperlink" Target="https://en.wikipedia.org/wiki/Physical_quantity" TargetMode="External"/><Relationship Id="rId224" Type="http://schemas.openxmlformats.org/officeDocument/2006/relationships/footer" Target="footer1.xml"/><Relationship Id="rId30" Type="http://schemas.openxmlformats.org/officeDocument/2006/relationships/hyperlink" Target="https://en.wikipedia.org/wiki/Standard_conditions_for_temperature_and_pressure" TargetMode="External"/><Relationship Id="rId105" Type="http://schemas.openxmlformats.org/officeDocument/2006/relationships/hyperlink" Target="http://siggaard-andersen.dk/OsaTextbook.htm" TargetMode="External"/><Relationship Id="rId126" Type="http://schemas.openxmlformats.org/officeDocument/2006/relationships/hyperlink" Target="https://en.wikipedia.org/wiki/Domain_of_a_function" TargetMode="External"/><Relationship Id="rId147" Type="http://schemas.openxmlformats.org/officeDocument/2006/relationships/image" Target="media/image61.png"/><Relationship Id="rId168" Type="http://schemas.openxmlformats.org/officeDocument/2006/relationships/image" Target="media/image81.png"/><Relationship Id="rId51" Type="http://schemas.openxmlformats.org/officeDocument/2006/relationships/hyperlink" Target="http://hummod.org/" TargetMode="External"/><Relationship Id="rId72" Type="http://schemas.openxmlformats.org/officeDocument/2006/relationships/oleObject" Target="embeddings/oleObject5.bin"/><Relationship Id="rId93" Type="http://schemas.openxmlformats.org/officeDocument/2006/relationships/hyperlink" Target="https://en.wikipedia.org/wiki/Osmosis" TargetMode="External"/><Relationship Id="rId189" Type="http://schemas.openxmlformats.org/officeDocument/2006/relationships/image" Target="media/image101.png"/></Relationships>
</file>

<file path=word/_rels/footnotes.xml.rels><?xml version="1.0" encoding="UTF-8" standalone="yes"?>
<Relationships xmlns="http://schemas.openxmlformats.org/package/2006/relationships"><Relationship Id="rId1" Type="http://schemas.openxmlformats.org/officeDocument/2006/relationships/hyperlink" Target="http://webbook.nist.gov/chemistry/"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AFF47-3636-4B13-8E93-4719A52D0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6321</TotalTime>
  <Pages>125</Pages>
  <Words>72324</Words>
  <Characters>412253</Characters>
  <Application>Microsoft Office Word</Application>
  <DocSecurity>0</DocSecurity>
  <Lines>3435</Lines>
  <Paragraphs>967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483610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70</cp:revision>
  <cp:lastPrinted>2015-06-10T08:02:00Z</cp:lastPrinted>
  <dcterms:created xsi:type="dcterms:W3CDTF">2015-05-27T05:11:00Z</dcterms:created>
  <dcterms:modified xsi:type="dcterms:W3CDTF">2015-06-11T19:53:00Z</dcterms:modified>
</cp:coreProperties>
</file>